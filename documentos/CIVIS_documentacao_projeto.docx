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FCAA9E" w14:textId="4A40F9A1" w:rsidR="00C07163" w:rsidRDefault="00C07163" w:rsidP="137B8633">
      <w:pPr>
        <w:widowControl w:val="0"/>
        <w:spacing w:line="360" w:lineRule="auto"/>
        <w:rPr>
          <w:rFonts w:ascii="Arial" w:eastAsia="Arial" w:hAnsi="Arial" w:cs="Arial"/>
          <w:color w:val="000000" w:themeColor="text1"/>
        </w:rPr>
      </w:pPr>
    </w:p>
    <w:p w14:paraId="0BA693D1" w14:textId="586C77D0" w:rsidR="00C07163" w:rsidRDefault="23673E4C" w:rsidP="137B8633">
      <w:pPr>
        <w:spacing w:after="0" w:line="360" w:lineRule="auto"/>
        <w:jc w:val="center"/>
      </w:pPr>
      <w:r>
        <w:rPr>
          <w:noProof/>
        </w:rPr>
        <w:drawing>
          <wp:inline distT="0" distB="0" distL="0" distR="0" wp14:anchorId="34787421" wp14:editId="7FD25E00">
            <wp:extent cx="904875" cy="904875"/>
            <wp:effectExtent l="0" t="0" r="0" b="0"/>
            <wp:docPr id="695999475" name="Imagem 695999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904875" cy="904875"/>
                    </a:xfrm>
                    <a:prstGeom prst="rect">
                      <a:avLst/>
                    </a:prstGeom>
                  </pic:spPr>
                </pic:pic>
              </a:graphicData>
            </a:graphic>
          </wp:inline>
        </w:drawing>
      </w:r>
    </w:p>
    <w:p w14:paraId="2964D88B" w14:textId="1DB29794" w:rsidR="00C07163" w:rsidRDefault="23673E4C" w:rsidP="137B8633">
      <w:pPr>
        <w:spacing w:after="0" w:line="360" w:lineRule="auto"/>
        <w:jc w:val="center"/>
      </w:pPr>
      <w:r w:rsidRPr="137B8633">
        <w:rPr>
          <w:rFonts w:ascii="Arial" w:eastAsia="Arial" w:hAnsi="Arial" w:cs="Arial"/>
          <w:b/>
          <w:bCs/>
        </w:rPr>
        <w:t>UNIVERSIDADE FEDERAL DO MARANHÃO</w:t>
      </w:r>
    </w:p>
    <w:p w14:paraId="7C606784" w14:textId="17BDA030" w:rsidR="00C07163" w:rsidRDefault="23673E4C" w:rsidP="137B8633">
      <w:pPr>
        <w:spacing w:after="0" w:line="360" w:lineRule="auto"/>
        <w:jc w:val="center"/>
      </w:pPr>
      <w:r w:rsidRPr="137B8633">
        <w:rPr>
          <w:rFonts w:ascii="Arial" w:eastAsia="Arial" w:hAnsi="Arial" w:cs="Arial"/>
        </w:rPr>
        <w:t>BACHARELADO INTERDISCIPLINAR EM CIÊNCIA E TECNOLOGIA</w:t>
      </w:r>
    </w:p>
    <w:p w14:paraId="1A89DF27" w14:textId="5B263ADA" w:rsidR="00C07163" w:rsidRPr="00FF0B6B" w:rsidRDefault="23673E4C" w:rsidP="137B8633">
      <w:pPr>
        <w:spacing w:after="0" w:line="276" w:lineRule="auto"/>
        <w:ind w:left="42" w:right="53"/>
        <w:jc w:val="center"/>
        <w:rPr>
          <w:rFonts w:ascii="Arial" w:eastAsia="Arial" w:hAnsi="Arial" w:cs="Arial"/>
        </w:rPr>
      </w:pPr>
      <w:r w:rsidRPr="00FF0B6B">
        <w:rPr>
          <w:rFonts w:ascii="Arial" w:eastAsia="Arial" w:hAnsi="Arial" w:cs="Arial"/>
        </w:rPr>
        <w:t xml:space="preserve">COORDENAÇÃO DO CURSO DE ENGENHARIA DA COMPUTAÇÃO - CCEC </w:t>
      </w:r>
      <w:r w:rsidR="30F438C6" w:rsidRPr="00FF0B6B">
        <w:rPr>
          <w:rFonts w:ascii="Arial" w:eastAsia="Arial" w:hAnsi="Arial" w:cs="Arial"/>
        </w:rPr>
        <w:t>PROCESSO E DESENVOLVIMENTO DE SOFTWARE</w:t>
      </w:r>
    </w:p>
    <w:p w14:paraId="4BAE4CF4" w14:textId="755E9197" w:rsidR="00C07163" w:rsidRPr="00FF0B6B" w:rsidRDefault="23673E4C" w:rsidP="137B8633">
      <w:pPr>
        <w:spacing w:after="0"/>
        <w:ind w:left="1131" w:right="1141"/>
        <w:jc w:val="center"/>
        <w:rPr>
          <w:rFonts w:ascii="Arial" w:eastAsia="Arial" w:hAnsi="Arial" w:cs="Arial"/>
        </w:rPr>
      </w:pPr>
      <w:r w:rsidRPr="00FF0B6B">
        <w:rPr>
          <w:rFonts w:ascii="Arial" w:eastAsia="Arial" w:hAnsi="Arial" w:cs="Arial"/>
        </w:rPr>
        <w:t xml:space="preserve">PROF. DR. THALES </w:t>
      </w:r>
      <w:r w:rsidR="1D9F6214" w:rsidRPr="00FF0B6B">
        <w:rPr>
          <w:rFonts w:ascii="Arial" w:eastAsia="Arial" w:hAnsi="Arial" w:cs="Arial"/>
        </w:rPr>
        <w:t>LEVI AZEVEDO VALENTE</w:t>
      </w:r>
    </w:p>
    <w:p w14:paraId="12B0DFF5" w14:textId="575AFC19" w:rsidR="00C07163" w:rsidRDefault="23673E4C" w:rsidP="137B8633">
      <w:pPr>
        <w:spacing w:after="0"/>
        <w:jc w:val="center"/>
      </w:pPr>
      <w:r w:rsidRPr="137B8633">
        <w:rPr>
          <w:rFonts w:ascii="Arial" w:eastAsia="Arial" w:hAnsi="Arial" w:cs="Arial"/>
          <w:b/>
          <w:bCs/>
          <w:lang w:val="pt"/>
        </w:rPr>
        <w:t xml:space="preserve"> </w:t>
      </w:r>
    </w:p>
    <w:p w14:paraId="29C61DE0" w14:textId="66C2E1C6" w:rsidR="00C07163" w:rsidRDefault="23673E4C" w:rsidP="137B8633">
      <w:pPr>
        <w:spacing w:after="0"/>
        <w:jc w:val="center"/>
      </w:pPr>
      <w:r w:rsidRPr="137B8633">
        <w:rPr>
          <w:rFonts w:ascii="Arial" w:eastAsia="Arial" w:hAnsi="Arial" w:cs="Arial"/>
          <w:b/>
          <w:bCs/>
          <w:lang w:val="pt"/>
        </w:rPr>
        <w:t xml:space="preserve"> </w:t>
      </w:r>
    </w:p>
    <w:p w14:paraId="5E7C835B" w14:textId="1F3B5CC4" w:rsidR="00C07163" w:rsidRDefault="23673E4C" w:rsidP="137B8633">
      <w:pPr>
        <w:spacing w:after="0"/>
        <w:jc w:val="center"/>
      </w:pPr>
      <w:r w:rsidRPr="137B8633">
        <w:rPr>
          <w:rFonts w:ascii="Arial" w:eastAsia="Arial" w:hAnsi="Arial" w:cs="Arial"/>
          <w:b/>
          <w:bCs/>
          <w:lang w:val="pt"/>
        </w:rPr>
        <w:t xml:space="preserve"> </w:t>
      </w:r>
    </w:p>
    <w:p w14:paraId="76DA280E" w14:textId="3E97D46E" w:rsidR="00C07163" w:rsidRDefault="23673E4C" w:rsidP="137B8633">
      <w:pPr>
        <w:spacing w:after="0"/>
        <w:jc w:val="center"/>
      </w:pPr>
      <w:r w:rsidRPr="137B8633">
        <w:rPr>
          <w:rFonts w:ascii="Arial" w:eastAsia="Arial" w:hAnsi="Arial" w:cs="Arial"/>
          <w:b/>
          <w:bCs/>
          <w:lang w:val="pt"/>
        </w:rPr>
        <w:t xml:space="preserve"> </w:t>
      </w:r>
    </w:p>
    <w:p w14:paraId="6171D075" w14:textId="08BC4AD1" w:rsidR="00C07163" w:rsidRDefault="23673E4C" w:rsidP="137B8633">
      <w:pPr>
        <w:spacing w:after="0"/>
        <w:jc w:val="center"/>
      </w:pPr>
      <w:r w:rsidRPr="137B8633">
        <w:rPr>
          <w:rFonts w:ascii="Arial" w:eastAsia="Arial" w:hAnsi="Arial" w:cs="Arial"/>
          <w:b/>
          <w:bCs/>
          <w:lang w:val="pt"/>
        </w:rPr>
        <w:t xml:space="preserve"> </w:t>
      </w:r>
    </w:p>
    <w:p w14:paraId="00B4A47D" w14:textId="01AAB550" w:rsidR="00C07163" w:rsidRDefault="23673E4C" w:rsidP="137B8633">
      <w:pPr>
        <w:spacing w:after="0"/>
        <w:jc w:val="center"/>
      </w:pPr>
      <w:r w:rsidRPr="137B8633">
        <w:rPr>
          <w:rFonts w:ascii="Arial" w:eastAsia="Arial" w:hAnsi="Arial" w:cs="Arial"/>
          <w:b/>
          <w:bCs/>
          <w:lang w:val="pt"/>
        </w:rPr>
        <w:t xml:space="preserve"> </w:t>
      </w:r>
    </w:p>
    <w:p w14:paraId="0B9E305F" w14:textId="66430019" w:rsidR="00C07163" w:rsidRDefault="23673E4C" w:rsidP="137B8633">
      <w:pPr>
        <w:spacing w:after="0" w:line="360" w:lineRule="auto"/>
        <w:jc w:val="center"/>
      </w:pPr>
      <w:r w:rsidRPr="137B8633">
        <w:rPr>
          <w:rFonts w:ascii="Arial" w:eastAsia="Arial" w:hAnsi="Arial" w:cs="Arial"/>
        </w:rPr>
        <w:t>BRUNO KAUAN RODRIGUES SILVA (2022030340)</w:t>
      </w:r>
    </w:p>
    <w:p w14:paraId="2E26350E" w14:textId="722A87B4" w:rsidR="00C07163" w:rsidRDefault="23673E4C" w:rsidP="137B8633">
      <w:pPr>
        <w:spacing w:after="0"/>
        <w:jc w:val="center"/>
      </w:pPr>
      <w:r w:rsidRPr="137B8633">
        <w:rPr>
          <w:rFonts w:ascii="Arial" w:eastAsia="Arial" w:hAnsi="Arial" w:cs="Arial"/>
          <w:lang w:val="pt"/>
        </w:rPr>
        <w:t>ELLEN CRISTINA DE SOUSA CASTRO (2022030206)</w:t>
      </w:r>
    </w:p>
    <w:p w14:paraId="3FE25CB0" w14:textId="1092FE98" w:rsidR="00C07163" w:rsidRDefault="5B915F44" w:rsidP="137B8633">
      <w:pPr>
        <w:spacing w:after="0"/>
        <w:jc w:val="center"/>
        <w:rPr>
          <w:rFonts w:ascii="Arial" w:eastAsia="Arial" w:hAnsi="Arial" w:cs="Arial"/>
          <w:lang w:val="pt"/>
        </w:rPr>
      </w:pPr>
      <w:r w:rsidRPr="137B8633">
        <w:rPr>
          <w:rFonts w:ascii="Arial" w:eastAsia="Arial" w:hAnsi="Arial" w:cs="Arial"/>
          <w:lang w:val="pt"/>
        </w:rPr>
        <w:t>MANOEL LUCAS PACHECO JUNIOR (2021052808)</w:t>
      </w:r>
    </w:p>
    <w:p w14:paraId="0D8DA28E" w14:textId="4C1C55C2" w:rsidR="00C07163" w:rsidRDefault="5B915F44" w:rsidP="137B8633">
      <w:pPr>
        <w:spacing w:after="0"/>
        <w:jc w:val="center"/>
        <w:rPr>
          <w:rFonts w:ascii="Arial" w:eastAsia="Arial" w:hAnsi="Arial" w:cs="Arial"/>
          <w:lang w:val="pt"/>
        </w:rPr>
      </w:pPr>
      <w:r w:rsidRPr="137B8633">
        <w:rPr>
          <w:rFonts w:ascii="Arial" w:eastAsia="Arial" w:hAnsi="Arial" w:cs="Arial"/>
          <w:lang w:val="pt"/>
        </w:rPr>
        <w:t>PAULO EDUARDO LIME RABELO (2021018056)</w:t>
      </w:r>
    </w:p>
    <w:p w14:paraId="32E5071E" w14:textId="10139E12" w:rsidR="00C07163" w:rsidRDefault="5B915F44" w:rsidP="137B8633">
      <w:pPr>
        <w:spacing w:after="0"/>
        <w:jc w:val="center"/>
        <w:rPr>
          <w:rFonts w:ascii="Arial" w:eastAsia="Arial" w:hAnsi="Arial" w:cs="Arial"/>
          <w:lang w:val="pt"/>
        </w:rPr>
      </w:pPr>
      <w:r w:rsidRPr="137B8633">
        <w:rPr>
          <w:rFonts w:ascii="Arial" w:eastAsia="Arial" w:hAnsi="Arial" w:cs="Arial"/>
          <w:lang w:val="pt"/>
        </w:rPr>
        <w:t>MATEUS DUTRA VALE (2021018495)</w:t>
      </w:r>
    </w:p>
    <w:p w14:paraId="134EAC57" w14:textId="0DE207F7" w:rsidR="00C07163" w:rsidRDefault="23673E4C" w:rsidP="137B8633">
      <w:pPr>
        <w:spacing w:after="0"/>
        <w:jc w:val="center"/>
      </w:pPr>
      <w:r w:rsidRPr="137B8633">
        <w:rPr>
          <w:rFonts w:ascii="Arial" w:eastAsia="Arial" w:hAnsi="Arial" w:cs="Arial"/>
          <w:b/>
          <w:bCs/>
          <w:lang w:val="pt"/>
        </w:rPr>
        <w:t xml:space="preserve"> </w:t>
      </w:r>
    </w:p>
    <w:p w14:paraId="3BCD29C3" w14:textId="20B1C0DC" w:rsidR="00C07163" w:rsidRDefault="23673E4C" w:rsidP="137B8633">
      <w:pPr>
        <w:spacing w:after="0"/>
        <w:jc w:val="center"/>
      </w:pPr>
      <w:r w:rsidRPr="137B8633">
        <w:rPr>
          <w:rFonts w:ascii="Arial" w:eastAsia="Arial" w:hAnsi="Arial" w:cs="Arial"/>
          <w:b/>
          <w:bCs/>
          <w:lang w:val="pt"/>
        </w:rPr>
        <w:t xml:space="preserve"> </w:t>
      </w:r>
    </w:p>
    <w:p w14:paraId="0E7462C0" w14:textId="5E817534" w:rsidR="00C07163" w:rsidRDefault="23673E4C" w:rsidP="137B8633">
      <w:pPr>
        <w:spacing w:after="0"/>
        <w:jc w:val="center"/>
      </w:pPr>
      <w:r w:rsidRPr="137B8633">
        <w:rPr>
          <w:rFonts w:ascii="Arial" w:eastAsia="Arial" w:hAnsi="Arial" w:cs="Arial"/>
          <w:b/>
          <w:bCs/>
          <w:lang w:val="pt"/>
        </w:rPr>
        <w:t xml:space="preserve">  </w:t>
      </w:r>
    </w:p>
    <w:p w14:paraId="29C1A2C4" w14:textId="3CF0426D" w:rsidR="00C07163" w:rsidRDefault="23673E4C" w:rsidP="137B8633">
      <w:pPr>
        <w:spacing w:after="0"/>
        <w:jc w:val="center"/>
      </w:pPr>
      <w:r w:rsidRPr="137B8633">
        <w:rPr>
          <w:rFonts w:ascii="Arial" w:eastAsia="Arial" w:hAnsi="Arial" w:cs="Arial"/>
          <w:b/>
          <w:bCs/>
          <w:lang w:val="pt"/>
        </w:rPr>
        <w:t xml:space="preserve"> </w:t>
      </w:r>
    </w:p>
    <w:p w14:paraId="7D117D53" w14:textId="6AF81B6B" w:rsidR="00C07163" w:rsidRDefault="23673E4C" w:rsidP="137B8633">
      <w:pPr>
        <w:spacing w:after="0"/>
        <w:jc w:val="center"/>
      </w:pPr>
      <w:r w:rsidRPr="137B8633">
        <w:rPr>
          <w:rFonts w:ascii="Arial" w:eastAsia="Arial" w:hAnsi="Arial" w:cs="Arial"/>
          <w:b/>
          <w:bCs/>
          <w:lang w:val="pt"/>
        </w:rPr>
        <w:t xml:space="preserve"> </w:t>
      </w:r>
    </w:p>
    <w:p w14:paraId="1CE296EA" w14:textId="44D2402C" w:rsidR="00C07163" w:rsidRDefault="23673E4C" w:rsidP="137B8633">
      <w:pPr>
        <w:spacing w:after="0"/>
        <w:jc w:val="center"/>
      </w:pPr>
      <w:r w:rsidRPr="137B8633">
        <w:rPr>
          <w:rFonts w:ascii="Arial" w:eastAsia="Arial" w:hAnsi="Arial" w:cs="Arial"/>
          <w:b/>
          <w:bCs/>
          <w:lang w:val="pt"/>
        </w:rPr>
        <w:t xml:space="preserve"> </w:t>
      </w:r>
    </w:p>
    <w:p w14:paraId="5E412A77" w14:textId="5E800F20" w:rsidR="00C07163" w:rsidRDefault="23673E4C" w:rsidP="137B8633">
      <w:pPr>
        <w:spacing w:before="41" w:after="0"/>
        <w:jc w:val="center"/>
      </w:pPr>
      <w:r w:rsidRPr="137B8633">
        <w:rPr>
          <w:rFonts w:ascii="Arial" w:eastAsia="Arial" w:hAnsi="Arial" w:cs="Arial"/>
          <w:b/>
          <w:bCs/>
          <w:lang w:val="pt"/>
        </w:rPr>
        <w:t xml:space="preserve"> </w:t>
      </w:r>
    </w:p>
    <w:p w14:paraId="6226D53E" w14:textId="6462851C" w:rsidR="00C07163" w:rsidRPr="00FF0B6B" w:rsidRDefault="23673E4C" w:rsidP="137B8633">
      <w:pPr>
        <w:spacing w:after="0"/>
        <w:ind w:left="1131" w:right="1141"/>
        <w:jc w:val="center"/>
        <w:rPr>
          <w:rFonts w:ascii="Arial" w:eastAsia="Arial" w:hAnsi="Arial" w:cs="Arial"/>
          <w:b/>
          <w:bCs/>
        </w:rPr>
      </w:pPr>
      <w:r w:rsidRPr="00FF0B6B">
        <w:rPr>
          <w:rFonts w:ascii="Arial" w:eastAsia="Arial" w:hAnsi="Arial" w:cs="Arial"/>
          <w:b/>
          <w:bCs/>
        </w:rPr>
        <w:t>DOCUMENTAÇÃO DO SISTEMA DE VISITORIA</w:t>
      </w:r>
    </w:p>
    <w:p w14:paraId="47D3F26A" w14:textId="0CA121AD" w:rsidR="00C07163" w:rsidRDefault="23673E4C" w:rsidP="137B8633">
      <w:pPr>
        <w:spacing w:after="0"/>
        <w:jc w:val="center"/>
      </w:pPr>
      <w:r w:rsidRPr="137B8633">
        <w:rPr>
          <w:rFonts w:ascii="Arial" w:eastAsia="Arial" w:hAnsi="Arial" w:cs="Arial"/>
          <w:b/>
          <w:bCs/>
          <w:lang w:val="pt"/>
        </w:rPr>
        <w:t xml:space="preserve"> </w:t>
      </w:r>
    </w:p>
    <w:p w14:paraId="4E367B84" w14:textId="186EDB2D" w:rsidR="00C07163" w:rsidRDefault="23673E4C" w:rsidP="137B8633">
      <w:pPr>
        <w:spacing w:after="0"/>
        <w:jc w:val="center"/>
      </w:pPr>
      <w:r w:rsidRPr="137B8633">
        <w:rPr>
          <w:rFonts w:ascii="Arial" w:eastAsia="Arial" w:hAnsi="Arial" w:cs="Arial"/>
          <w:b/>
          <w:bCs/>
          <w:lang w:val="pt"/>
        </w:rPr>
        <w:t xml:space="preserve"> </w:t>
      </w:r>
    </w:p>
    <w:p w14:paraId="1BD9F0EB" w14:textId="4AD09632" w:rsidR="00C07163" w:rsidRDefault="23673E4C" w:rsidP="137B8633">
      <w:pPr>
        <w:spacing w:after="0"/>
        <w:jc w:val="center"/>
      </w:pPr>
      <w:r w:rsidRPr="137B8633">
        <w:rPr>
          <w:rFonts w:ascii="Arial" w:eastAsia="Arial" w:hAnsi="Arial" w:cs="Arial"/>
          <w:b/>
          <w:bCs/>
          <w:lang w:val="pt"/>
        </w:rPr>
        <w:t xml:space="preserve"> </w:t>
      </w:r>
    </w:p>
    <w:p w14:paraId="7EC533AE" w14:textId="5FA1A86D" w:rsidR="00C07163" w:rsidRDefault="23673E4C" w:rsidP="137B8633">
      <w:pPr>
        <w:spacing w:after="0"/>
        <w:jc w:val="center"/>
      </w:pPr>
      <w:r w:rsidRPr="137B8633">
        <w:rPr>
          <w:rFonts w:ascii="Arial" w:eastAsia="Arial" w:hAnsi="Arial" w:cs="Arial"/>
          <w:b/>
          <w:bCs/>
          <w:lang w:val="pt"/>
        </w:rPr>
        <w:t xml:space="preserve">  </w:t>
      </w:r>
    </w:p>
    <w:p w14:paraId="703D7109" w14:textId="42A7B631" w:rsidR="00C07163" w:rsidRDefault="23673E4C" w:rsidP="137B8633">
      <w:pPr>
        <w:spacing w:after="0"/>
        <w:jc w:val="center"/>
      </w:pPr>
      <w:r w:rsidRPr="137B8633">
        <w:rPr>
          <w:rFonts w:ascii="Arial" w:eastAsia="Arial" w:hAnsi="Arial" w:cs="Arial"/>
          <w:b/>
          <w:bCs/>
          <w:lang w:val="pt"/>
        </w:rPr>
        <w:t xml:space="preserve"> </w:t>
      </w:r>
    </w:p>
    <w:p w14:paraId="4749192A" w14:textId="1DA066DE" w:rsidR="00C07163" w:rsidRDefault="23673E4C" w:rsidP="137B8633">
      <w:pPr>
        <w:spacing w:after="0"/>
        <w:jc w:val="center"/>
      </w:pPr>
      <w:r w:rsidRPr="137B8633">
        <w:rPr>
          <w:rFonts w:ascii="Arial" w:eastAsia="Arial" w:hAnsi="Arial" w:cs="Arial"/>
          <w:b/>
          <w:bCs/>
          <w:lang w:val="pt"/>
        </w:rPr>
        <w:t xml:space="preserve"> </w:t>
      </w:r>
    </w:p>
    <w:p w14:paraId="37C6E426" w14:textId="620E9E1B" w:rsidR="00C07163" w:rsidDel="00547EEE" w:rsidRDefault="23673E4C" w:rsidP="137B8633">
      <w:pPr>
        <w:spacing w:after="0"/>
        <w:jc w:val="center"/>
        <w:rPr>
          <w:del w:id="0" w:author="BRUNO KAUAN RODRIGUES SILVA" w:date="2025-06-13T20:09:00Z" w16du:dateUtc="2025-06-13T23:09:00Z"/>
        </w:rPr>
      </w:pPr>
      <w:r w:rsidRPr="137B8633">
        <w:rPr>
          <w:rFonts w:ascii="Arial" w:eastAsia="Arial" w:hAnsi="Arial" w:cs="Arial"/>
          <w:b/>
          <w:bCs/>
          <w:lang w:val="pt"/>
        </w:rPr>
        <w:t xml:space="preserve">  </w:t>
      </w:r>
    </w:p>
    <w:p w14:paraId="7F484D81" w14:textId="677355C4" w:rsidR="00C07163" w:rsidRDefault="6F41C8DC" w:rsidP="00547EEE">
      <w:pPr>
        <w:spacing w:after="0"/>
        <w:jc w:val="center"/>
      </w:pPr>
      <w:r w:rsidRPr="3BB2554F">
        <w:rPr>
          <w:rFonts w:ascii="Arial" w:eastAsia="Arial" w:hAnsi="Arial" w:cs="Arial"/>
          <w:b/>
          <w:bCs/>
          <w:lang w:val="pt"/>
        </w:rPr>
        <w:t xml:space="preserve"> </w:t>
      </w:r>
    </w:p>
    <w:p w14:paraId="7A436670" w14:textId="5C13B8DF" w:rsidR="3BB2554F" w:rsidRDefault="3BB2554F" w:rsidP="3BB2554F">
      <w:pPr>
        <w:spacing w:after="0"/>
        <w:jc w:val="center"/>
        <w:rPr>
          <w:rFonts w:ascii="Arial" w:eastAsia="Arial" w:hAnsi="Arial" w:cs="Arial"/>
          <w:b/>
          <w:bCs/>
          <w:lang w:val="pt"/>
        </w:rPr>
      </w:pPr>
    </w:p>
    <w:p w14:paraId="0B301DBA" w14:textId="67477E8C" w:rsidR="00C07163" w:rsidRDefault="23673E4C" w:rsidP="137B8633">
      <w:pPr>
        <w:spacing w:after="0" w:line="360" w:lineRule="auto"/>
        <w:jc w:val="center"/>
      </w:pPr>
      <w:r w:rsidRPr="137B8633">
        <w:rPr>
          <w:rFonts w:ascii="Arial" w:eastAsia="Arial" w:hAnsi="Arial" w:cs="Arial"/>
          <w:b/>
          <w:bCs/>
        </w:rPr>
        <w:t>SÃO LUIS – MA</w:t>
      </w:r>
    </w:p>
    <w:p w14:paraId="2E9ADBAB" w14:textId="4C0C8621" w:rsidR="00C07163" w:rsidRDefault="23673E4C" w:rsidP="137B8633">
      <w:pPr>
        <w:spacing w:after="0" w:line="360" w:lineRule="auto"/>
        <w:jc w:val="center"/>
      </w:pPr>
      <w:r w:rsidRPr="137B8633">
        <w:rPr>
          <w:rFonts w:ascii="Arial" w:eastAsia="Arial" w:hAnsi="Arial" w:cs="Arial"/>
          <w:b/>
          <w:bCs/>
        </w:rPr>
        <w:t>2025</w:t>
      </w:r>
    </w:p>
    <w:p w14:paraId="42875216" w14:textId="67CB92FE" w:rsidR="00C07163" w:rsidRDefault="0108DDFD" w:rsidP="137B8633">
      <w:pPr>
        <w:spacing w:after="0" w:line="360" w:lineRule="auto"/>
        <w:jc w:val="center"/>
        <w:rPr>
          <w:rFonts w:ascii="Arial" w:eastAsia="Arial" w:hAnsi="Arial" w:cs="Arial"/>
          <w:b/>
          <w:bCs/>
        </w:rPr>
      </w:pPr>
      <w:r w:rsidRPr="3BB2554F">
        <w:rPr>
          <w:rFonts w:ascii="Arial" w:eastAsia="Arial" w:hAnsi="Arial" w:cs="Arial"/>
          <w:b/>
          <w:bCs/>
        </w:rPr>
        <w:lastRenderedPageBreak/>
        <w:t xml:space="preserve">Sumário </w:t>
      </w:r>
    </w:p>
    <w:sdt>
      <w:sdtPr>
        <w:id w:val="1810616011"/>
        <w:docPartObj>
          <w:docPartGallery w:val="Table of Contents"/>
          <w:docPartUnique/>
        </w:docPartObj>
      </w:sdtPr>
      <w:sdtContent>
        <w:p w14:paraId="2A56A9B6" w14:textId="2A613C89" w:rsidR="3BB2554F" w:rsidRDefault="3BB2554F" w:rsidP="3BB2554F">
          <w:pPr>
            <w:pStyle w:val="Sumrio1"/>
            <w:tabs>
              <w:tab w:val="right" w:leader="dot" w:pos="9015"/>
            </w:tabs>
            <w:rPr>
              <w:rStyle w:val="Hyperlink"/>
            </w:rPr>
          </w:pPr>
          <w:r>
            <w:fldChar w:fldCharType="begin"/>
          </w:r>
          <w:r>
            <w:instrText>TOC \o "1-3" \z \u \h</w:instrText>
          </w:r>
          <w:r>
            <w:fldChar w:fldCharType="separate"/>
          </w:r>
          <w:r>
            <w:fldChar w:fldCharType="begin"/>
          </w:r>
          <w:r>
            <w:instrText>HYPERLINK \l "_Toc1048555318" \h</w:instrText>
          </w:r>
          <w:r>
            <w:fldChar w:fldCharType="separate"/>
          </w:r>
          <w:r w:rsidRPr="3BB2554F">
            <w:rPr>
              <w:rStyle w:val="Hyperlink"/>
            </w:rPr>
            <w:t>1 Introdução</w:t>
          </w:r>
          <w:r>
            <w:tab/>
          </w:r>
          <w:r>
            <w:fldChar w:fldCharType="begin"/>
          </w:r>
          <w:r>
            <w:instrText>PAGEREF _Toc1048555318 \h</w:instrText>
          </w:r>
          <w:r>
            <w:fldChar w:fldCharType="separate"/>
          </w:r>
          <w:ins w:id="1" w:author="BRUNO KAUAN RODRIGUES SILVA" w:date="2025-06-13T20:09:00Z" w16du:dateUtc="2025-06-13T23:09:00Z">
            <w:r w:rsidR="00547EEE">
              <w:rPr>
                <w:noProof/>
              </w:rPr>
              <w:t>3</w:t>
            </w:r>
          </w:ins>
          <w:del w:id="2" w:author="BRUNO KAUAN RODRIGUES SILVA" w:date="2025-06-13T20:08:00Z" w16du:dateUtc="2025-06-13T23:08:00Z">
            <w:r w:rsidRPr="3BB2554F" w:rsidDel="00547EEE">
              <w:rPr>
                <w:rStyle w:val="Hyperlink"/>
                <w:noProof/>
              </w:rPr>
              <w:delText>3</w:delText>
            </w:r>
          </w:del>
          <w:r>
            <w:fldChar w:fldCharType="end"/>
          </w:r>
          <w:r>
            <w:fldChar w:fldCharType="end"/>
          </w:r>
        </w:p>
        <w:p w14:paraId="7863A991" w14:textId="0E5BCCE4" w:rsidR="3BB2554F" w:rsidRDefault="3BB2554F" w:rsidP="3BB2554F">
          <w:pPr>
            <w:pStyle w:val="Sumrio2"/>
            <w:tabs>
              <w:tab w:val="right" w:leader="dot" w:pos="9015"/>
            </w:tabs>
            <w:rPr>
              <w:rStyle w:val="Hyperlink"/>
            </w:rPr>
          </w:pPr>
          <w:r>
            <w:fldChar w:fldCharType="begin"/>
          </w:r>
          <w:r>
            <w:instrText>HYPERLINK \l "_Toc903662437" \h</w:instrText>
          </w:r>
          <w:r>
            <w:fldChar w:fldCharType="separate"/>
          </w:r>
          <w:r w:rsidRPr="3BB2554F">
            <w:rPr>
              <w:rStyle w:val="Hyperlink"/>
            </w:rPr>
            <w:t>1.1 Definição do problema</w:t>
          </w:r>
          <w:r>
            <w:tab/>
          </w:r>
          <w:r>
            <w:fldChar w:fldCharType="begin"/>
          </w:r>
          <w:r>
            <w:instrText>PAGEREF _Toc903662437 \h</w:instrText>
          </w:r>
          <w:r>
            <w:fldChar w:fldCharType="separate"/>
          </w:r>
          <w:ins w:id="3" w:author="BRUNO KAUAN RODRIGUES SILVA" w:date="2025-06-13T20:09:00Z" w16du:dateUtc="2025-06-13T23:09:00Z">
            <w:r w:rsidR="00547EEE">
              <w:rPr>
                <w:noProof/>
              </w:rPr>
              <w:t>3</w:t>
            </w:r>
          </w:ins>
          <w:del w:id="4" w:author="BRUNO KAUAN RODRIGUES SILVA" w:date="2025-06-13T20:08:00Z" w16du:dateUtc="2025-06-13T23:08:00Z">
            <w:r w:rsidRPr="3BB2554F" w:rsidDel="00547EEE">
              <w:rPr>
                <w:rStyle w:val="Hyperlink"/>
                <w:noProof/>
              </w:rPr>
              <w:delText>3</w:delText>
            </w:r>
          </w:del>
          <w:r>
            <w:fldChar w:fldCharType="end"/>
          </w:r>
          <w:r>
            <w:fldChar w:fldCharType="end"/>
          </w:r>
        </w:p>
        <w:p w14:paraId="400D96BD" w14:textId="32F86F06" w:rsidR="3BB2554F" w:rsidRDefault="3BB2554F" w:rsidP="3BB2554F">
          <w:pPr>
            <w:pStyle w:val="Sumrio2"/>
            <w:tabs>
              <w:tab w:val="right" w:leader="dot" w:pos="9015"/>
            </w:tabs>
            <w:rPr>
              <w:rStyle w:val="Hyperlink"/>
            </w:rPr>
          </w:pPr>
          <w:r>
            <w:fldChar w:fldCharType="begin"/>
          </w:r>
          <w:r>
            <w:instrText>HYPERLINK \l "_Toc252916280" \h</w:instrText>
          </w:r>
          <w:r>
            <w:fldChar w:fldCharType="separate"/>
          </w:r>
          <w:r w:rsidRPr="3BB2554F">
            <w:rPr>
              <w:rStyle w:val="Hyperlink"/>
            </w:rPr>
            <w:t>1.2 Justificativa</w:t>
          </w:r>
          <w:r>
            <w:tab/>
          </w:r>
          <w:r>
            <w:fldChar w:fldCharType="begin"/>
          </w:r>
          <w:r>
            <w:instrText>PAGEREF _Toc252916280 \h</w:instrText>
          </w:r>
          <w:r>
            <w:fldChar w:fldCharType="separate"/>
          </w:r>
          <w:ins w:id="5" w:author="BRUNO KAUAN RODRIGUES SILVA" w:date="2025-06-13T20:09:00Z" w16du:dateUtc="2025-06-13T23:09:00Z">
            <w:r w:rsidR="00547EEE">
              <w:rPr>
                <w:noProof/>
              </w:rPr>
              <w:t>3</w:t>
            </w:r>
          </w:ins>
          <w:del w:id="6" w:author="BRUNO KAUAN RODRIGUES SILVA" w:date="2025-06-13T20:08:00Z" w16du:dateUtc="2025-06-13T23:08:00Z">
            <w:r w:rsidRPr="3BB2554F" w:rsidDel="00547EEE">
              <w:rPr>
                <w:rStyle w:val="Hyperlink"/>
                <w:noProof/>
              </w:rPr>
              <w:delText>3</w:delText>
            </w:r>
          </w:del>
          <w:r>
            <w:fldChar w:fldCharType="end"/>
          </w:r>
          <w:r>
            <w:fldChar w:fldCharType="end"/>
          </w:r>
        </w:p>
        <w:p w14:paraId="3FB5ECAE" w14:textId="3555A91E" w:rsidR="3BB2554F" w:rsidRDefault="3BB2554F" w:rsidP="3BB2554F">
          <w:pPr>
            <w:pStyle w:val="Sumrio2"/>
            <w:tabs>
              <w:tab w:val="right" w:leader="dot" w:pos="9015"/>
            </w:tabs>
            <w:rPr>
              <w:rStyle w:val="Hyperlink"/>
            </w:rPr>
          </w:pPr>
          <w:r>
            <w:fldChar w:fldCharType="begin"/>
          </w:r>
          <w:r>
            <w:instrText>HYPERLINK \l "_Toc608403236" \h</w:instrText>
          </w:r>
          <w:r>
            <w:fldChar w:fldCharType="separate"/>
          </w:r>
          <w:r w:rsidRPr="3BB2554F">
            <w:rPr>
              <w:rStyle w:val="Hyperlink"/>
            </w:rPr>
            <w:t>1.3 Objetivo do projeto</w:t>
          </w:r>
          <w:r>
            <w:tab/>
          </w:r>
          <w:r>
            <w:fldChar w:fldCharType="begin"/>
          </w:r>
          <w:r>
            <w:instrText>PAGEREF _Toc608403236 \h</w:instrText>
          </w:r>
          <w:r>
            <w:fldChar w:fldCharType="separate"/>
          </w:r>
          <w:ins w:id="7" w:author="BRUNO KAUAN RODRIGUES SILVA" w:date="2025-06-13T20:09:00Z" w16du:dateUtc="2025-06-13T23:09:00Z">
            <w:r w:rsidR="00547EEE">
              <w:rPr>
                <w:noProof/>
              </w:rPr>
              <w:t>4</w:t>
            </w:r>
          </w:ins>
          <w:del w:id="8" w:author="BRUNO KAUAN RODRIGUES SILVA" w:date="2025-06-13T20:08:00Z" w16du:dateUtc="2025-06-13T23:08:00Z">
            <w:r w:rsidRPr="3BB2554F" w:rsidDel="00547EEE">
              <w:rPr>
                <w:rStyle w:val="Hyperlink"/>
                <w:noProof/>
              </w:rPr>
              <w:delText>4</w:delText>
            </w:r>
          </w:del>
          <w:r>
            <w:fldChar w:fldCharType="end"/>
          </w:r>
          <w:r>
            <w:fldChar w:fldCharType="end"/>
          </w:r>
        </w:p>
        <w:p w14:paraId="1429461C" w14:textId="35007633" w:rsidR="3BB2554F" w:rsidRDefault="3BB2554F" w:rsidP="3BB2554F">
          <w:pPr>
            <w:pStyle w:val="Sumrio1"/>
            <w:tabs>
              <w:tab w:val="right" w:leader="dot" w:pos="9015"/>
            </w:tabs>
            <w:rPr>
              <w:rStyle w:val="Hyperlink"/>
            </w:rPr>
          </w:pPr>
          <w:r>
            <w:fldChar w:fldCharType="begin"/>
          </w:r>
          <w:r>
            <w:instrText>HYPERLINK \l "_Toc2135931561" \h</w:instrText>
          </w:r>
          <w:r>
            <w:fldChar w:fldCharType="separate"/>
          </w:r>
          <w:r w:rsidRPr="3BB2554F">
            <w:rPr>
              <w:rStyle w:val="Hyperlink"/>
            </w:rPr>
            <w:t>2 Visão Geral do Sistema</w:t>
          </w:r>
          <w:r>
            <w:tab/>
          </w:r>
          <w:r>
            <w:fldChar w:fldCharType="begin"/>
          </w:r>
          <w:r>
            <w:instrText>PAGEREF _Toc2135931561 \h</w:instrText>
          </w:r>
          <w:r>
            <w:fldChar w:fldCharType="separate"/>
          </w:r>
          <w:ins w:id="9" w:author="BRUNO KAUAN RODRIGUES SILVA" w:date="2025-06-13T20:09:00Z" w16du:dateUtc="2025-06-13T23:09:00Z">
            <w:r w:rsidR="00547EEE">
              <w:rPr>
                <w:noProof/>
              </w:rPr>
              <w:t>5</w:t>
            </w:r>
          </w:ins>
          <w:del w:id="10" w:author="BRUNO KAUAN RODRIGUES SILVA" w:date="2025-06-13T20:08:00Z" w16du:dateUtc="2025-06-13T23:08:00Z">
            <w:r w:rsidRPr="3BB2554F" w:rsidDel="00547EEE">
              <w:rPr>
                <w:rStyle w:val="Hyperlink"/>
                <w:noProof/>
              </w:rPr>
              <w:delText>4</w:delText>
            </w:r>
          </w:del>
          <w:r>
            <w:fldChar w:fldCharType="end"/>
          </w:r>
          <w:r>
            <w:fldChar w:fldCharType="end"/>
          </w:r>
        </w:p>
        <w:p w14:paraId="37C443FD" w14:textId="7A599837" w:rsidR="3BB2554F" w:rsidRDefault="3BB2554F" w:rsidP="3BB2554F">
          <w:pPr>
            <w:pStyle w:val="Sumrio1"/>
            <w:tabs>
              <w:tab w:val="right" w:leader="dot" w:pos="9015"/>
            </w:tabs>
            <w:rPr>
              <w:rStyle w:val="Hyperlink"/>
            </w:rPr>
          </w:pPr>
          <w:r>
            <w:fldChar w:fldCharType="begin"/>
          </w:r>
          <w:r>
            <w:instrText>HYPERLINK \l "_Toc548497275" \h</w:instrText>
          </w:r>
          <w:r>
            <w:fldChar w:fldCharType="separate"/>
          </w:r>
          <w:r w:rsidRPr="3BB2554F">
            <w:rPr>
              <w:rStyle w:val="Hyperlink"/>
            </w:rPr>
            <w:t>3 Requisitos Funcionais</w:t>
          </w:r>
          <w:r>
            <w:tab/>
          </w:r>
          <w:r>
            <w:fldChar w:fldCharType="begin"/>
          </w:r>
          <w:r>
            <w:instrText>PAGEREF _Toc548497275 \h</w:instrText>
          </w:r>
          <w:r>
            <w:fldChar w:fldCharType="separate"/>
          </w:r>
          <w:ins w:id="11" w:author="BRUNO KAUAN RODRIGUES SILVA" w:date="2025-06-13T20:09:00Z" w16du:dateUtc="2025-06-13T23:09:00Z">
            <w:r w:rsidR="00547EEE">
              <w:rPr>
                <w:noProof/>
              </w:rPr>
              <w:t>5</w:t>
            </w:r>
          </w:ins>
          <w:del w:id="12" w:author="BRUNO KAUAN RODRIGUES SILVA" w:date="2025-06-13T20:08:00Z" w16du:dateUtc="2025-06-13T23:08:00Z">
            <w:r w:rsidRPr="3BB2554F" w:rsidDel="00547EEE">
              <w:rPr>
                <w:rStyle w:val="Hyperlink"/>
                <w:noProof/>
              </w:rPr>
              <w:delText>5</w:delText>
            </w:r>
          </w:del>
          <w:r>
            <w:fldChar w:fldCharType="end"/>
          </w:r>
          <w:r>
            <w:fldChar w:fldCharType="end"/>
          </w:r>
        </w:p>
        <w:p w14:paraId="6224431B" w14:textId="347ED29E" w:rsidR="3BB2554F" w:rsidRDefault="3BB2554F" w:rsidP="3BB2554F">
          <w:pPr>
            <w:pStyle w:val="Sumrio1"/>
            <w:tabs>
              <w:tab w:val="right" w:leader="dot" w:pos="9015"/>
            </w:tabs>
            <w:rPr>
              <w:rStyle w:val="Hyperlink"/>
            </w:rPr>
          </w:pPr>
          <w:r>
            <w:fldChar w:fldCharType="begin"/>
          </w:r>
          <w:r>
            <w:instrText>HYPERLINK \l "_Toc304938726" \h</w:instrText>
          </w:r>
          <w:r>
            <w:fldChar w:fldCharType="separate"/>
          </w:r>
          <w:r w:rsidRPr="3BB2554F">
            <w:rPr>
              <w:rStyle w:val="Hyperlink"/>
            </w:rPr>
            <w:t>4 Requisitos Não-Funcionais</w:t>
          </w:r>
          <w:r>
            <w:tab/>
          </w:r>
          <w:r>
            <w:fldChar w:fldCharType="begin"/>
          </w:r>
          <w:r>
            <w:instrText>PAGEREF _Toc304938726 \h</w:instrText>
          </w:r>
          <w:r>
            <w:fldChar w:fldCharType="separate"/>
          </w:r>
          <w:ins w:id="13" w:author="BRUNO KAUAN RODRIGUES SILVA" w:date="2025-06-13T20:09:00Z" w16du:dateUtc="2025-06-13T23:09:00Z">
            <w:r w:rsidR="00547EEE">
              <w:rPr>
                <w:noProof/>
              </w:rPr>
              <w:t>8</w:t>
            </w:r>
          </w:ins>
          <w:del w:id="14" w:author="BRUNO KAUAN RODRIGUES SILVA" w:date="2025-06-13T20:08:00Z" w16du:dateUtc="2025-06-13T23:08:00Z">
            <w:r w:rsidRPr="3BB2554F" w:rsidDel="00547EEE">
              <w:rPr>
                <w:rStyle w:val="Hyperlink"/>
                <w:noProof/>
              </w:rPr>
              <w:delText>8</w:delText>
            </w:r>
          </w:del>
          <w:r>
            <w:fldChar w:fldCharType="end"/>
          </w:r>
          <w:r>
            <w:fldChar w:fldCharType="end"/>
          </w:r>
        </w:p>
        <w:p w14:paraId="463B3775" w14:textId="69A30719" w:rsidR="3BB2554F" w:rsidRDefault="3BB2554F" w:rsidP="3BB2554F">
          <w:pPr>
            <w:pStyle w:val="Sumrio1"/>
            <w:tabs>
              <w:tab w:val="right" w:leader="dot" w:pos="9015"/>
            </w:tabs>
            <w:rPr>
              <w:rStyle w:val="Hyperlink"/>
            </w:rPr>
          </w:pPr>
          <w:r>
            <w:fldChar w:fldCharType="begin"/>
          </w:r>
          <w:r>
            <w:instrText>HYPERLINK \l "_Toc695107508" \h</w:instrText>
          </w:r>
          <w:r>
            <w:fldChar w:fldCharType="separate"/>
          </w:r>
          <w:r w:rsidRPr="3BB2554F">
            <w:rPr>
              <w:rStyle w:val="Hyperlink"/>
            </w:rPr>
            <w:t>5 Diagramas</w:t>
          </w:r>
          <w:r>
            <w:tab/>
          </w:r>
          <w:r>
            <w:fldChar w:fldCharType="begin"/>
          </w:r>
          <w:r>
            <w:instrText>PAGEREF _Toc695107508 \h</w:instrText>
          </w:r>
          <w:r>
            <w:fldChar w:fldCharType="separate"/>
          </w:r>
          <w:ins w:id="15" w:author="BRUNO KAUAN RODRIGUES SILVA" w:date="2025-06-13T20:09:00Z" w16du:dateUtc="2025-06-13T23:09:00Z">
            <w:r w:rsidR="00547EEE">
              <w:rPr>
                <w:noProof/>
              </w:rPr>
              <w:t>9</w:t>
            </w:r>
          </w:ins>
          <w:del w:id="16" w:author="BRUNO KAUAN RODRIGUES SILVA" w:date="2025-06-13T20:08:00Z" w16du:dateUtc="2025-06-13T23:08:00Z">
            <w:r w:rsidRPr="3BB2554F" w:rsidDel="00547EEE">
              <w:rPr>
                <w:rStyle w:val="Hyperlink"/>
                <w:noProof/>
              </w:rPr>
              <w:delText>9</w:delText>
            </w:r>
          </w:del>
          <w:r>
            <w:fldChar w:fldCharType="end"/>
          </w:r>
          <w:r>
            <w:fldChar w:fldCharType="end"/>
          </w:r>
        </w:p>
        <w:p w14:paraId="5777922D" w14:textId="7003B17C" w:rsidR="3BB2554F" w:rsidRDefault="3BB2554F" w:rsidP="3BB2554F">
          <w:pPr>
            <w:pStyle w:val="Sumrio2"/>
            <w:tabs>
              <w:tab w:val="right" w:leader="dot" w:pos="9015"/>
            </w:tabs>
            <w:rPr>
              <w:rStyle w:val="Hyperlink"/>
            </w:rPr>
          </w:pPr>
          <w:r>
            <w:fldChar w:fldCharType="begin"/>
          </w:r>
          <w:r>
            <w:instrText>HYPERLINK \l "_Toc1505230997" \h</w:instrText>
          </w:r>
          <w:r>
            <w:fldChar w:fldCharType="separate"/>
          </w:r>
          <w:r w:rsidRPr="3BB2554F">
            <w:rPr>
              <w:rStyle w:val="Hyperlink"/>
            </w:rPr>
            <w:t>5.1 Diagramas de Casos de Uso</w:t>
          </w:r>
          <w:r>
            <w:tab/>
          </w:r>
          <w:r>
            <w:fldChar w:fldCharType="begin"/>
          </w:r>
          <w:r>
            <w:instrText>PAGEREF _Toc1505230997 \h</w:instrText>
          </w:r>
          <w:r>
            <w:fldChar w:fldCharType="separate"/>
          </w:r>
          <w:ins w:id="17" w:author="BRUNO KAUAN RODRIGUES SILVA" w:date="2025-06-13T20:09:00Z" w16du:dateUtc="2025-06-13T23:09:00Z">
            <w:r w:rsidR="00547EEE">
              <w:rPr>
                <w:noProof/>
              </w:rPr>
              <w:t>9</w:t>
            </w:r>
          </w:ins>
          <w:del w:id="18" w:author="BRUNO KAUAN RODRIGUES SILVA" w:date="2025-06-13T20:08:00Z" w16du:dateUtc="2025-06-13T23:08:00Z">
            <w:r w:rsidRPr="3BB2554F" w:rsidDel="00547EEE">
              <w:rPr>
                <w:rStyle w:val="Hyperlink"/>
                <w:noProof/>
              </w:rPr>
              <w:delText>9</w:delText>
            </w:r>
          </w:del>
          <w:r>
            <w:fldChar w:fldCharType="end"/>
          </w:r>
          <w:r>
            <w:fldChar w:fldCharType="end"/>
          </w:r>
        </w:p>
        <w:p w14:paraId="69618ADC" w14:textId="5E9741B8" w:rsidR="3BB2554F" w:rsidRDefault="3BB2554F" w:rsidP="3BB2554F">
          <w:pPr>
            <w:pStyle w:val="Sumrio2"/>
            <w:tabs>
              <w:tab w:val="right" w:leader="dot" w:pos="9015"/>
            </w:tabs>
            <w:rPr>
              <w:rStyle w:val="Hyperlink"/>
            </w:rPr>
          </w:pPr>
          <w:r>
            <w:fldChar w:fldCharType="begin"/>
          </w:r>
          <w:r>
            <w:instrText>HYPERLINK \l "_Toc580339683" \h</w:instrText>
          </w:r>
          <w:r>
            <w:fldChar w:fldCharType="separate"/>
          </w:r>
          <w:r w:rsidRPr="3BB2554F">
            <w:rPr>
              <w:rStyle w:val="Hyperlink"/>
            </w:rPr>
            <w:t>5.2 Diagrama de Classe</w:t>
          </w:r>
          <w:r>
            <w:tab/>
          </w:r>
          <w:r>
            <w:fldChar w:fldCharType="begin"/>
          </w:r>
          <w:r>
            <w:instrText>PAGEREF _Toc580339683 \h</w:instrText>
          </w:r>
          <w:r>
            <w:fldChar w:fldCharType="separate"/>
          </w:r>
          <w:ins w:id="19" w:author="BRUNO KAUAN RODRIGUES SILVA" w:date="2025-06-13T20:09:00Z" w16du:dateUtc="2025-06-13T23:09:00Z">
            <w:r w:rsidR="00547EEE">
              <w:rPr>
                <w:noProof/>
              </w:rPr>
              <w:t>20</w:t>
            </w:r>
          </w:ins>
          <w:del w:id="20" w:author="BRUNO KAUAN RODRIGUES SILVA" w:date="2025-06-13T20:08:00Z" w16du:dateUtc="2025-06-13T23:08:00Z">
            <w:r w:rsidRPr="3BB2554F" w:rsidDel="00547EEE">
              <w:rPr>
                <w:rStyle w:val="Hyperlink"/>
                <w:noProof/>
              </w:rPr>
              <w:delText>19</w:delText>
            </w:r>
          </w:del>
          <w:r>
            <w:fldChar w:fldCharType="end"/>
          </w:r>
          <w:r>
            <w:fldChar w:fldCharType="end"/>
          </w:r>
        </w:p>
        <w:p w14:paraId="29A48CFD" w14:textId="6C463A93" w:rsidR="3BB2554F" w:rsidRDefault="3BB2554F" w:rsidP="3BB2554F">
          <w:pPr>
            <w:pStyle w:val="Sumrio2"/>
            <w:tabs>
              <w:tab w:val="right" w:leader="dot" w:pos="9015"/>
            </w:tabs>
            <w:rPr>
              <w:rStyle w:val="Hyperlink"/>
            </w:rPr>
          </w:pPr>
          <w:r>
            <w:fldChar w:fldCharType="begin"/>
          </w:r>
          <w:r>
            <w:instrText>HYPERLINK \l "_Toc614213871" \h</w:instrText>
          </w:r>
          <w:r>
            <w:fldChar w:fldCharType="separate"/>
          </w:r>
          <w:r w:rsidRPr="3BB2554F">
            <w:rPr>
              <w:rStyle w:val="Hyperlink"/>
            </w:rPr>
            <w:t>5.3 Diagrama de Atividades</w:t>
          </w:r>
          <w:r>
            <w:tab/>
          </w:r>
          <w:r>
            <w:fldChar w:fldCharType="begin"/>
          </w:r>
          <w:r>
            <w:instrText>PAGEREF _Toc614213871 \h</w:instrText>
          </w:r>
          <w:r>
            <w:fldChar w:fldCharType="separate"/>
          </w:r>
          <w:ins w:id="21" w:author="BRUNO KAUAN RODRIGUES SILVA" w:date="2025-06-13T20:09:00Z" w16du:dateUtc="2025-06-13T23:09:00Z">
            <w:r w:rsidR="00547EEE">
              <w:rPr>
                <w:noProof/>
              </w:rPr>
              <w:t>24</w:t>
            </w:r>
          </w:ins>
          <w:del w:id="22" w:author="BRUNO KAUAN RODRIGUES SILVA" w:date="2025-06-13T20:08:00Z" w16du:dateUtc="2025-06-13T23:08:00Z">
            <w:r w:rsidRPr="3BB2554F" w:rsidDel="00547EEE">
              <w:rPr>
                <w:rStyle w:val="Hyperlink"/>
                <w:noProof/>
              </w:rPr>
              <w:delText>23</w:delText>
            </w:r>
          </w:del>
          <w:r>
            <w:fldChar w:fldCharType="end"/>
          </w:r>
          <w:r>
            <w:fldChar w:fldCharType="end"/>
          </w:r>
        </w:p>
        <w:p w14:paraId="065D5AAB" w14:textId="4879081D" w:rsidR="3BB2554F" w:rsidRDefault="3BB2554F" w:rsidP="3BB2554F">
          <w:pPr>
            <w:pStyle w:val="Sumrio2"/>
            <w:tabs>
              <w:tab w:val="right" w:leader="dot" w:pos="9015"/>
            </w:tabs>
            <w:rPr>
              <w:rStyle w:val="Hyperlink"/>
            </w:rPr>
          </w:pPr>
          <w:r>
            <w:fldChar w:fldCharType="begin"/>
          </w:r>
          <w:r>
            <w:instrText>HYPERLINK \l "_Toc636884154" \h</w:instrText>
          </w:r>
          <w:r>
            <w:fldChar w:fldCharType="separate"/>
          </w:r>
          <w:r w:rsidRPr="3BB2554F">
            <w:rPr>
              <w:rStyle w:val="Hyperlink"/>
            </w:rPr>
            <w:t>5.4 Diagramas de Sequência</w:t>
          </w:r>
          <w:r>
            <w:tab/>
          </w:r>
          <w:r>
            <w:fldChar w:fldCharType="begin"/>
          </w:r>
          <w:r>
            <w:instrText>PAGEREF _Toc636884154 \h</w:instrText>
          </w:r>
          <w:r>
            <w:fldChar w:fldCharType="separate"/>
          </w:r>
          <w:ins w:id="23" w:author="BRUNO KAUAN RODRIGUES SILVA" w:date="2025-06-13T20:09:00Z" w16du:dateUtc="2025-06-13T23:09:00Z">
            <w:r w:rsidR="00547EEE">
              <w:rPr>
                <w:noProof/>
              </w:rPr>
              <w:t>35</w:t>
            </w:r>
          </w:ins>
          <w:del w:id="24" w:author="BRUNO KAUAN RODRIGUES SILVA" w:date="2025-06-13T20:08:00Z" w16du:dateUtc="2025-06-13T23:08:00Z">
            <w:r w:rsidRPr="3BB2554F" w:rsidDel="00547EEE">
              <w:rPr>
                <w:rStyle w:val="Hyperlink"/>
                <w:noProof/>
              </w:rPr>
              <w:delText>35</w:delText>
            </w:r>
          </w:del>
          <w:r>
            <w:fldChar w:fldCharType="end"/>
          </w:r>
          <w:r>
            <w:fldChar w:fldCharType="end"/>
          </w:r>
        </w:p>
        <w:p w14:paraId="4825245B" w14:textId="3579A049" w:rsidR="3BB2554F" w:rsidRDefault="3BB2554F" w:rsidP="3BB2554F">
          <w:pPr>
            <w:pStyle w:val="Sumrio2"/>
            <w:tabs>
              <w:tab w:val="right" w:leader="dot" w:pos="9015"/>
            </w:tabs>
            <w:rPr>
              <w:rStyle w:val="Hyperlink"/>
            </w:rPr>
          </w:pPr>
          <w:r>
            <w:fldChar w:fldCharType="begin"/>
          </w:r>
          <w:r>
            <w:instrText>HYPERLINK \l "_Toc18249474" \h</w:instrText>
          </w:r>
          <w:r>
            <w:fldChar w:fldCharType="separate"/>
          </w:r>
          <w:r w:rsidRPr="3BB2554F">
            <w:rPr>
              <w:rStyle w:val="Hyperlink"/>
            </w:rPr>
            <w:t>5.5 Diagrama de Estados</w:t>
          </w:r>
          <w:r>
            <w:tab/>
          </w:r>
          <w:r>
            <w:fldChar w:fldCharType="begin"/>
          </w:r>
          <w:r>
            <w:instrText>PAGEREF _Toc18249474 \h</w:instrText>
          </w:r>
          <w:r>
            <w:fldChar w:fldCharType="separate"/>
          </w:r>
          <w:ins w:id="25" w:author="BRUNO KAUAN RODRIGUES SILVA" w:date="2025-06-13T20:09:00Z" w16du:dateUtc="2025-06-13T23:09:00Z">
            <w:r w:rsidR="00547EEE">
              <w:rPr>
                <w:noProof/>
              </w:rPr>
              <w:t>52</w:t>
            </w:r>
          </w:ins>
          <w:del w:id="26" w:author="BRUNO KAUAN RODRIGUES SILVA" w:date="2025-06-13T20:08:00Z" w16du:dateUtc="2025-06-13T23:08:00Z">
            <w:r w:rsidRPr="3BB2554F" w:rsidDel="00547EEE">
              <w:rPr>
                <w:rStyle w:val="Hyperlink"/>
                <w:noProof/>
              </w:rPr>
              <w:delText>50</w:delText>
            </w:r>
          </w:del>
          <w:r>
            <w:fldChar w:fldCharType="end"/>
          </w:r>
          <w:r>
            <w:fldChar w:fldCharType="end"/>
          </w:r>
        </w:p>
        <w:p w14:paraId="11E3A101" w14:textId="1EB36721" w:rsidR="3BB2554F" w:rsidRDefault="3BB2554F" w:rsidP="3BB2554F">
          <w:pPr>
            <w:pStyle w:val="Sumrio3"/>
            <w:tabs>
              <w:tab w:val="right" w:leader="dot" w:pos="9015"/>
            </w:tabs>
            <w:rPr>
              <w:rStyle w:val="Hyperlink"/>
            </w:rPr>
          </w:pPr>
          <w:r>
            <w:fldChar w:fldCharType="begin"/>
          </w:r>
          <w:r>
            <w:instrText>HYPERLINK \l "_Toc320089194" \h</w:instrText>
          </w:r>
          <w:r>
            <w:fldChar w:fldCharType="separate"/>
          </w:r>
          <w:r w:rsidRPr="3BB2554F">
            <w:rPr>
              <w:rStyle w:val="Hyperlink"/>
            </w:rPr>
            <w:t>3. Imóvel Cadastrado</w:t>
          </w:r>
          <w:r>
            <w:tab/>
          </w:r>
          <w:r>
            <w:fldChar w:fldCharType="begin"/>
          </w:r>
          <w:r>
            <w:instrText>PAGEREF _Toc320089194 \h</w:instrText>
          </w:r>
          <w:r>
            <w:fldChar w:fldCharType="separate"/>
          </w:r>
          <w:ins w:id="27" w:author="BRUNO KAUAN RODRIGUES SILVA" w:date="2025-06-13T20:09:00Z" w16du:dateUtc="2025-06-13T23:09:00Z">
            <w:r w:rsidR="00547EEE">
              <w:rPr>
                <w:noProof/>
              </w:rPr>
              <w:t>55</w:t>
            </w:r>
          </w:ins>
          <w:del w:id="28" w:author="BRUNO KAUAN RODRIGUES SILVA" w:date="2025-06-13T20:08:00Z" w16du:dateUtc="2025-06-13T23:08:00Z">
            <w:r w:rsidRPr="3BB2554F" w:rsidDel="00547EEE">
              <w:rPr>
                <w:rStyle w:val="Hyperlink"/>
                <w:noProof/>
              </w:rPr>
              <w:delText>53</w:delText>
            </w:r>
          </w:del>
          <w:r>
            <w:fldChar w:fldCharType="end"/>
          </w:r>
          <w:r>
            <w:fldChar w:fldCharType="end"/>
          </w:r>
        </w:p>
        <w:p w14:paraId="551E3989" w14:textId="7559DD7F" w:rsidR="3BB2554F" w:rsidRDefault="3BB2554F" w:rsidP="3BB2554F">
          <w:pPr>
            <w:pStyle w:val="Sumrio1"/>
            <w:tabs>
              <w:tab w:val="right" w:leader="dot" w:pos="9015"/>
            </w:tabs>
            <w:rPr>
              <w:rStyle w:val="Hyperlink"/>
            </w:rPr>
          </w:pPr>
          <w:r>
            <w:fldChar w:fldCharType="begin"/>
          </w:r>
          <w:r>
            <w:instrText>HYPERLINK \l "_Toc268386921" \h</w:instrText>
          </w:r>
          <w:r>
            <w:fldChar w:fldCharType="separate"/>
          </w:r>
          <w:r w:rsidRPr="3BB2554F">
            <w:rPr>
              <w:rStyle w:val="Hyperlink"/>
            </w:rPr>
            <w:t>Apêndice A — Licença de uso</w:t>
          </w:r>
          <w:r>
            <w:tab/>
          </w:r>
          <w:r>
            <w:fldChar w:fldCharType="begin"/>
          </w:r>
          <w:r>
            <w:instrText>PAGEREF _Toc268386921 \h</w:instrText>
          </w:r>
          <w:r>
            <w:fldChar w:fldCharType="separate"/>
          </w:r>
          <w:ins w:id="29" w:author="BRUNO KAUAN RODRIGUES SILVA" w:date="2025-06-13T20:09:00Z" w16du:dateUtc="2025-06-13T23:09:00Z">
            <w:r w:rsidR="00547EEE">
              <w:rPr>
                <w:noProof/>
              </w:rPr>
              <w:t>62</w:t>
            </w:r>
          </w:ins>
          <w:del w:id="30" w:author="BRUNO KAUAN RODRIGUES SILVA" w:date="2025-06-13T20:08:00Z" w16du:dateUtc="2025-06-13T23:08:00Z">
            <w:r w:rsidRPr="3BB2554F" w:rsidDel="00547EEE">
              <w:rPr>
                <w:rStyle w:val="Hyperlink"/>
                <w:noProof/>
              </w:rPr>
              <w:delText>59</w:delText>
            </w:r>
          </w:del>
          <w:r>
            <w:fldChar w:fldCharType="end"/>
          </w:r>
          <w:r>
            <w:fldChar w:fldCharType="end"/>
          </w:r>
          <w:r>
            <w:fldChar w:fldCharType="end"/>
          </w:r>
        </w:p>
      </w:sdtContent>
    </w:sdt>
    <w:p w14:paraId="090A6D36" w14:textId="1F5A130D" w:rsidR="3BB2554F" w:rsidRDefault="3BB2554F" w:rsidP="3BB2554F">
      <w:pPr>
        <w:spacing w:after="0" w:line="360" w:lineRule="auto"/>
        <w:jc w:val="center"/>
        <w:rPr>
          <w:rFonts w:ascii="Arial" w:eastAsia="Arial" w:hAnsi="Arial" w:cs="Arial"/>
          <w:b/>
          <w:bCs/>
        </w:rPr>
      </w:pPr>
    </w:p>
    <w:p w14:paraId="7DBBBD71" w14:textId="47D5A930" w:rsidR="3BB2554F" w:rsidRDefault="3BB2554F">
      <w:r>
        <w:br w:type="page"/>
      </w:r>
    </w:p>
    <w:p w14:paraId="4868B804" w14:textId="6FEE8AA6" w:rsidR="00C07163" w:rsidRDefault="00C07163" w:rsidP="137B8633">
      <w:pPr>
        <w:rPr>
          <w:rFonts w:ascii="Arial" w:eastAsia="Arial" w:hAnsi="Arial" w:cs="Arial"/>
          <w:b/>
          <w:bCs/>
        </w:rPr>
      </w:pPr>
    </w:p>
    <w:p w14:paraId="1E207724" w14:textId="08FF8BB7" w:rsidR="00C07163" w:rsidRPr="00C07163" w:rsidRDefault="35072DC0" w:rsidP="3BB2554F">
      <w:pPr>
        <w:pStyle w:val="Ttulo1"/>
        <w:rPr>
          <w:rFonts w:ascii="Arial" w:eastAsia="Arial" w:hAnsi="Arial" w:cs="Arial"/>
          <w:color w:val="000000" w:themeColor="text1"/>
        </w:rPr>
      </w:pPr>
      <w:bookmarkStart w:id="31" w:name="_Toc591078127"/>
      <w:bookmarkStart w:id="32" w:name="_Toc419973520"/>
      <w:bookmarkStart w:id="33" w:name="_Toc1048555318"/>
      <w:r w:rsidRPr="3BB2554F">
        <w:rPr>
          <w:color w:val="000000" w:themeColor="text1"/>
        </w:rPr>
        <w:t xml:space="preserve">1 </w:t>
      </w:r>
      <w:r w:rsidR="4A907982" w:rsidRPr="3BB2554F">
        <w:rPr>
          <w:color w:val="000000" w:themeColor="text1"/>
        </w:rPr>
        <w:t>Introdução</w:t>
      </w:r>
      <w:bookmarkEnd w:id="31"/>
      <w:bookmarkEnd w:id="32"/>
      <w:bookmarkEnd w:id="33"/>
    </w:p>
    <w:p w14:paraId="19B4F59F" w14:textId="232F19B1" w:rsidR="709F1E5E" w:rsidRDefault="44D01909" w:rsidP="3BB2554F">
      <w:pPr>
        <w:pStyle w:val="Ttulo2"/>
        <w:rPr>
          <w:rFonts w:ascii="Arial" w:eastAsia="Arial" w:hAnsi="Arial" w:cs="Arial"/>
          <w:color w:val="000000" w:themeColor="text1"/>
        </w:rPr>
      </w:pPr>
      <w:bookmarkStart w:id="34" w:name="_Toc2044954523"/>
      <w:bookmarkStart w:id="35" w:name="_Toc647789124"/>
      <w:bookmarkStart w:id="36" w:name="_Toc903662437"/>
      <w:r w:rsidRPr="3BB2554F">
        <w:rPr>
          <w:color w:val="000000" w:themeColor="text1"/>
        </w:rPr>
        <w:t>1.1 Definição do problema</w:t>
      </w:r>
      <w:bookmarkEnd w:id="34"/>
      <w:bookmarkEnd w:id="35"/>
      <w:bookmarkEnd w:id="36"/>
    </w:p>
    <w:p w14:paraId="0C4C325F" w14:textId="57E6BC0D" w:rsidR="46636063" w:rsidRDefault="20D378E4" w:rsidP="3BB2554F">
      <w:pPr>
        <w:ind w:firstLine="720"/>
        <w:jc w:val="both"/>
        <w:rPr>
          <w:rFonts w:ascii="Arial" w:eastAsia="Arial" w:hAnsi="Arial" w:cs="Arial"/>
        </w:rPr>
      </w:pPr>
      <w:r w:rsidRPr="3BB2554F">
        <w:rPr>
          <w:rFonts w:ascii="Arial" w:eastAsia="Arial" w:hAnsi="Arial" w:cs="Arial"/>
        </w:rPr>
        <w:t>No setor imobiliário e de construção civil, as vistorias em empreendimentos são uma etapa crítica para garantir a qualidade, conformidade e satisfação do cliente. Atualmente, muitas construtoras enfrentam problemas na gestão no processo de vistorias, especialmente quando há a participação de um profissional externo indicado ao cliente. Dados do SINDUSCON-SP (2022) mostram que cerca de 30% dos problemas em obras entregues são identificados apenas após a ocupação, reforçando a necessidade de vistorias bem documentadas. A falta de padronização, rastreabilidade e comunicação clara durante as vistorias pode levar a retrabalhos e insatisfação do cliente, culminando até mesmo em disputas judiciais. Por essa razão, a demanda por vistoriadores de imóveis tem aumentado em todas as regiões do Brasil, esse aumento é cerca de 15% na região Sudeste, 12% no Nordeste, 14% no Centro-Oeste, 10% no Sul e 8% no Norte (Portal Vistoria Service Team. 2025).</w:t>
      </w:r>
      <w:r w:rsidR="6A8DA2F9" w:rsidRPr="3BB2554F">
        <w:rPr>
          <w:rFonts w:ascii="Arial" w:eastAsia="Arial" w:hAnsi="Arial" w:cs="Arial"/>
        </w:rPr>
        <w:t xml:space="preserve"> </w:t>
      </w:r>
      <w:r w:rsidR="683BAD80" w:rsidRPr="3BB2554F">
        <w:rPr>
          <w:rFonts w:ascii="Arial" w:eastAsia="Arial" w:hAnsi="Arial" w:cs="Arial"/>
        </w:rPr>
        <w:t>Diante disso, destacam-se os seguintes problemas:</w:t>
      </w:r>
    </w:p>
    <w:p w14:paraId="2F83EF94" w14:textId="17F1D0EE" w:rsidR="37243604" w:rsidRDefault="37243604" w:rsidP="3BB2554F">
      <w:pPr>
        <w:spacing w:after="0"/>
        <w:jc w:val="center"/>
        <w:rPr>
          <w:rFonts w:ascii="Arial" w:eastAsia="Arial" w:hAnsi="Arial" w:cs="Arial"/>
        </w:rPr>
      </w:pPr>
      <w:r w:rsidRPr="3BB2554F">
        <w:rPr>
          <w:rFonts w:ascii="Arial" w:eastAsia="Arial" w:hAnsi="Arial" w:cs="Arial"/>
        </w:rPr>
        <w:t>Tabela 1: Problemas identificados no setor imobiliário</w:t>
      </w:r>
    </w:p>
    <w:tbl>
      <w:tblPr>
        <w:tblStyle w:val="Tabelacomgrade"/>
        <w:tblW w:w="0" w:type="auto"/>
        <w:jc w:val="center"/>
        <w:tblLayout w:type="fixed"/>
        <w:tblLook w:val="04A0" w:firstRow="1" w:lastRow="0" w:firstColumn="1" w:lastColumn="0" w:noHBand="0" w:noVBand="1"/>
      </w:tblPr>
      <w:tblGrid>
        <w:gridCol w:w="4340"/>
        <w:gridCol w:w="4785"/>
      </w:tblGrid>
      <w:tr w:rsidR="137B8633" w14:paraId="2A9B5E0E" w14:textId="77777777" w:rsidTr="3BB2554F">
        <w:trPr>
          <w:trHeight w:val="300"/>
          <w:jc w:val="center"/>
        </w:trPr>
        <w:tc>
          <w:tcPr>
            <w:tcW w:w="43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948AB5" w14:textId="2DC59D0D" w:rsidR="137B8633" w:rsidRDefault="524059F7" w:rsidP="3BB2554F">
            <w:pPr>
              <w:jc w:val="center"/>
              <w:rPr>
                <w:rFonts w:ascii="Arial" w:eastAsia="Arial" w:hAnsi="Arial" w:cs="Arial"/>
                <w:b/>
                <w:bCs/>
              </w:rPr>
            </w:pPr>
            <w:r w:rsidRPr="3BB2554F">
              <w:rPr>
                <w:rFonts w:ascii="Arial" w:eastAsia="Arial" w:hAnsi="Arial" w:cs="Arial"/>
                <w:b/>
                <w:bCs/>
              </w:rPr>
              <w:t>Problema</w:t>
            </w:r>
          </w:p>
        </w:tc>
        <w:tc>
          <w:tcPr>
            <w:tcW w:w="47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0EEB21" w14:textId="0ED2C723" w:rsidR="137B8633" w:rsidRDefault="524059F7" w:rsidP="3BB2554F">
            <w:pPr>
              <w:jc w:val="center"/>
              <w:rPr>
                <w:rFonts w:ascii="Arial" w:eastAsia="Arial" w:hAnsi="Arial" w:cs="Arial"/>
                <w:b/>
                <w:bCs/>
              </w:rPr>
            </w:pPr>
            <w:r w:rsidRPr="3BB2554F">
              <w:rPr>
                <w:rFonts w:ascii="Arial" w:eastAsia="Arial" w:hAnsi="Arial" w:cs="Arial"/>
                <w:b/>
                <w:bCs/>
              </w:rPr>
              <w:t>Descrição</w:t>
            </w:r>
          </w:p>
        </w:tc>
      </w:tr>
      <w:tr w:rsidR="137B8633" w14:paraId="2C9C251A" w14:textId="77777777" w:rsidTr="3BB2554F">
        <w:trPr>
          <w:trHeight w:val="300"/>
          <w:jc w:val="center"/>
        </w:trPr>
        <w:tc>
          <w:tcPr>
            <w:tcW w:w="43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82CF79" w14:textId="136AF4B7" w:rsidR="137B8633" w:rsidRDefault="524059F7" w:rsidP="3BB2554F">
            <w:pPr>
              <w:jc w:val="center"/>
              <w:rPr>
                <w:rFonts w:ascii="Arial" w:eastAsia="Arial" w:hAnsi="Arial" w:cs="Arial"/>
              </w:rPr>
            </w:pPr>
            <w:r w:rsidRPr="3BB2554F">
              <w:rPr>
                <w:rFonts w:ascii="Arial" w:eastAsia="Arial" w:hAnsi="Arial" w:cs="Arial"/>
              </w:rPr>
              <w:t>Falta de Integração</w:t>
            </w:r>
          </w:p>
        </w:tc>
        <w:tc>
          <w:tcPr>
            <w:tcW w:w="47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DD3185" w14:textId="2DBD3B05" w:rsidR="137B8633" w:rsidRDefault="524059F7" w:rsidP="3BB2554F">
            <w:pPr>
              <w:jc w:val="both"/>
              <w:rPr>
                <w:rFonts w:ascii="Arial" w:eastAsia="Arial" w:hAnsi="Arial" w:cs="Arial"/>
              </w:rPr>
            </w:pPr>
            <w:r w:rsidRPr="3BB2554F">
              <w:rPr>
                <w:rFonts w:ascii="Arial" w:eastAsia="Arial" w:hAnsi="Arial" w:cs="Arial"/>
              </w:rPr>
              <w:t>Informações dispersas, dificultando a comunicação entre as partes envolvidas</w:t>
            </w:r>
          </w:p>
        </w:tc>
      </w:tr>
      <w:tr w:rsidR="137B8633" w14:paraId="7A26A2BA" w14:textId="77777777" w:rsidTr="3BB2554F">
        <w:trPr>
          <w:trHeight w:val="300"/>
          <w:jc w:val="center"/>
        </w:trPr>
        <w:tc>
          <w:tcPr>
            <w:tcW w:w="43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0D9DC3" w14:textId="52888F77" w:rsidR="137B8633" w:rsidRDefault="524059F7" w:rsidP="3BB2554F">
            <w:pPr>
              <w:jc w:val="center"/>
              <w:rPr>
                <w:rFonts w:ascii="Arial" w:eastAsia="Arial" w:hAnsi="Arial" w:cs="Arial"/>
              </w:rPr>
            </w:pPr>
            <w:r w:rsidRPr="3BB2554F">
              <w:rPr>
                <w:rFonts w:ascii="Arial" w:eastAsia="Arial" w:hAnsi="Arial" w:cs="Arial"/>
              </w:rPr>
              <w:t>Processos Manuais</w:t>
            </w:r>
          </w:p>
        </w:tc>
        <w:tc>
          <w:tcPr>
            <w:tcW w:w="47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233244" w14:textId="0ED9F349" w:rsidR="137B8633" w:rsidRDefault="524059F7" w:rsidP="3BB2554F">
            <w:pPr>
              <w:jc w:val="both"/>
              <w:rPr>
                <w:rFonts w:ascii="Arial" w:eastAsia="Arial" w:hAnsi="Arial" w:cs="Arial"/>
              </w:rPr>
            </w:pPr>
            <w:r w:rsidRPr="3BB2554F">
              <w:rPr>
                <w:rFonts w:ascii="Arial" w:eastAsia="Arial" w:hAnsi="Arial" w:cs="Arial"/>
              </w:rPr>
              <w:t>Atividades feitas sem automação aumentam erros e retrabalhos</w:t>
            </w:r>
          </w:p>
        </w:tc>
      </w:tr>
      <w:tr w:rsidR="137B8633" w14:paraId="3ABC9962" w14:textId="77777777" w:rsidTr="3BB2554F">
        <w:trPr>
          <w:trHeight w:val="300"/>
          <w:jc w:val="center"/>
        </w:trPr>
        <w:tc>
          <w:tcPr>
            <w:tcW w:w="43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4505678" w14:textId="6AFD582B" w:rsidR="137B8633" w:rsidRDefault="524059F7" w:rsidP="3BB2554F">
            <w:pPr>
              <w:jc w:val="center"/>
              <w:rPr>
                <w:rFonts w:ascii="Arial" w:eastAsia="Arial" w:hAnsi="Arial" w:cs="Arial"/>
              </w:rPr>
            </w:pPr>
            <w:r w:rsidRPr="3BB2554F">
              <w:rPr>
                <w:rFonts w:ascii="Arial" w:eastAsia="Arial" w:hAnsi="Arial" w:cs="Arial"/>
              </w:rPr>
              <w:t>Baixa Produtividade</w:t>
            </w:r>
          </w:p>
        </w:tc>
        <w:tc>
          <w:tcPr>
            <w:tcW w:w="47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071E304" w14:textId="763BDC63" w:rsidR="137B8633" w:rsidRDefault="524059F7" w:rsidP="3BB2554F">
            <w:pPr>
              <w:jc w:val="both"/>
              <w:rPr>
                <w:rFonts w:ascii="Arial" w:eastAsia="Arial" w:hAnsi="Arial" w:cs="Arial"/>
              </w:rPr>
            </w:pPr>
            <w:r w:rsidRPr="3BB2554F">
              <w:rPr>
                <w:rFonts w:ascii="Arial" w:eastAsia="Arial" w:hAnsi="Arial" w:cs="Arial"/>
              </w:rPr>
              <w:t>O tempo gasto nas vistorias é alto por falta de ferramentas adequadas</w:t>
            </w:r>
          </w:p>
        </w:tc>
      </w:tr>
      <w:tr w:rsidR="137B8633" w14:paraId="63B3EC1F" w14:textId="77777777" w:rsidTr="3BB2554F">
        <w:trPr>
          <w:trHeight w:val="300"/>
          <w:jc w:val="center"/>
        </w:trPr>
        <w:tc>
          <w:tcPr>
            <w:tcW w:w="43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1AFCFE" w14:textId="26AB657A" w:rsidR="137B8633" w:rsidRDefault="524059F7" w:rsidP="3BB2554F">
            <w:pPr>
              <w:jc w:val="center"/>
              <w:rPr>
                <w:rFonts w:ascii="Arial" w:eastAsia="Arial" w:hAnsi="Arial" w:cs="Arial"/>
              </w:rPr>
            </w:pPr>
            <w:r w:rsidRPr="3BB2554F">
              <w:rPr>
                <w:rFonts w:ascii="Arial" w:eastAsia="Arial" w:hAnsi="Arial" w:cs="Arial"/>
              </w:rPr>
              <w:t>Baixa Satisfação dos clientes</w:t>
            </w:r>
          </w:p>
        </w:tc>
        <w:tc>
          <w:tcPr>
            <w:tcW w:w="47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1756907" w14:textId="57C23430" w:rsidR="137B8633" w:rsidRDefault="524059F7" w:rsidP="3BB2554F">
            <w:pPr>
              <w:jc w:val="both"/>
              <w:rPr>
                <w:rFonts w:ascii="Arial" w:eastAsia="Arial" w:hAnsi="Arial" w:cs="Arial"/>
              </w:rPr>
            </w:pPr>
            <w:r w:rsidRPr="3BB2554F">
              <w:rPr>
                <w:rFonts w:ascii="Arial" w:eastAsia="Arial" w:hAnsi="Arial" w:cs="Arial"/>
              </w:rPr>
              <w:t>Falhas na comunicação e atrasos reduzem a confiança do cliente</w:t>
            </w:r>
          </w:p>
        </w:tc>
      </w:tr>
      <w:tr w:rsidR="137B8633" w14:paraId="3E6A4E58" w14:textId="77777777" w:rsidTr="3BB2554F">
        <w:trPr>
          <w:trHeight w:val="300"/>
          <w:jc w:val="center"/>
        </w:trPr>
        <w:tc>
          <w:tcPr>
            <w:tcW w:w="43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C79768E" w14:textId="387AA472" w:rsidR="137B8633" w:rsidRDefault="524059F7" w:rsidP="3BB2554F">
            <w:pPr>
              <w:jc w:val="center"/>
              <w:rPr>
                <w:rFonts w:ascii="Arial" w:eastAsia="Arial" w:hAnsi="Arial" w:cs="Arial"/>
              </w:rPr>
            </w:pPr>
            <w:r w:rsidRPr="3BB2554F">
              <w:rPr>
                <w:rFonts w:ascii="Arial" w:eastAsia="Arial" w:hAnsi="Arial" w:cs="Arial"/>
              </w:rPr>
              <w:t>Gestão Fragmentadas</w:t>
            </w:r>
          </w:p>
        </w:tc>
        <w:tc>
          <w:tcPr>
            <w:tcW w:w="478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43B8854" w14:textId="40D40822" w:rsidR="137B8633" w:rsidRDefault="524059F7" w:rsidP="3BB2554F">
            <w:pPr>
              <w:jc w:val="both"/>
              <w:rPr>
                <w:rFonts w:ascii="Arial" w:eastAsia="Arial" w:hAnsi="Arial" w:cs="Arial"/>
              </w:rPr>
            </w:pPr>
            <w:r w:rsidRPr="3BB2554F">
              <w:rPr>
                <w:rFonts w:ascii="Arial" w:eastAsia="Arial" w:hAnsi="Arial" w:cs="Arial"/>
              </w:rPr>
              <w:t>Sem centralização, o controle e a tomada de decisão são prejudicados</w:t>
            </w:r>
          </w:p>
        </w:tc>
      </w:tr>
    </w:tbl>
    <w:p w14:paraId="23BE98EC" w14:textId="5AC46DFE" w:rsidR="137B8633" w:rsidRDefault="3F1A5360" w:rsidP="3BB2554F">
      <w:pPr>
        <w:spacing w:after="0"/>
        <w:jc w:val="center"/>
        <w:rPr>
          <w:rFonts w:ascii="Arial" w:eastAsia="Arial" w:hAnsi="Arial" w:cs="Arial"/>
        </w:rPr>
      </w:pPr>
      <w:r w:rsidRPr="3BB2554F">
        <w:rPr>
          <w:rFonts w:ascii="Arial" w:eastAsia="Arial" w:hAnsi="Arial" w:cs="Arial"/>
          <w:b/>
          <w:bCs/>
          <w:sz w:val="20"/>
          <w:szCs w:val="20"/>
        </w:rPr>
        <w:t>Fonte:</w:t>
      </w:r>
      <w:r w:rsidRPr="3BB2554F">
        <w:rPr>
          <w:rFonts w:ascii="Arial" w:eastAsia="Arial" w:hAnsi="Arial" w:cs="Arial"/>
          <w:sz w:val="20"/>
          <w:szCs w:val="20"/>
        </w:rPr>
        <w:t xml:space="preserve"> Autores, 2025.</w:t>
      </w:r>
    </w:p>
    <w:p w14:paraId="6BA7D72F" w14:textId="6D5FC007" w:rsidR="137B8633" w:rsidRDefault="534C665C" w:rsidP="3BB2554F">
      <w:pPr>
        <w:pStyle w:val="Ttulo2"/>
        <w:rPr>
          <w:rFonts w:ascii="Arial" w:eastAsia="Arial" w:hAnsi="Arial" w:cs="Arial"/>
          <w:color w:val="000000" w:themeColor="text1"/>
        </w:rPr>
      </w:pPr>
      <w:bookmarkStart w:id="37" w:name="_Toc1152928657"/>
      <w:bookmarkStart w:id="38" w:name="_Toc778999684"/>
      <w:bookmarkStart w:id="39" w:name="_Toc252916280"/>
      <w:r w:rsidRPr="3BB2554F">
        <w:rPr>
          <w:color w:val="000000" w:themeColor="text1"/>
        </w:rPr>
        <w:t>1.</w:t>
      </w:r>
      <w:r w:rsidR="4DC50941" w:rsidRPr="3BB2554F">
        <w:rPr>
          <w:color w:val="000000" w:themeColor="text1"/>
        </w:rPr>
        <w:t>2</w:t>
      </w:r>
      <w:r w:rsidRPr="3BB2554F">
        <w:rPr>
          <w:color w:val="000000" w:themeColor="text1"/>
        </w:rPr>
        <w:t xml:space="preserve"> Justificativa</w:t>
      </w:r>
      <w:bookmarkEnd w:id="37"/>
      <w:bookmarkEnd w:id="38"/>
      <w:bookmarkEnd w:id="39"/>
    </w:p>
    <w:p w14:paraId="0F99D5C1" w14:textId="476C8E63" w:rsidR="3F96394B" w:rsidRDefault="534C665C" w:rsidP="3BB2554F">
      <w:pPr>
        <w:ind w:firstLine="720"/>
        <w:jc w:val="both"/>
        <w:rPr>
          <w:rFonts w:ascii="Arial" w:eastAsia="Arial" w:hAnsi="Arial" w:cs="Arial"/>
        </w:rPr>
      </w:pPr>
      <w:r w:rsidRPr="3BB2554F">
        <w:rPr>
          <w:rFonts w:ascii="Arial" w:eastAsia="Arial" w:hAnsi="Arial" w:cs="Arial"/>
        </w:rPr>
        <w:t xml:space="preserve">Diante desse cenário, surge a necessidade de um sistema de software especializado que auxilie </w:t>
      </w:r>
      <w:r w:rsidR="6F709E13" w:rsidRPr="3BB2554F">
        <w:rPr>
          <w:rFonts w:ascii="Arial" w:eastAsia="Arial" w:hAnsi="Arial" w:cs="Arial"/>
        </w:rPr>
        <w:t>no agendamento</w:t>
      </w:r>
      <w:r w:rsidRPr="3BB2554F">
        <w:rPr>
          <w:rFonts w:ascii="Arial" w:eastAsia="Arial" w:hAnsi="Arial" w:cs="Arial"/>
        </w:rPr>
        <w:t xml:space="preserve">, acompanhamento, registro e gestão de vistorias, proporcionando transparência para o cliente e eficiência operacional para a construtora. </w:t>
      </w:r>
    </w:p>
    <w:p w14:paraId="13EF9071" w14:textId="62C7FEB8" w:rsidR="534C665C" w:rsidRDefault="534C665C" w:rsidP="3BB2554F">
      <w:pPr>
        <w:ind w:firstLine="720"/>
        <w:jc w:val="both"/>
        <w:rPr>
          <w:rFonts w:ascii="Arial" w:eastAsia="Arial" w:hAnsi="Arial" w:cs="Arial"/>
        </w:rPr>
      </w:pPr>
      <w:r w:rsidRPr="3BB2554F">
        <w:rPr>
          <w:rFonts w:ascii="Arial" w:eastAsia="Arial" w:hAnsi="Arial" w:cs="Arial"/>
        </w:rPr>
        <w:t>Sendo assim, o sistema a ser desenvolvido resolverá os problemas apresentados com as seguintes soluções:</w:t>
      </w:r>
    </w:p>
    <w:p w14:paraId="2628584F" w14:textId="4738C6F7" w:rsidR="3BB2554F" w:rsidRDefault="3BB2554F" w:rsidP="3BB2554F"/>
    <w:p w14:paraId="2D604855" w14:textId="4FA4ECFF" w:rsidR="3BB2554F" w:rsidRDefault="3BB2554F">
      <w:r>
        <w:br w:type="page"/>
      </w:r>
    </w:p>
    <w:p w14:paraId="230EC29E" w14:textId="46AD56B6" w:rsidR="2D36A0EC" w:rsidRDefault="2D36A0EC" w:rsidP="3BB2554F">
      <w:pPr>
        <w:spacing w:after="0"/>
        <w:jc w:val="center"/>
        <w:rPr>
          <w:rFonts w:ascii="Arial" w:eastAsia="Arial" w:hAnsi="Arial" w:cs="Arial"/>
        </w:rPr>
      </w:pPr>
      <w:r w:rsidRPr="3BB2554F">
        <w:rPr>
          <w:rFonts w:ascii="Arial" w:eastAsia="Arial" w:hAnsi="Arial" w:cs="Arial"/>
        </w:rPr>
        <w:lastRenderedPageBreak/>
        <w:t>Tabela 2: Justificativas dos problemas identificados</w:t>
      </w:r>
    </w:p>
    <w:tbl>
      <w:tblPr>
        <w:tblStyle w:val="Tabelacomgrade"/>
        <w:tblW w:w="0" w:type="auto"/>
        <w:jc w:val="center"/>
        <w:tblLayout w:type="fixed"/>
        <w:tblLook w:val="04A0" w:firstRow="1" w:lastRow="0" w:firstColumn="1" w:lastColumn="0" w:noHBand="0" w:noVBand="1"/>
      </w:tblPr>
      <w:tblGrid>
        <w:gridCol w:w="4326"/>
        <w:gridCol w:w="4800"/>
      </w:tblGrid>
      <w:tr w:rsidR="137B8633" w14:paraId="5B4A5C4A" w14:textId="77777777" w:rsidTr="3BB2554F">
        <w:trPr>
          <w:trHeight w:val="300"/>
          <w:jc w:val="center"/>
        </w:trPr>
        <w:tc>
          <w:tcPr>
            <w:tcW w:w="43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E068D5" w14:textId="7D42B4AE" w:rsidR="137B8633" w:rsidRDefault="524059F7" w:rsidP="3BB2554F">
            <w:pPr>
              <w:jc w:val="center"/>
              <w:rPr>
                <w:rFonts w:ascii="Arial" w:eastAsia="Arial" w:hAnsi="Arial" w:cs="Arial"/>
                <w:b/>
                <w:bCs/>
              </w:rPr>
            </w:pPr>
            <w:r w:rsidRPr="3BB2554F">
              <w:rPr>
                <w:rFonts w:ascii="Arial" w:eastAsia="Arial" w:hAnsi="Arial" w:cs="Arial"/>
                <w:b/>
                <w:bCs/>
              </w:rPr>
              <w:t>Soluções</w:t>
            </w:r>
          </w:p>
        </w:tc>
        <w:tc>
          <w:tcPr>
            <w:tcW w:w="4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18202D" w14:textId="77563D98" w:rsidR="137B8633" w:rsidRDefault="524059F7" w:rsidP="3BB2554F">
            <w:pPr>
              <w:jc w:val="center"/>
              <w:rPr>
                <w:rFonts w:ascii="Arial" w:eastAsia="Arial" w:hAnsi="Arial" w:cs="Arial"/>
                <w:b/>
                <w:bCs/>
              </w:rPr>
            </w:pPr>
            <w:r w:rsidRPr="3BB2554F">
              <w:rPr>
                <w:rFonts w:ascii="Arial" w:eastAsia="Arial" w:hAnsi="Arial" w:cs="Arial"/>
                <w:b/>
                <w:bCs/>
              </w:rPr>
              <w:t>Descrição</w:t>
            </w:r>
          </w:p>
        </w:tc>
      </w:tr>
      <w:tr w:rsidR="137B8633" w14:paraId="22AEA1B2" w14:textId="77777777" w:rsidTr="3BB2554F">
        <w:trPr>
          <w:trHeight w:val="300"/>
          <w:jc w:val="center"/>
        </w:trPr>
        <w:tc>
          <w:tcPr>
            <w:tcW w:w="43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7E2307" w14:textId="23412678" w:rsidR="137B8633" w:rsidRDefault="524059F7" w:rsidP="3BB2554F">
            <w:pPr>
              <w:jc w:val="center"/>
              <w:rPr>
                <w:rFonts w:ascii="Arial" w:eastAsia="Arial" w:hAnsi="Arial" w:cs="Arial"/>
              </w:rPr>
            </w:pPr>
            <w:r w:rsidRPr="3BB2554F">
              <w:rPr>
                <w:rFonts w:ascii="Arial" w:eastAsia="Arial" w:hAnsi="Arial" w:cs="Arial"/>
              </w:rPr>
              <w:t>Consolidação segura das informações</w:t>
            </w:r>
          </w:p>
        </w:tc>
        <w:tc>
          <w:tcPr>
            <w:tcW w:w="4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B0D2AA" w14:textId="6C46003A" w:rsidR="137B8633" w:rsidRDefault="524059F7" w:rsidP="3BB2554F">
            <w:pPr>
              <w:jc w:val="both"/>
              <w:rPr>
                <w:rFonts w:ascii="Arial" w:eastAsia="Arial" w:hAnsi="Arial" w:cs="Arial"/>
              </w:rPr>
            </w:pPr>
            <w:r w:rsidRPr="3BB2554F">
              <w:rPr>
                <w:rFonts w:ascii="Arial" w:eastAsia="Arial" w:hAnsi="Arial" w:cs="Arial"/>
              </w:rPr>
              <w:t>Todos os dados gerados durante as vistorias serão armazenados em um ambiente seguro e centralizado</w:t>
            </w:r>
          </w:p>
        </w:tc>
      </w:tr>
      <w:tr w:rsidR="137B8633" w14:paraId="5C21D34F" w14:textId="77777777" w:rsidTr="3BB2554F">
        <w:trPr>
          <w:trHeight w:val="300"/>
          <w:jc w:val="center"/>
        </w:trPr>
        <w:tc>
          <w:tcPr>
            <w:tcW w:w="43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83A080" w14:textId="25D57DFE" w:rsidR="137B8633" w:rsidRDefault="524059F7" w:rsidP="3BB2554F">
            <w:pPr>
              <w:jc w:val="center"/>
              <w:rPr>
                <w:rFonts w:ascii="Arial" w:eastAsia="Arial" w:hAnsi="Arial" w:cs="Arial"/>
              </w:rPr>
            </w:pPr>
            <w:r w:rsidRPr="3BB2554F">
              <w:rPr>
                <w:rFonts w:ascii="Arial" w:eastAsia="Arial" w:hAnsi="Arial" w:cs="Arial"/>
              </w:rPr>
              <w:t>Relatórios digitais</w:t>
            </w:r>
          </w:p>
        </w:tc>
        <w:tc>
          <w:tcPr>
            <w:tcW w:w="4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C46AE8" w14:textId="7ECA0D7F" w:rsidR="137B8633" w:rsidRDefault="524059F7" w:rsidP="3BB2554F">
            <w:pPr>
              <w:jc w:val="both"/>
              <w:rPr>
                <w:rFonts w:ascii="Arial" w:eastAsia="Arial" w:hAnsi="Arial" w:cs="Arial"/>
              </w:rPr>
            </w:pPr>
            <w:r w:rsidRPr="3BB2554F">
              <w:rPr>
                <w:rFonts w:ascii="Arial" w:eastAsia="Arial" w:hAnsi="Arial" w:cs="Arial"/>
              </w:rPr>
              <w:t>Disponibilização de relatórios completos e personalizados automaticamente ao término da vistoria</w:t>
            </w:r>
          </w:p>
        </w:tc>
      </w:tr>
      <w:tr w:rsidR="137B8633" w14:paraId="17450831" w14:textId="77777777" w:rsidTr="3BB2554F">
        <w:trPr>
          <w:trHeight w:val="300"/>
          <w:jc w:val="center"/>
        </w:trPr>
        <w:tc>
          <w:tcPr>
            <w:tcW w:w="43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4F5266" w14:textId="6EA26F05" w:rsidR="137B8633" w:rsidRDefault="524059F7" w:rsidP="3BB2554F">
            <w:pPr>
              <w:jc w:val="center"/>
              <w:rPr>
                <w:rFonts w:ascii="Arial" w:eastAsia="Arial" w:hAnsi="Arial" w:cs="Arial"/>
              </w:rPr>
            </w:pPr>
            <w:r w:rsidRPr="3BB2554F">
              <w:rPr>
                <w:rFonts w:ascii="Arial" w:eastAsia="Arial" w:hAnsi="Arial" w:cs="Arial"/>
              </w:rPr>
              <w:t>Melhoria na organização</w:t>
            </w:r>
          </w:p>
        </w:tc>
        <w:tc>
          <w:tcPr>
            <w:tcW w:w="4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941FF3" w14:textId="4A74FB33" w:rsidR="137B8633" w:rsidRDefault="524059F7" w:rsidP="3BB2554F">
            <w:pPr>
              <w:jc w:val="both"/>
              <w:rPr>
                <w:rFonts w:ascii="Arial" w:eastAsia="Arial" w:hAnsi="Arial" w:cs="Arial"/>
              </w:rPr>
            </w:pPr>
            <w:r w:rsidRPr="3BB2554F">
              <w:rPr>
                <w:rFonts w:ascii="Arial" w:eastAsia="Arial" w:hAnsi="Arial" w:cs="Arial"/>
              </w:rPr>
              <w:t>O sistema permitirá o agendamento organizado das vistorias, com notificações integradas</w:t>
            </w:r>
          </w:p>
        </w:tc>
      </w:tr>
      <w:tr w:rsidR="137B8633" w14:paraId="04AFFAED" w14:textId="77777777" w:rsidTr="3BB2554F">
        <w:trPr>
          <w:trHeight w:val="300"/>
          <w:jc w:val="center"/>
        </w:trPr>
        <w:tc>
          <w:tcPr>
            <w:tcW w:w="43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2E2A25" w14:textId="45D1D3D8" w:rsidR="137B8633" w:rsidRDefault="524059F7" w:rsidP="3BB2554F">
            <w:pPr>
              <w:jc w:val="center"/>
              <w:rPr>
                <w:rFonts w:ascii="Arial" w:eastAsia="Arial" w:hAnsi="Arial" w:cs="Arial"/>
              </w:rPr>
            </w:pPr>
            <w:r w:rsidRPr="3BB2554F">
              <w:rPr>
                <w:rFonts w:ascii="Arial" w:eastAsia="Arial" w:hAnsi="Arial" w:cs="Arial"/>
              </w:rPr>
              <w:t>Baixa Satisfação dos clientes</w:t>
            </w:r>
          </w:p>
        </w:tc>
        <w:tc>
          <w:tcPr>
            <w:tcW w:w="4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689048" w14:textId="1A7D40FE" w:rsidR="137B8633" w:rsidRDefault="524059F7" w:rsidP="3BB2554F">
            <w:pPr>
              <w:jc w:val="both"/>
              <w:rPr>
                <w:rFonts w:ascii="Arial" w:eastAsia="Arial" w:hAnsi="Arial" w:cs="Arial"/>
              </w:rPr>
            </w:pPr>
            <w:r w:rsidRPr="3BB2554F">
              <w:rPr>
                <w:rFonts w:ascii="Arial" w:eastAsia="Arial" w:hAnsi="Arial" w:cs="Arial"/>
              </w:rPr>
              <w:t>Falhas na comunicação e atrasos reduzem a confiança do cliente</w:t>
            </w:r>
          </w:p>
        </w:tc>
      </w:tr>
      <w:tr w:rsidR="137B8633" w14:paraId="44817BAE" w14:textId="77777777" w:rsidTr="3BB2554F">
        <w:trPr>
          <w:trHeight w:val="300"/>
          <w:jc w:val="center"/>
        </w:trPr>
        <w:tc>
          <w:tcPr>
            <w:tcW w:w="432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650ABE" w14:textId="5CDCEBD5" w:rsidR="137B8633" w:rsidRDefault="524059F7" w:rsidP="3BB2554F">
            <w:pPr>
              <w:jc w:val="center"/>
              <w:rPr>
                <w:rFonts w:ascii="Arial" w:eastAsia="Arial" w:hAnsi="Arial" w:cs="Arial"/>
              </w:rPr>
            </w:pPr>
            <w:r w:rsidRPr="3BB2554F">
              <w:rPr>
                <w:rFonts w:ascii="Arial" w:eastAsia="Arial" w:hAnsi="Arial" w:cs="Arial"/>
              </w:rPr>
              <w:t>Gestão Fragmentadas</w:t>
            </w:r>
          </w:p>
        </w:tc>
        <w:tc>
          <w:tcPr>
            <w:tcW w:w="4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284014" w14:textId="615E2E62" w:rsidR="137B8633" w:rsidRDefault="524059F7" w:rsidP="3BB2554F">
            <w:pPr>
              <w:jc w:val="both"/>
              <w:rPr>
                <w:rFonts w:ascii="Arial" w:eastAsia="Arial" w:hAnsi="Arial" w:cs="Arial"/>
              </w:rPr>
            </w:pPr>
            <w:r w:rsidRPr="3BB2554F">
              <w:rPr>
                <w:rFonts w:ascii="Arial" w:eastAsia="Arial" w:hAnsi="Arial" w:cs="Arial"/>
              </w:rPr>
              <w:t>Sem centralização, o controle e a tomada de decisão são prejudicados</w:t>
            </w:r>
          </w:p>
        </w:tc>
      </w:tr>
    </w:tbl>
    <w:p w14:paraId="394484BA" w14:textId="08A7A9C1" w:rsidR="0E9300D8" w:rsidRDefault="3A7223FE" w:rsidP="3BB2554F">
      <w:pPr>
        <w:spacing w:after="0"/>
        <w:jc w:val="center"/>
        <w:rPr>
          <w:rFonts w:ascii="Arial" w:eastAsia="Arial" w:hAnsi="Arial" w:cs="Arial"/>
          <w:sz w:val="20"/>
          <w:szCs w:val="20"/>
        </w:rPr>
      </w:pPr>
      <w:r w:rsidRPr="3BB2554F">
        <w:rPr>
          <w:rFonts w:ascii="Arial" w:eastAsia="Arial" w:hAnsi="Arial" w:cs="Arial"/>
          <w:b/>
          <w:bCs/>
          <w:sz w:val="20"/>
          <w:szCs w:val="20"/>
        </w:rPr>
        <w:t>Fonte:</w:t>
      </w:r>
      <w:r w:rsidRPr="3BB2554F">
        <w:rPr>
          <w:rFonts w:ascii="Arial" w:eastAsia="Arial" w:hAnsi="Arial" w:cs="Arial"/>
          <w:sz w:val="20"/>
          <w:szCs w:val="20"/>
        </w:rPr>
        <w:t xml:space="preserve"> Autores, 2025.</w:t>
      </w:r>
    </w:p>
    <w:p w14:paraId="6DA66E39" w14:textId="25D251EC" w:rsidR="137B8633" w:rsidRDefault="137B8633" w:rsidP="137B8633">
      <w:pPr>
        <w:rPr>
          <w:rFonts w:ascii="Arial" w:eastAsia="Arial" w:hAnsi="Arial" w:cs="Arial"/>
        </w:rPr>
      </w:pPr>
    </w:p>
    <w:p w14:paraId="07050016" w14:textId="6943FBEC" w:rsidR="0E9300D8" w:rsidRDefault="3A7223FE" w:rsidP="3BB2554F">
      <w:pPr>
        <w:pStyle w:val="Ttulo2"/>
        <w:rPr>
          <w:rFonts w:ascii="Arial" w:eastAsia="Arial" w:hAnsi="Arial" w:cs="Arial"/>
          <w:b/>
          <w:bCs/>
          <w:color w:val="000000" w:themeColor="text1"/>
        </w:rPr>
      </w:pPr>
      <w:bookmarkStart w:id="40" w:name="_Toc1529514520"/>
      <w:bookmarkStart w:id="41" w:name="_Toc1865087277"/>
      <w:bookmarkStart w:id="42" w:name="_Toc608403236"/>
      <w:r w:rsidRPr="3BB2554F">
        <w:rPr>
          <w:color w:val="000000" w:themeColor="text1"/>
        </w:rPr>
        <w:t>1.</w:t>
      </w:r>
      <w:r w:rsidR="6A0DE7DB" w:rsidRPr="3BB2554F">
        <w:rPr>
          <w:color w:val="000000" w:themeColor="text1"/>
        </w:rPr>
        <w:t>3 Objetivo do projeto</w:t>
      </w:r>
      <w:bookmarkEnd w:id="40"/>
      <w:bookmarkEnd w:id="41"/>
      <w:bookmarkEnd w:id="42"/>
    </w:p>
    <w:p w14:paraId="36F75132" w14:textId="1BF05391" w:rsidR="7EB33933" w:rsidRDefault="6A0DE7DB" w:rsidP="3BB2554F">
      <w:pPr>
        <w:ind w:firstLine="720"/>
        <w:jc w:val="both"/>
        <w:rPr>
          <w:rFonts w:ascii="Arial" w:eastAsia="Arial" w:hAnsi="Arial" w:cs="Arial"/>
        </w:rPr>
      </w:pPr>
      <w:r w:rsidRPr="3BB2554F">
        <w:rPr>
          <w:rFonts w:ascii="Arial" w:eastAsia="Arial" w:hAnsi="Arial" w:cs="Arial"/>
        </w:rPr>
        <w:t>O objetivo geral do projeto do Sistema Civis de Gerenciamento de Vistorias de Imóveis é em ser uma ferramenta digital eficiente e robusta para gerenciar todo o ciclo de vida das vistorias, desde o agendamento até a geração e disponibilização dos relatórios ao cliente, buscando resolver os problemas enfrentados pelas imobiliárias e promovendo organização, eficiência e transparência no setor, com satisfação dos clientes que o usam.</w:t>
      </w:r>
    </w:p>
    <w:p w14:paraId="5599C749" w14:textId="467C5988" w:rsidR="7EB33933" w:rsidRDefault="7EB33933" w:rsidP="137B8633">
      <w:pPr>
        <w:ind w:firstLine="720"/>
        <w:jc w:val="both"/>
        <w:rPr>
          <w:rFonts w:ascii="Arial" w:eastAsia="Arial" w:hAnsi="Arial" w:cs="Arial"/>
        </w:rPr>
      </w:pPr>
      <w:r w:rsidRPr="7BD80FF4">
        <w:rPr>
          <w:rFonts w:ascii="Arial" w:eastAsia="Arial" w:hAnsi="Arial" w:cs="Arial"/>
        </w:rPr>
        <w:t>Os objetivos específicos são:</w:t>
      </w:r>
    </w:p>
    <w:p w14:paraId="7654B159" w14:textId="4677E445" w:rsidR="7EB33933" w:rsidRDefault="6A0DE7DB" w:rsidP="3BB2554F">
      <w:pPr>
        <w:pStyle w:val="PargrafodaLista"/>
        <w:numPr>
          <w:ilvl w:val="0"/>
          <w:numId w:val="179"/>
        </w:numPr>
        <w:spacing w:after="0" w:line="257" w:lineRule="auto"/>
        <w:jc w:val="both"/>
        <w:rPr>
          <w:rFonts w:ascii="Arial" w:eastAsia="Arial" w:hAnsi="Arial" w:cs="Arial"/>
        </w:rPr>
      </w:pPr>
      <w:r w:rsidRPr="3BB2554F">
        <w:rPr>
          <w:rFonts w:ascii="Arial" w:eastAsia="Arial" w:hAnsi="Arial" w:cs="Arial"/>
        </w:rPr>
        <w:t>Otimização do gerenciamento das vistorias: Automatizar o agendamento, ajustes e envio de notificações para facilitar o controle das inspeções.</w:t>
      </w:r>
    </w:p>
    <w:p w14:paraId="2DE6E699" w14:textId="1ED32BB0" w:rsidR="7EB33933" w:rsidRDefault="6A0DE7DB" w:rsidP="3BB2554F">
      <w:pPr>
        <w:pStyle w:val="PargrafodaLista"/>
        <w:numPr>
          <w:ilvl w:val="0"/>
          <w:numId w:val="179"/>
        </w:numPr>
        <w:spacing w:after="0" w:line="257" w:lineRule="auto"/>
        <w:jc w:val="both"/>
        <w:rPr>
          <w:rFonts w:ascii="Arial" w:eastAsia="Arial" w:hAnsi="Arial" w:cs="Arial"/>
        </w:rPr>
      </w:pPr>
      <w:r w:rsidRPr="3BB2554F">
        <w:rPr>
          <w:rFonts w:ascii="Arial" w:eastAsia="Arial" w:hAnsi="Arial" w:cs="Arial"/>
        </w:rPr>
        <w:t>Unificação segura dos dados: Armazenar fotos, anotações e status das vistorias em um ambiente protegido e de fácil acesso para os usuários autorizados.</w:t>
      </w:r>
    </w:p>
    <w:p w14:paraId="26FA72DC" w14:textId="5190879E" w:rsidR="7EB33933" w:rsidRDefault="6A0DE7DB" w:rsidP="3BB2554F">
      <w:pPr>
        <w:pStyle w:val="PargrafodaLista"/>
        <w:numPr>
          <w:ilvl w:val="0"/>
          <w:numId w:val="179"/>
        </w:numPr>
        <w:spacing w:after="0" w:line="257" w:lineRule="auto"/>
        <w:jc w:val="both"/>
        <w:rPr>
          <w:rFonts w:ascii="Arial" w:eastAsia="Arial" w:hAnsi="Arial" w:cs="Arial"/>
        </w:rPr>
      </w:pPr>
      <w:r w:rsidRPr="3BB2554F">
        <w:rPr>
          <w:rFonts w:ascii="Arial" w:eastAsia="Arial" w:hAnsi="Arial" w:cs="Arial"/>
        </w:rPr>
        <w:t>Automação na criação de relatórios: Gerar automaticamente documentos detalhados e personalizados, como arquivos PDF contendo análises e recomendações.</w:t>
      </w:r>
    </w:p>
    <w:p w14:paraId="6CAD4579" w14:textId="62A58174" w:rsidR="7EB33933" w:rsidRDefault="6A0DE7DB" w:rsidP="3BB2554F">
      <w:pPr>
        <w:pStyle w:val="PargrafodaLista"/>
        <w:numPr>
          <w:ilvl w:val="0"/>
          <w:numId w:val="179"/>
        </w:numPr>
        <w:spacing w:after="0" w:line="257" w:lineRule="auto"/>
        <w:jc w:val="both"/>
        <w:rPr>
          <w:rFonts w:ascii="Arial" w:eastAsia="Arial" w:hAnsi="Arial" w:cs="Arial"/>
        </w:rPr>
      </w:pPr>
      <w:r w:rsidRPr="3BB2554F">
        <w:rPr>
          <w:rFonts w:ascii="Arial" w:eastAsia="Arial" w:hAnsi="Arial" w:cs="Arial"/>
        </w:rPr>
        <w:t>Controle dinâmico do processo: Disponibilizar painéis interativos que permitam o acompanhamento e a administração das vistorias em tempo real.</w:t>
      </w:r>
    </w:p>
    <w:p w14:paraId="31E1219A" w14:textId="60117217" w:rsidR="7EB33933" w:rsidRDefault="6A0DE7DB" w:rsidP="3BB2554F">
      <w:pPr>
        <w:pStyle w:val="PargrafodaLista"/>
        <w:numPr>
          <w:ilvl w:val="0"/>
          <w:numId w:val="179"/>
        </w:numPr>
        <w:spacing w:after="0" w:line="257" w:lineRule="auto"/>
        <w:jc w:val="both"/>
        <w:rPr>
          <w:rFonts w:ascii="Arial" w:eastAsia="Arial" w:hAnsi="Arial" w:cs="Arial"/>
        </w:rPr>
      </w:pPr>
      <w:r w:rsidRPr="3BB2554F">
        <w:rPr>
          <w:rFonts w:ascii="Arial" w:eastAsia="Arial" w:hAnsi="Arial" w:cs="Arial"/>
        </w:rPr>
        <w:t>Elevação da eficiência operacional: Diminuir o tempo dedicado a tarefas repetitivas para que os profissionais possam focar em ações de maior valor estratégico.</w:t>
      </w:r>
    </w:p>
    <w:p w14:paraId="2E6B9DC7" w14:textId="6192B6D5" w:rsidR="7EB33933" w:rsidRDefault="6A0DE7DB" w:rsidP="3BB2554F">
      <w:pPr>
        <w:pStyle w:val="PargrafodaLista"/>
        <w:numPr>
          <w:ilvl w:val="0"/>
          <w:numId w:val="179"/>
        </w:numPr>
        <w:spacing w:after="0" w:line="257" w:lineRule="auto"/>
        <w:jc w:val="both"/>
        <w:rPr>
          <w:rFonts w:ascii="Arial" w:eastAsia="Arial" w:hAnsi="Arial" w:cs="Arial"/>
        </w:rPr>
      </w:pPr>
      <w:r w:rsidRPr="3BB2554F">
        <w:rPr>
          <w:rFonts w:ascii="Arial" w:eastAsia="Arial" w:hAnsi="Arial" w:cs="Arial"/>
        </w:rPr>
        <w:t>Clareza e atualização contínua: Manter os clientes informados com dados precisos e em tempo real sobre o andamento das vistorias.</w:t>
      </w:r>
    </w:p>
    <w:p w14:paraId="33C9EEAE" w14:textId="3EC1B37C" w:rsidR="7EB33933" w:rsidRDefault="6A0DE7DB" w:rsidP="3BB2554F">
      <w:pPr>
        <w:pStyle w:val="PargrafodaLista"/>
        <w:numPr>
          <w:ilvl w:val="0"/>
          <w:numId w:val="179"/>
        </w:numPr>
        <w:spacing w:after="0" w:line="257" w:lineRule="auto"/>
        <w:jc w:val="both"/>
        <w:rPr>
          <w:rFonts w:ascii="Arial" w:eastAsia="Arial" w:hAnsi="Arial" w:cs="Arial"/>
        </w:rPr>
      </w:pPr>
      <w:r w:rsidRPr="3BB2554F">
        <w:rPr>
          <w:rFonts w:ascii="Arial" w:eastAsia="Arial" w:hAnsi="Arial" w:cs="Arial"/>
        </w:rPr>
        <w:t>Disponibilização de recursos tecnológicos avançados: Simplificar os fluxos de trabalho para atender melhor às necessidades de todos os envolvidos no processo.</w:t>
      </w:r>
    </w:p>
    <w:p w14:paraId="32A44428" w14:textId="31A1FD93" w:rsidR="137B8633" w:rsidRDefault="137B8633" w:rsidP="137B8633">
      <w:pPr>
        <w:jc w:val="both"/>
        <w:rPr>
          <w:rFonts w:ascii="Arial" w:eastAsia="Arial" w:hAnsi="Arial" w:cs="Arial"/>
        </w:rPr>
      </w:pPr>
    </w:p>
    <w:p w14:paraId="4AFEE294" w14:textId="3D86EA8F" w:rsidR="17E7A6B8" w:rsidRDefault="5199EE48" w:rsidP="3BB2554F">
      <w:pPr>
        <w:pStyle w:val="Ttulo1"/>
        <w:rPr>
          <w:rFonts w:ascii="Arial" w:eastAsia="Arial" w:hAnsi="Arial" w:cs="Arial"/>
          <w:color w:val="000000" w:themeColor="text1"/>
        </w:rPr>
      </w:pPr>
      <w:bookmarkStart w:id="43" w:name="_Toc1665545713"/>
      <w:bookmarkStart w:id="44" w:name="_Toc671632307"/>
      <w:bookmarkStart w:id="45" w:name="_Toc2135931561"/>
      <w:r w:rsidRPr="3BB2554F">
        <w:rPr>
          <w:color w:val="000000" w:themeColor="text1"/>
        </w:rPr>
        <w:lastRenderedPageBreak/>
        <w:t>2 Visão Geral do Sistema</w:t>
      </w:r>
      <w:bookmarkEnd w:id="43"/>
      <w:bookmarkEnd w:id="44"/>
      <w:bookmarkEnd w:id="45"/>
    </w:p>
    <w:p w14:paraId="094C030B" w14:textId="54C4D0ED" w:rsidR="17E7A6B8" w:rsidRDefault="5199EE48" w:rsidP="137B8633">
      <w:pPr>
        <w:ind w:firstLine="720"/>
        <w:jc w:val="both"/>
        <w:rPr>
          <w:rFonts w:ascii="Arial" w:eastAsia="Arial" w:hAnsi="Arial" w:cs="Arial"/>
        </w:rPr>
      </w:pPr>
      <w:r w:rsidRPr="3BB2554F">
        <w:rPr>
          <w:rFonts w:ascii="Arial" w:eastAsia="Arial" w:hAnsi="Arial" w:cs="Arial"/>
        </w:rPr>
        <w:t>O Sistema Civis de Gerenciamento de Vistorias de Imóveis é uma plataforma digital robusta completa e integrada, projetada para aprimorar a gestão de inspeções em imóveis. Atendendo às altas demandas de imobiliárias, vistoriado</w:t>
      </w:r>
      <w:r w:rsidR="05372835" w:rsidRPr="3BB2554F">
        <w:rPr>
          <w:rFonts w:ascii="Arial" w:eastAsia="Arial" w:hAnsi="Arial" w:cs="Arial"/>
        </w:rPr>
        <w:t>r</w:t>
      </w:r>
      <w:r w:rsidRPr="3BB2554F">
        <w:rPr>
          <w:rFonts w:ascii="Arial" w:eastAsia="Arial" w:hAnsi="Arial" w:cs="Arial"/>
        </w:rPr>
        <w:t>es e clientes, este sistema promove maior organização, eficiência</w:t>
      </w:r>
      <w:r w:rsidR="73189939" w:rsidRPr="3BB2554F">
        <w:rPr>
          <w:rFonts w:ascii="Arial" w:eastAsia="Arial" w:hAnsi="Arial" w:cs="Arial"/>
        </w:rPr>
        <w:t xml:space="preserve"> e transparência em todas as fases do processo de vistoria. Ele centraliza dados, automatiza processos e facilita a comunicação entre todos os envolvidos.</w:t>
      </w:r>
    </w:p>
    <w:p w14:paraId="13B6AA76" w14:textId="4816394F" w:rsidR="262954CC" w:rsidRDefault="262954CC" w:rsidP="137B8633">
      <w:pPr>
        <w:ind w:firstLine="720"/>
        <w:jc w:val="both"/>
        <w:rPr>
          <w:rFonts w:ascii="Arial" w:eastAsia="Arial" w:hAnsi="Arial" w:cs="Arial"/>
        </w:rPr>
      </w:pPr>
      <w:r w:rsidRPr="7BD80FF4">
        <w:rPr>
          <w:rFonts w:ascii="Arial" w:eastAsia="Arial" w:hAnsi="Arial" w:cs="Arial"/>
        </w:rPr>
        <w:t>O sistema contempla as seguintes funcionalidades:</w:t>
      </w:r>
    </w:p>
    <w:p w14:paraId="52E2935D" w14:textId="331B5C9D" w:rsidR="262954CC" w:rsidRDefault="262954CC" w:rsidP="137B8633">
      <w:pPr>
        <w:pStyle w:val="PargrafodaLista"/>
        <w:numPr>
          <w:ilvl w:val="0"/>
          <w:numId w:val="177"/>
        </w:numPr>
        <w:jc w:val="both"/>
        <w:rPr>
          <w:rFonts w:ascii="Arial" w:eastAsia="Arial" w:hAnsi="Arial" w:cs="Arial"/>
        </w:rPr>
      </w:pPr>
      <w:r w:rsidRPr="7BD80FF4">
        <w:rPr>
          <w:rFonts w:ascii="Arial" w:eastAsia="Arial" w:hAnsi="Arial" w:cs="Arial"/>
        </w:rPr>
        <w:t>Agendamento simplificado de vistorias: permite agendar as inspeções com facilidade, com a definição de data e horário e o envio de notificações automáticas para clientes e vistoriadores.</w:t>
      </w:r>
    </w:p>
    <w:p w14:paraId="2247138E" w14:textId="503B1D3A" w:rsidR="262954CC" w:rsidRDefault="262954CC" w:rsidP="137B8633">
      <w:pPr>
        <w:pStyle w:val="PargrafodaLista"/>
        <w:numPr>
          <w:ilvl w:val="0"/>
          <w:numId w:val="177"/>
        </w:numPr>
        <w:jc w:val="both"/>
        <w:rPr>
          <w:rFonts w:ascii="Arial" w:eastAsia="Arial" w:hAnsi="Arial" w:cs="Arial"/>
        </w:rPr>
      </w:pPr>
      <w:r w:rsidRPr="7BD80FF4">
        <w:rPr>
          <w:rFonts w:ascii="Arial" w:eastAsia="Arial" w:hAnsi="Arial" w:cs="Arial"/>
        </w:rPr>
        <w:t>Registro completo das inspeções: oferec</w:t>
      </w:r>
      <w:r w:rsidR="04CB9B72" w:rsidRPr="7BD80FF4">
        <w:rPr>
          <w:rFonts w:ascii="Arial" w:eastAsia="Arial" w:hAnsi="Arial" w:cs="Arial"/>
        </w:rPr>
        <w:t>e a possibilidade de registrar informações detalhadas, incluindo fotos, observações e assinatura digital, com a garantia de armazenamento seguro de todos dados coletados.</w:t>
      </w:r>
    </w:p>
    <w:p w14:paraId="75394518" w14:textId="6BA72AC5" w:rsidR="04CB9B72" w:rsidRDefault="013DD72B" w:rsidP="137B8633">
      <w:pPr>
        <w:pStyle w:val="PargrafodaLista"/>
        <w:numPr>
          <w:ilvl w:val="0"/>
          <w:numId w:val="177"/>
        </w:numPr>
        <w:jc w:val="both"/>
        <w:rPr>
          <w:rFonts w:ascii="Arial" w:eastAsia="Arial" w:hAnsi="Arial" w:cs="Arial"/>
        </w:rPr>
      </w:pPr>
      <w:r w:rsidRPr="7BD80FF4">
        <w:rPr>
          <w:rFonts w:ascii="Arial" w:eastAsia="Arial" w:hAnsi="Arial" w:cs="Arial"/>
        </w:rPr>
        <w:t>Disponibilização</w:t>
      </w:r>
      <w:r w:rsidR="04CB9B72" w:rsidRPr="7BD80FF4">
        <w:rPr>
          <w:rFonts w:ascii="Arial" w:eastAsia="Arial" w:hAnsi="Arial" w:cs="Arial"/>
        </w:rPr>
        <w:t xml:space="preserve"> de relatórios: automatiza a geração de relatórios completos, contendo informações como status do imóvel, comentários técnicos e recomendações.</w:t>
      </w:r>
    </w:p>
    <w:p w14:paraId="071EE2C2" w14:textId="19772C7D" w:rsidR="04CB9B72" w:rsidRDefault="04CB9B72" w:rsidP="137B8633">
      <w:pPr>
        <w:pStyle w:val="PargrafodaLista"/>
        <w:numPr>
          <w:ilvl w:val="0"/>
          <w:numId w:val="177"/>
        </w:numPr>
        <w:jc w:val="both"/>
        <w:rPr>
          <w:rFonts w:ascii="Arial" w:eastAsia="Arial" w:hAnsi="Arial" w:cs="Arial"/>
        </w:rPr>
      </w:pPr>
      <w:r w:rsidRPr="7BD80FF4">
        <w:rPr>
          <w:rFonts w:ascii="Arial" w:eastAsia="Arial" w:hAnsi="Arial" w:cs="Arial"/>
        </w:rPr>
        <w:t xml:space="preserve">Painel de controle para gestão: </w:t>
      </w:r>
      <w:r w:rsidR="06BCFFC4" w:rsidRPr="7BD80FF4">
        <w:rPr>
          <w:rFonts w:ascii="Arial" w:eastAsia="Arial" w:hAnsi="Arial" w:cs="Arial"/>
        </w:rPr>
        <w:t>disponibilização de uma visão centralizada e interativa das vistorias agendadas, finalizadas ou cancelada</w:t>
      </w:r>
      <w:r w:rsidR="1D0E97F5" w:rsidRPr="7BD80FF4">
        <w:rPr>
          <w:rFonts w:ascii="Arial" w:eastAsia="Arial" w:hAnsi="Arial" w:cs="Arial"/>
        </w:rPr>
        <w:t>s.</w:t>
      </w:r>
    </w:p>
    <w:p w14:paraId="0DAEDFD1" w14:textId="5C06230A" w:rsidR="1D0E97F5" w:rsidRDefault="1D0E97F5" w:rsidP="137B8633">
      <w:pPr>
        <w:pStyle w:val="PargrafodaLista"/>
        <w:numPr>
          <w:ilvl w:val="0"/>
          <w:numId w:val="177"/>
        </w:numPr>
        <w:jc w:val="both"/>
        <w:rPr>
          <w:rFonts w:ascii="Arial" w:eastAsia="Arial" w:hAnsi="Arial" w:cs="Arial"/>
        </w:rPr>
      </w:pPr>
      <w:r w:rsidRPr="7BD80FF4">
        <w:rPr>
          <w:rFonts w:ascii="Arial" w:eastAsia="Arial" w:hAnsi="Arial" w:cs="Arial"/>
        </w:rPr>
        <w:t>Ferramentas de busca: permite a localização rápido de imóveis e inspeções usando múltiplos critérios, como data, status e responsável pela vistoria, para resultados mais preci</w:t>
      </w:r>
      <w:r w:rsidR="3715B8B6" w:rsidRPr="7BD80FF4">
        <w:rPr>
          <w:rFonts w:ascii="Arial" w:eastAsia="Arial" w:hAnsi="Arial" w:cs="Arial"/>
        </w:rPr>
        <w:t>sos.</w:t>
      </w:r>
    </w:p>
    <w:p w14:paraId="58E8A814" w14:textId="0D08B6E5" w:rsidR="611BEF07" w:rsidRDefault="611BEF07" w:rsidP="3BB2554F">
      <w:pPr>
        <w:pStyle w:val="PargrafodaLista"/>
        <w:numPr>
          <w:ilvl w:val="0"/>
          <w:numId w:val="177"/>
        </w:numPr>
        <w:jc w:val="both"/>
        <w:rPr>
          <w:rFonts w:ascii="Arial" w:eastAsia="Arial" w:hAnsi="Arial" w:cs="Arial"/>
        </w:rPr>
      </w:pPr>
      <w:r w:rsidRPr="3BB2554F">
        <w:rPr>
          <w:rFonts w:ascii="Arial" w:eastAsia="Arial" w:hAnsi="Arial" w:cs="Arial"/>
        </w:rPr>
        <w:t>Gerenciamento seguro de usuários: implementação de sistema de login</w:t>
      </w:r>
      <w:r w:rsidR="6992F5B7" w:rsidRPr="3BB2554F">
        <w:rPr>
          <w:rFonts w:ascii="Arial" w:eastAsia="Arial" w:hAnsi="Arial" w:cs="Arial"/>
        </w:rPr>
        <w:t xml:space="preserve"> com controle de permissões</w:t>
      </w:r>
      <w:r w:rsidRPr="3BB2554F">
        <w:rPr>
          <w:rFonts w:ascii="Arial" w:eastAsia="Arial" w:hAnsi="Arial" w:cs="Arial"/>
        </w:rPr>
        <w:t>, garantindo acessos diferenciados para administradores, vistoriadores e clientes.</w:t>
      </w:r>
    </w:p>
    <w:p w14:paraId="4D4AF7F6" w14:textId="5BBBD6ED" w:rsidR="3BB2554F" w:rsidRDefault="3BB2554F" w:rsidP="3BB2554F">
      <w:pPr>
        <w:pStyle w:val="PargrafodaLista"/>
        <w:ind w:left="1080"/>
        <w:jc w:val="both"/>
        <w:rPr>
          <w:rFonts w:ascii="Arial" w:eastAsia="Arial" w:hAnsi="Arial" w:cs="Arial"/>
        </w:rPr>
      </w:pPr>
    </w:p>
    <w:p w14:paraId="6DC6372B" w14:textId="2D1034B2" w:rsidR="6CC2187A" w:rsidRDefault="3E0E3BF1" w:rsidP="3BB2554F">
      <w:pPr>
        <w:pStyle w:val="Ttulo1"/>
        <w:rPr>
          <w:rFonts w:ascii="Arial" w:eastAsia="Arial" w:hAnsi="Arial" w:cs="Arial"/>
          <w:b/>
          <w:bCs/>
          <w:color w:val="000000" w:themeColor="text1"/>
        </w:rPr>
      </w:pPr>
      <w:bookmarkStart w:id="46" w:name="_Toc639354028"/>
      <w:bookmarkStart w:id="47" w:name="_Toc1235830380"/>
      <w:bookmarkStart w:id="48" w:name="_Toc548497275"/>
      <w:r w:rsidRPr="3BB2554F">
        <w:rPr>
          <w:color w:val="000000" w:themeColor="text1"/>
        </w:rPr>
        <w:t>3 Requisitos Funcionais</w:t>
      </w:r>
      <w:bookmarkEnd w:id="46"/>
      <w:bookmarkEnd w:id="47"/>
      <w:bookmarkEnd w:id="48"/>
    </w:p>
    <w:p w14:paraId="11382E6A" w14:textId="5CFAAB24" w:rsidR="6CC2187A" w:rsidRDefault="3E0E3BF1" w:rsidP="3BB2554F">
      <w:pPr>
        <w:jc w:val="both"/>
        <w:rPr>
          <w:rFonts w:ascii="Arial" w:eastAsia="Arial" w:hAnsi="Arial" w:cs="Arial"/>
          <w:b/>
          <w:bCs/>
        </w:rPr>
      </w:pPr>
      <w:r w:rsidRPr="3BB2554F">
        <w:rPr>
          <w:rFonts w:ascii="Arial" w:eastAsia="Arial" w:hAnsi="Arial" w:cs="Arial"/>
          <w:b/>
          <w:bCs/>
        </w:rPr>
        <w:t>RF001 – Adicionar o agendamento de vistorias</w:t>
      </w:r>
    </w:p>
    <w:p w14:paraId="6F99FAC5" w14:textId="569BAE53" w:rsidR="6CC2187A" w:rsidRDefault="6CC2187A" w:rsidP="7BD80FF4">
      <w:pPr>
        <w:pStyle w:val="PargrafodaLista"/>
        <w:numPr>
          <w:ilvl w:val="0"/>
          <w:numId w:val="165"/>
        </w:numPr>
        <w:jc w:val="both"/>
        <w:rPr>
          <w:rFonts w:ascii="Arial" w:eastAsia="Arial" w:hAnsi="Arial" w:cs="Arial"/>
        </w:rPr>
      </w:pPr>
      <w:r w:rsidRPr="7BD80FF4">
        <w:rPr>
          <w:rFonts w:ascii="Arial" w:eastAsia="Arial" w:hAnsi="Arial" w:cs="Arial"/>
        </w:rPr>
        <w:t>Prioridade: Alta</w:t>
      </w:r>
    </w:p>
    <w:p w14:paraId="45133320" w14:textId="75C679DC" w:rsidR="6CC2187A" w:rsidRDefault="6CC2187A" w:rsidP="7BD80FF4">
      <w:pPr>
        <w:pStyle w:val="PargrafodaLista"/>
        <w:numPr>
          <w:ilvl w:val="0"/>
          <w:numId w:val="165"/>
        </w:numPr>
        <w:jc w:val="both"/>
        <w:rPr>
          <w:rFonts w:ascii="Arial" w:eastAsia="Arial" w:hAnsi="Arial" w:cs="Arial"/>
        </w:rPr>
      </w:pPr>
      <w:r w:rsidRPr="7BD80FF4">
        <w:rPr>
          <w:rFonts w:ascii="Arial" w:eastAsia="Arial" w:hAnsi="Arial" w:cs="Arial"/>
        </w:rPr>
        <w:t>Descrição: O sistema deve permitir o agendamento, alteração e cancelamento das vistorias de forma simples e prática, com integração à agenda do sistema.</w:t>
      </w:r>
    </w:p>
    <w:p w14:paraId="288BEA7F" w14:textId="3E086B02" w:rsidR="6CC2187A" w:rsidRDefault="6CC2187A" w:rsidP="7BD80FF4">
      <w:pPr>
        <w:pStyle w:val="PargrafodaLista"/>
        <w:numPr>
          <w:ilvl w:val="0"/>
          <w:numId w:val="165"/>
        </w:numPr>
        <w:jc w:val="both"/>
        <w:rPr>
          <w:rFonts w:ascii="Arial" w:eastAsia="Arial" w:hAnsi="Arial" w:cs="Arial"/>
        </w:rPr>
      </w:pPr>
      <w:r w:rsidRPr="7BD80FF4">
        <w:rPr>
          <w:rFonts w:ascii="Arial" w:eastAsia="Arial" w:hAnsi="Arial" w:cs="Arial"/>
        </w:rPr>
        <w:t>Critérios de Aceitação: O usuário deve conseguir agendar, editar e cancelar vistorias com facilidade. Notificações automáticas devem ser enviadas para os vistoriadores e clientes.</w:t>
      </w:r>
    </w:p>
    <w:p w14:paraId="6F10C524" w14:textId="1AE6CE48" w:rsidR="1CFCD344" w:rsidRDefault="47EC04DE" w:rsidP="7BD80FF4">
      <w:pPr>
        <w:spacing w:line="257" w:lineRule="auto"/>
        <w:jc w:val="both"/>
        <w:rPr>
          <w:rFonts w:ascii="Arial" w:eastAsia="Arial" w:hAnsi="Arial" w:cs="Arial"/>
          <w:b/>
          <w:bCs/>
          <w:color w:val="000000" w:themeColor="text1"/>
        </w:rPr>
      </w:pPr>
      <w:r w:rsidRPr="3BB2554F">
        <w:rPr>
          <w:rFonts w:ascii="Arial" w:eastAsia="Arial" w:hAnsi="Arial" w:cs="Arial"/>
          <w:b/>
          <w:bCs/>
        </w:rPr>
        <w:t xml:space="preserve">RF002 – </w:t>
      </w:r>
      <w:r w:rsidR="3300E295" w:rsidRPr="3BB2554F">
        <w:rPr>
          <w:rFonts w:ascii="Arial" w:eastAsia="Arial" w:hAnsi="Arial" w:cs="Arial"/>
          <w:b/>
          <w:bCs/>
          <w:color w:val="000000" w:themeColor="text1"/>
        </w:rPr>
        <w:t>Adicionar o registro de vistorias com anexos de fotos, comentários e checklists pelos engenheiros</w:t>
      </w:r>
    </w:p>
    <w:p w14:paraId="2C06F138" w14:textId="1FA5762F" w:rsidR="1CFCD344" w:rsidRDefault="1CFCD344" w:rsidP="7BD80FF4">
      <w:pPr>
        <w:pStyle w:val="PargrafodaLista"/>
        <w:numPr>
          <w:ilvl w:val="0"/>
          <w:numId w:val="164"/>
        </w:numPr>
        <w:spacing w:line="257" w:lineRule="auto"/>
        <w:jc w:val="both"/>
        <w:rPr>
          <w:rFonts w:ascii="Arial" w:eastAsia="Arial" w:hAnsi="Arial" w:cs="Arial"/>
        </w:rPr>
      </w:pPr>
      <w:r w:rsidRPr="7BD80FF4">
        <w:rPr>
          <w:rFonts w:ascii="Arial" w:eastAsia="Arial" w:hAnsi="Arial" w:cs="Arial"/>
        </w:rPr>
        <w:t>Prioridade: Alta</w:t>
      </w:r>
    </w:p>
    <w:p w14:paraId="1A932819" w14:textId="0224CF87" w:rsidR="1CFCD344" w:rsidRDefault="1CFCD344" w:rsidP="7BD80FF4">
      <w:pPr>
        <w:pStyle w:val="PargrafodaLista"/>
        <w:numPr>
          <w:ilvl w:val="0"/>
          <w:numId w:val="164"/>
        </w:numPr>
        <w:spacing w:line="257" w:lineRule="auto"/>
        <w:jc w:val="both"/>
        <w:rPr>
          <w:rFonts w:ascii="Arial" w:eastAsia="Arial" w:hAnsi="Arial" w:cs="Arial"/>
        </w:rPr>
      </w:pPr>
      <w:r w:rsidRPr="7BD80FF4">
        <w:rPr>
          <w:rFonts w:ascii="Arial" w:eastAsia="Arial" w:hAnsi="Arial" w:cs="Arial"/>
        </w:rPr>
        <w:lastRenderedPageBreak/>
        <w:t>Descrição: Permitir que os engenheiros registrem as inspeções com informações completas, incluindo anexos como fotos, comentários e checklists padronizados.</w:t>
      </w:r>
    </w:p>
    <w:p w14:paraId="1EA27A29" w14:textId="666D3B56" w:rsidR="1CFCD344" w:rsidRDefault="1CFCD344" w:rsidP="7BD80FF4">
      <w:pPr>
        <w:pStyle w:val="PargrafodaLista"/>
        <w:numPr>
          <w:ilvl w:val="0"/>
          <w:numId w:val="164"/>
        </w:numPr>
        <w:spacing w:line="257" w:lineRule="auto"/>
        <w:jc w:val="both"/>
        <w:rPr>
          <w:rFonts w:ascii="Arial" w:eastAsia="Arial" w:hAnsi="Arial" w:cs="Arial"/>
        </w:rPr>
      </w:pPr>
      <w:r w:rsidRPr="7BD80FF4">
        <w:rPr>
          <w:rFonts w:ascii="Arial" w:eastAsia="Arial" w:hAnsi="Arial" w:cs="Arial"/>
        </w:rPr>
        <w:t>Critérios de Aceitação: O formulário de registro deve estar padronizado, possibilitar anexar fotos e checklist e garantir que as informações sejam armazenadas corretamente.</w:t>
      </w:r>
    </w:p>
    <w:p w14:paraId="450D8FD8" w14:textId="37328280" w:rsidR="50A01AE3" w:rsidRDefault="534B4A45" w:rsidP="7BD80FF4">
      <w:pPr>
        <w:spacing w:line="257" w:lineRule="auto"/>
        <w:jc w:val="both"/>
        <w:rPr>
          <w:rFonts w:ascii="Arial" w:eastAsia="Arial" w:hAnsi="Arial" w:cs="Arial"/>
          <w:b/>
          <w:bCs/>
        </w:rPr>
      </w:pPr>
      <w:r w:rsidRPr="3BB2554F">
        <w:rPr>
          <w:rFonts w:ascii="Arial" w:eastAsia="Arial" w:hAnsi="Arial" w:cs="Arial"/>
          <w:b/>
          <w:bCs/>
        </w:rPr>
        <w:t xml:space="preserve">RF003 – </w:t>
      </w:r>
      <w:r w:rsidR="28EF8867" w:rsidRPr="3BB2554F">
        <w:rPr>
          <w:rFonts w:ascii="Arial" w:eastAsia="Arial" w:hAnsi="Arial" w:cs="Arial"/>
          <w:b/>
          <w:bCs/>
        </w:rPr>
        <w:t>Gerar relatórios técnicos em PDF com assinatura digital válida, conforme normas da ABNT e CRECI</w:t>
      </w:r>
    </w:p>
    <w:p w14:paraId="657A7C13" w14:textId="20DC83E0" w:rsidR="50A01AE3" w:rsidRDefault="50A01AE3" w:rsidP="7BD80FF4">
      <w:pPr>
        <w:pStyle w:val="PargrafodaLista"/>
        <w:numPr>
          <w:ilvl w:val="0"/>
          <w:numId w:val="163"/>
        </w:numPr>
        <w:spacing w:line="257" w:lineRule="auto"/>
        <w:jc w:val="both"/>
        <w:rPr>
          <w:rFonts w:ascii="Arial" w:eastAsia="Arial" w:hAnsi="Arial" w:cs="Arial"/>
        </w:rPr>
      </w:pPr>
      <w:r w:rsidRPr="7BD80FF4">
        <w:rPr>
          <w:rFonts w:ascii="Arial" w:eastAsia="Arial" w:hAnsi="Arial" w:cs="Arial"/>
        </w:rPr>
        <w:t>Prioridade: Alta</w:t>
      </w:r>
    </w:p>
    <w:p w14:paraId="2DFD3873" w14:textId="0A3C56E7" w:rsidR="50A01AE3" w:rsidRDefault="50A01AE3" w:rsidP="7BD80FF4">
      <w:pPr>
        <w:pStyle w:val="PargrafodaLista"/>
        <w:numPr>
          <w:ilvl w:val="0"/>
          <w:numId w:val="163"/>
        </w:numPr>
        <w:spacing w:line="257" w:lineRule="auto"/>
        <w:jc w:val="both"/>
        <w:rPr>
          <w:rFonts w:ascii="Arial" w:eastAsia="Arial" w:hAnsi="Arial" w:cs="Arial"/>
        </w:rPr>
      </w:pPr>
      <w:r w:rsidRPr="7BD80FF4">
        <w:rPr>
          <w:rFonts w:ascii="Arial" w:eastAsia="Arial" w:hAnsi="Arial" w:cs="Arial"/>
        </w:rPr>
        <w:t>Descrição: O sistema deve automatizar a geração de relatórios técnicos em formato PDF, incluindo assinatura digital válida conforme normas ABNT e CRECI.</w:t>
      </w:r>
    </w:p>
    <w:p w14:paraId="68D0CF2E" w14:textId="3DD55F8E" w:rsidR="50A01AE3" w:rsidRDefault="50A01AE3" w:rsidP="7BD80FF4">
      <w:pPr>
        <w:pStyle w:val="PargrafodaLista"/>
        <w:numPr>
          <w:ilvl w:val="0"/>
          <w:numId w:val="163"/>
        </w:numPr>
        <w:spacing w:line="257" w:lineRule="auto"/>
        <w:jc w:val="both"/>
        <w:rPr>
          <w:rFonts w:ascii="Arial" w:eastAsia="Arial" w:hAnsi="Arial" w:cs="Arial"/>
        </w:rPr>
      </w:pPr>
      <w:r w:rsidRPr="7BD80FF4">
        <w:rPr>
          <w:rFonts w:ascii="Arial" w:eastAsia="Arial" w:hAnsi="Arial" w:cs="Arial"/>
        </w:rPr>
        <w:t>Critérios de Aceitação: Os relatórios gerados devem estar em formato PDF, conter todas as informações necessárias e a assinatura digital precisa ser válida e reconhecida.</w:t>
      </w:r>
    </w:p>
    <w:p w14:paraId="0A5A8846" w14:textId="55609903" w:rsidR="50A01AE3" w:rsidRDefault="534B4A45" w:rsidP="7BD80FF4">
      <w:pPr>
        <w:spacing w:line="257" w:lineRule="auto"/>
        <w:jc w:val="both"/>
        <w:rPr>
          <w:rFonts w:ascii="Arial" w:eastAsia="Arial" w:hAnsi="Arial" w:cs="Arial"/>
          <w:b/>
          <w:bCs/>
          <w:color w:val="000000" w:themeColor="text1"/>
        </w:rPr>
      </w:pPr>
      <w:r w:rsidRPr="3BB2554F">
        <w:rPr>
          <w:rFonts w:ascii="Arial" w:eastAsia="Arial" w:hAnsi="Arial" w:cs="Arial"/>
          <w:b/>
          <w:bCs/>
        </w:rPr>
        <w:t xml:space="preserve">RF004 – </w:t>
      </w:r>
      <w:r w:rsidR="228CD035" w:rsidRPr="3BB2554F">
        <w:rPr>
          <w:rFonts w:ascii="Arial" w:eastAsia="Arial" w:hAnsi="Arial" w:cs="Arial"/>
          <w:b/>
          <w:bCs/>
        </w:rPr>
        <w:t>Permitir edição, exclusão e atualização das informações de imóveis, funcionários e vistorias</w:t>
      </w:r>
    </w:p>
    <w:p w14:paraId="3702637A" w14:textId="454FF267" w:rsidR="50A01AE3" w:rsidRDefault="50A01AE3" w:rsidP="137B8633">
      <w:pPr>
        <w:pStyle w:val="PargrafodaLista"/>
        <w:numPr>
          <w:ilvl w:val="0"/>
          <w:numId w:val="162"/>
        </w:numPr>
        <w:spacing w:line="257" w:lineRule="auto"/>
        <w:jc w:val="both"/>
        <w:rPr>
          <w:rFonts w:ascii="Arial" w:eastAsia="Arial" w:hAnsi="Arial" w:cs="Arial"/>
        </w:rPr>
      </w:pPr>
      <w:r w:rsidRPr="7BD80FF4">
        <w:rPr>
          <w:rFonts w:ascii="Arial" w:eastAsia="Arial" w:hAnsi="Arial" w:cs="Arial"/>
        </w:rPr>
        <w:t>Prioridade: Média</w:t>
      </w:r>
    </w:p>
    <w:p w14:paraId="1FE71884" w14:textId="1D163F81" w:rsidR="50A01AE3" w:rsidRDefault="50A01AE3" w:rsidP="137B8633">
      <w:pPr>
        <w:pStyle w:val="PargrafodaLista"/>
        <w:numPr>
          <w:ilvl w:val="0"/>
          <w:numId w:val="162"/>
        </w:numPr>
        <w:spacing w:line="257" w:lineRule="auto"/>
        <w:jc w:val="both"/>
        <w:rPr>
          <w:rFonts w:ascii="Arial" w:eastAsia="Arial" w:hAnsi="Arial" w:cs="Arial"/>
        </w:rPr>
      </w:pPr>
      <w:r w:rsidRPr="7BD80FF4">
        <w:rPr>
          <w:rFonts w:ascii="Arial" w:eastAsia="Arial" w:hAnsi="Arial" w:cs="Arial"/>
        </w:rPr>
        <w:t xml:space="preserve">Descrição: Usuário autorizados devem poder editar, excluir ou atualizar informações de imóveis, funcionários e vistorias, </w:t>
      </w:r>
      <w:r w:rsidR="188129EF" w:rsidRPr="7BD80FF4">
        <w:rPr>
          <w:rFonts w:ascii="Arial" w:eastAsia="Arial" w:hAnsi="Arial" w:cs="Arial"/>
        </w:rPr>
        <w:t xml:space="preserve">com controle de </w:t>
      </w:r>
      <w:proofErr w:type="spellStart"/>
      <w:r w:rsidR="188129EF" w:rsidRPr="7BD80FF4">
        <w:rPr>
          <w:rFonts w:ascii="Arial" w:eastAsia="Arial" w:hAnsi="Arial" w:cs="Arial"/>
        </w:rPr>
        <w:t>versóes</w:t>
      </w:r>
      <w:proofErr w:type="spellEnd"/>
      <w:r w:rsidR="188129EF" w:rsidRPr="7BD80FF4">
        <w:rPr>
          <w:rFonts w:ascii="Arial" w:eastAsia="Arial" w:hAnsi="Arial" w:cs="Arial"/>
        </w:rPr>
        <w:t xml:space="preserve"> para manter histórico.</w:t>
      </w:r>
    </w:p>
    <w:p w14:paraId="62AF3164" w14:textId="1676541B" w:rsidR="188129EF" w:rsidRDefault="188129EF" w:rsidP="137B8633">
      <w:pPr>
        <w:pStyle w:val="PargrafodaLista"/>
        <w:numPr>
          <w:ilvl w:val="0"/>
          <w:numId w:val="162"/>
        </w:numPr>
        <w:spacing w:line="257" w:lineRule="auto"/>
        <w:jc w:val="both"/>
        <w:rPr>
          <w:rFonts w:ascii="Arial" w:eastAsia="Arial" w:hAnsi="Arial" w:cs="Arial"/>
        </w:rPr>
      </w:pPr>
      <w:r w:rsidRPr="7BD80FF4">
        <w:rPr>
          <w:rFonts w:ascii="Arial" w:eastAsia="Arial" w:hAnsi="Arial" w:cs="Arial"/>
        </w:rPr>
        <w:t>Critério de Aceitação: deve haver registro das alterações com possibilidade de consulta do histórico e restauração de versões anteriores.</w:t>
      </w:r>
    </w:p>
    <w:p w14:paraId="77E47E0B" w14:textId="5D89DF39" w:rsidR="188129EF" w:rsidRDefault="188129EF" w:rsidP="137B8633">
      <w:pPr>
        <w:spacing w:line="257" w:lineRule="auto"/>
        <w:jc w:val="both"/>
        <w:rPr>
          <w:rFonts w:ascii="Arial" w:eastAsia="Arial" w:hAnsi="Arial" w:cs="Arial"/>
          <w:b/>
          <w:bCs/>
        </w:rPr>
      </w:pPr>
      <w:r w:rsidRPr="7BD80FF4">
        <w:rPr>
          <w:rFonts w:ascii="Arial" w:eastAsia="Arial" w:hAnsi="Arial" w:cs="Arial"/>
          <w:b/>
          <w:bCs/>
        </w:rPr>
        <w:t xml:space="preserve">RF005 – </w:t>
      </w:r>
      <w:r w:rsidR="21FC28F4" w:rsidRPr="7BD80FF4">
        <w:rPr>
          <w:rFonts w:ascii="Arial" w:eastAsia="Arial" w:hAnsi="Arial" w:cs="Arial"/>
          <w:b/>
          <w:bCs/>
        </w:rPr>
        <w:t>Enviar notificações e alertas automáticos para pendências e status da vistoria para clientes e equipe</w:t>
      </w:r>
    </w:p>
    <w:p w14:paraId="1FCD300C" w14:textId="20805F9D" w:rsidR="21FC28F4" w:rsidRDefault="21FC28F4" w:rsidP="137B8633">
      <w:pPr>
        <w:pStyle w:val="PargrafodaLista"/>
        <w:numPr>
          <w:ilvl w:val="0"/>
          <w:numId w:val="147"/>
        </w:numPr>
        <w:spacing w:line="257" w:lineRule="auto"/>
        <w:jc w:val="both"/>
        <w:rPr>
          <w:rFonts w:ascii="Arial" w:eastAsia="Arial" w:hAnsi="Arial" w:cs="Arial"/>
        </w:rPr>
      </w:pPr>
      <w:r w:rsidRPr="7BD80FF4">
        <w:rPr>
          <w:rFonts w:ascii="Arial" w:eastAsia="Arial" w:hAnsi="Arial" w:cs="Arial"/>
        </w:rPr>
        <w:t>Prioridade: Alta</w:t>
      </w:r>
    </w:p>
    <w:p w14:paraId="73AE963E" w14:textId="7269CCED" w:rsidR="21FC28F4" w:rsidRDefault="21FC28F4" w:rsidP="7BD80FF4">
      <w:pPr>
        <w:pStyle w:val="PargrafodaLista"/>
        <w:numPr>
          <w:ilvl w:val="0"/>
          <w:numId w:val="147"/>
        </w:numPr>
        <w:spacing w:line="257" w:lineRule="auto"/>
        <w:jc w:val="both"/>
        <w:rPr>
          <w:rFonts w:ascii="Arial" w:eastAsia="Arial" w:hAnsi="Arial" w:cs="Arial"/>
        </w:rPr>
      </w:pPr>
      <w:r w:rsidRPr="7BD80FF4">
        <w:rPr>
          <w:rFonts w:ascii="Arial" w:eastAsia="Arial" w:hAnsi="Arial" w:cs="Arial"/>
        </w:rPr>
        <w:t>Descrição: O sistema deve enviar notificações automáticas por e-mail, SMS ou aplicativo para clientes e equipe, informando sobre pendências e atualizações do status da vistoria.</w:t>
      </w:r>
    </w:p>
    <w:p w14:paraId="32660DC4" w14:textId="38442744" w:rsidR="21FC28F4" w:rsidRDefault="21FC28F4" w:rsidP="7BD80FF4">
      <w:pPr>
        <w:pStyle w:val="PargrafodaLista"/>
        <w:numPr>
          <w:ilvl w:val="0"/>
          <w:numId w:val="147"/>
        </w:numPr>
        <w:spacing w:line="257" w:lineRule="auto"/>
        <w:jc w:val="both"/>
        <w:rPr>
          <w:rFonts w:ascii="Arial" w:eastAsia="Arial" w:hAnsi="Arial" w:cs="Arial"/>
        </w:rPr>
      </w:pPr>
      <w:r w:rsidRPr="7BD80FF4">
        <w:rPr>
          <w:rFonts w:ascii="Arial" w:eastAsia="Arial" w:hAnsi="Arial" w:cs="Arial"/>
        </w:rPr>
        <w:t>Critérios de Aceitação: Notificações devem ser enviadas corretamente nos eventos programados para todos os usuários envolvidos.</w:t>
      </w:r>
    </w:p>
    <w:p w14:paraId="4C19842D" w14:textId="0DED66D5" w:rsidR="21FC28F4" w:rsidRDefault="4AE91EB0" w:rsidP="137B8633">
      <w:pPr>
        <w:spacing w:line="257" w:lineRule="auto"/>
        <w:jc w:val="both"/>
        <w:rPr>
          <w:rFonts w:ascii="Arial" w:eastAsia="Arial" w:hAnsi="Arial" w:cs="Arial"/>
          <w:b/>
          <w:bCs/>
        </w:rPr>
      </w:pPr>
      <w:r w:rsidRPr="3BB2554F">
        <w:rPr>
          <w:rFonts w:ascii="Arial" w:eastAsia="Arial" w:hAnsi="Arial" w:cs="Arial"/>
          <w:b/>
          <w:bCs/>
        </w:rPr>
        <w:t xml:space="preserve">RF006 – Gerenciar o cadastro de usuário com </w:t>
      </w:r>
      <w:r w:rsidR="60FE4434" w:rsidRPr="3BB2554F">
        <w:rPr>
          <w:rFonts w:ascii="Arial" w:eastAsia="Arial" w:hAnsi="Arial" w:cs="Arial"/>
          <w:b/>
          <w:bCs/>
        </w:rPr>
        <w:t>diferentes perfis</w:t>
      </w:r>
      <w:r w:rsidRPr="3BB2554F">
        <w:rPr>
          <w:rFonts w:ascii="Arial" w:eastAsia="Arial" w:hAnsi="Arial" w:cs="Arial"/>
          <w:b/>
          <w:bCs/>
        </w:rPr>
        <w:t>: engenheiro, corretor, administrativo, cliente.</w:t>
      </w:r>
    </w:p>
    <w:p w14:paraId="4085189A" w14:textId="59920ACC" w:rsidR="21FC28F4" w:rsidRDefault="21FC28F4" w:rsidP="137B8633">
      <w:pPr>
        <w:pStyle w:val="PargrafodaLista"/>
        <w:numPr>
          <w:ilvl w:val="0"/>
          <w:numId w:val="146"/>
        </w:numPr>
        <w:spacing w:line="257" w:lineRule="auto"/>
        <w:jc w:val="both"/>
        <w:rPr>
          <w:rFonts w:ascii="Arial" w:eastAsia="Arial" w:hAnsi="Arial" w:cs="Arial"/>
        </w:rPr>
      </w:pPr>
      <w:r w:rsidRPr="7BD80FF4">
        <w:rPr>
          <w:rFonts w:ascii="Arial" w:eastAsia="Arial" w:hAnsi="Arial" w:cs="Arial"/>
        </w:rPr>
        <w:t>Prioridade: Alta</w:t>
      </w:r>
    </w:p>
    <w:p w14:paraId="6AF41282" w14:textId="23FCF17E" w:rsidR="21FC28F4" w:rsidRDefault="21FC28F4" w:rsidP="7BD80FF4">
      <w:pPr>
        <w:pStyle w:val="PargrafodaLista"/>
        <w:numPr>
          <w:ilvl w:val="0"/>
          <w:numId w:val="146"/>
        </w:numPr>
        <w:spacing w:line="257" w:lineRule="auto"/>
        <w:jc w:val="both"/>
        <w:rPr>
          <w:rFonts w:ascii="Arial" w:eastAsia="Arial" w:hAnsi="Arial" w:cs="Arial"/>
        </w:rPr>
      </w:pPr>
      <w:r w:rsidRPr="7BD80FF4">
        <w:rPr>
          <w:rFonts w:ascii="Arial" w:eastAsia="Arial" w:hAnsi="Arial" w:cs="Arial"/>
        </w:rPr>
        <w:t>Descrição: Clientes devem ter acesso via app ou site para consultar o status da vistoria e validar digitalmente os documentos relacionados.</w:t>
      </w:r>
    </w:p>
    <w:p w14:paraId="2280F3E2" w14:textId="659DBA10" w:rsidR="21FC28F4" w:rsidRDefault="21FC28F4" w:rsidP="7BD80FF4">
      <w:pPr>
        <w:pStyle w:val="PargrafodaLista"/>
        <w:numPr>
          <w:ilvl w:val="0"/>
          <w:numId w:val="146"/>
        </w:numPr>
        <w:spacing w:line="257" w:lineRule="auto"/>
        <w:jc w:val="both"/>
        <w:rPr>
          <w:rFonts w:ascii="Arial" w:eastAsia="Arial" w:hAnsi="Arial" w:cs="Arial"/>
        </w:rPr>
      </w:pPr>
      <w:r w:rsidRPr="7BD80FF4">
        <w:rPr>
          <w:rFonts w:ascii="Arial" w:eastAsia="Arial" w:hAnsi="Arial" w:cs="Arial"/>
        </w:rPr>
        <w:t>Critérios de Aceitação: O cliente deve conseguir visualizar o status em tempo real e validar os relatórios com assinatura digital pelo sistema.</w:t>
      </w:r>
    </w:p>
    <w:p w14:paraId="5676D3AF" w14:textId="5F9E320A" w:rsidR="21FC28F4" w:rsidRDefault="21FC28F4" w:rsidP="137B8633">
      <w:pPr>
        <w:spacing w:line="257" w:lineRule="auto"/>
        <w:jc w:val="both"/>
        <w:rPr>
          <w:rFonts w:ascii="Arial" w:eastAsia="Arial" w:hAnsi="Arial" w:cs="Arial"/>
          <w:b/>
          <w:bCs/>
        </w:rPr>
      </w:pPr>
      <w:r w:rsidRPr="7BD80FF4">
        <w:rPr>
          <w:rFonts w:ascii="Arial" w:eastAsia="Arial" w:hAnsi="Arial" w:cs="Arial"/>
          <w:b/>
          <w:bCs/>
        </w:rPr>
        <w:t>RF007 – Gerenciar o cadastro de usuários com diferentes perfis: engenheiro, corretor, administrativo, cliente</w:t>
      </w:r>
    </w:p>
    <w:p w14:paraId="1EB376F6" w14:textId="16C6B02D" w:rsidR="21FC28F4" w:rsidRDefault="21FC28F4" w:rsidP="137B8633">
      <w:pPr>
        <w:pStyle w:val="PargrafodaLista"/>
        <w:numPr>
          <w:ilvl w:val="0"/>
          <w:numId w:val="145"/>
        </w:numPr>
        <w:spacing w:line="257" w:lineRule="auto"/>
        <w:jc w:val="both"/>
        <w:rPr>
          <w:rFonts w:ascii="Arial" w:eastAsia="Arial" w:hAnsi="Arial" w:cs="Arial"/>
        </w:rPr>
      </w:pPr>
      <w:r w:rsidRPr="7BD80FF4">
        <w:rPr>
          <w:rFonts w:ascii="Arial" w:eastAsia="Arial" w:hAnsi="Arial" w:cs="Arial"/>
        </w:rPr>
        <w:t>Prioridade: Alta</w:t>
      </w:r>
    </w:p>
    <w:p w14:paraId="233C738C" w14:textId="554BEFF2" w:rsidR="21FC28F4" w:rsidRDefault="21FC28F4" w:rsidP="7BD80FF4">
      <w:pPr>
        <w:pStyle w:val="PargrafodaLista"/>
        <w:numPr>
          <w:ilvl w:val="0"/>
          <w:numId w:val="145"/>
        </w:numPr>
        <w:spacing w:line="257" w:lineRule="auto"/>
        <w:jc w:val="both"/>
        <w:rPr>
          <w:rFonts w:ascii="Arial" w:eastAsia="Arial" w:hAnsi="Arial" w:cs="Arial"/>
        </w:rPr>
      </w:pPr>
      <w:r w:rsidRPr="7BD80FF4">
        <w:rPr>
          <w:rFonts w:ascii="Arial" w:eastAsia="Arial" w:hAnsi="Arial" w:cs="Arial"/>
        </w:rPr>
        <w:lastRenderedPageBreak/>
        <w:t>Descrição: O sistema deve permitir o cadastro e controle de usuários com perfis distintos, como engenheiro, corretor, administrativo e cliente, com permissões específicas.</w:t>
      </w:r>
    </w:p>
    <w:p w14:paraId="4B3F1F6C" w14:textId="68987C14" w:rsidR="21FC28F4" w:rsidRDefault="21FC28F4" w:rsidP="7BD80FF4">
      <w:pPr>
        <w:pStyle w:val="PargrafodaLista"/>
        <w:numPr>
          <w:ilvl w:val="0"/>
          <w:numId w:val="145"/>
        </w:numPr>
        <w:spacing w:line="257" w:lineRule="auto"/>
        <w:jc w:val="both"/>
        <w:rPr>
          <w:rFonts w:ascii="Arial" w:eastAsia="Arial" w:hAnsi="Arial" w:cs="Arial"/>
        </w:rPr>
      </w:pPr>
      <w:r w:rsidRPr="7BD80FF4">
        <w:rPr>
          <w:rFonts w:ascii="Arial" w:eastAsia="Arial" w:hAnsi="Arial" w:cs="Arial"/>
        </w:rPr>
        <w:t>Critérios de Aceitação: Os usuários só poderão acessar as funcionalidades permitidas para seu perfil, garantindo segurança e organização.</w:t>
      </w:r>
    </w:p>
    <w:p w14:paraId="69C5F982" w14:textId="7D783D50" w:rsidR="137B8633" w:rsidRDefault="137B8633" w:rsidP="137B8633">
      <w:pPr>
        <w:pStyle w:val="PargrafodaLista"/>
        <w:numPr>
          <w:ilvl w:val="0"/>
          <w:numId w:val="145"/>
        </w:numPr>
        <w:spacing w:line="257" w:lineRule="auto"/>
        <w:jc w:val="both"/>
        <w:rPr>
          <w:rFonts w:ascii="Arial" w:eastAsia="Arial" w:hAnsi="Arial" w:cs="Arial"/>
        </w:rPr>
      </w:pPr>
    </w:p>
    <w:p w14:paraId="7D996A5D" w14:textId="0C0F41CB" w:rsidR="21FC28F4" w:rsidRDefault="21FC28F4" w:rsidP="137B8633">
      <w:pPr>
        <w:spacing w:line="257" w:lineRule="auto"/>
        <w:jc w:val="both"/>
        <w:rPr>
          <w:rFonts w:ascii="Arial" w:eastAsia="Arial" w:hAnsi="Arial" w:cs="Arial"/>
          <w:b/>
          <w:bCs/>
        </w:rPr>
      </w:pPr>
      <w:r w:rsidRPr="7BD80FF4">
        <w:rPr>
          <w:rFonts w:ascii="Arial" w:eastAsia="Arial" w:hAnsi="Arial" w:cs="Arial"/>
          <w:b/>
          <w:bCs/>
        </w:rPr>
        <w:t>RF008 – Registrar e manter histórico completo das vistorias realizadas e seus respectivos dados</w:t>
      </w:r>
    </w:p>
    <w:p w14:paraId="63980411" w14:textId="51160793" w:rsidR="21FC28F4" w:rsidRDefault="21FC28F4" w:rsidP="137B8633">
      <w:pPr>
        <w:pStyle w:val="PargrafodaLista"/>
        <w:numPr>
          <w:ilvl w:val="0"/>
          <w:numId w:val="144"/>
        </w:numPr>
        <w:spacing w:line="257" w:lineRule="auto"/>
        <w:jc w:val="both"/>
        <w:rPr>
          <w:rFonts w:ascii="Arial" w:eastAsia="Arial" w:hAnsi="Arial" w:cs="Arial"/>
        </w:rPr>
      </w:pPr>
      <w:r w:rsidRPr="7BD80FF4">
        <w:rPr>
          <w:rFonts w:ascii="Arial" w:eastAsia="Arial" w:hAnsi="Arial" w:cs="Arial"/>
        </w:rPr>
        <w:t>Prioridade: Alta</w:t>
      </w:r>
    </w:p>
    <w:p w14:paraId="407A049F" w14:textId="08DF1F3E" w:rsidR="21FC28F4" w:rsidRDefault="21FC28F4" w:rsidP="7BD80FF4">
      <w:pPr>
        <w:pStyle w:val="PargrafodaLista"/>
        <w:numPr>
          <w:ilvl w:val="0"/>
          <w:numId w:val="144"/>
        </w:numPr>
        <w:spacing w:line="257" w:lineRule="auto"/>
        <w:jc w:val="both"/>
        <w:rPr>
          <w:rFonts w:ascii="Arial" w:eastAsia="Arial" w:hAnsi="Arial" w:cs="Arial"/>
        </w:rPr>
      </w:pPr>
      <w:r w:rsidRPr="7BD80FF4">
        <w:rPr>
          <w:rFonts w:ascii="Arial" w:eastAsia="Arial" w:hAnsi="Arial" w:cs="Arial"/>
        </w:rPr>
        <w:t>Descrição: O sistema deve armazenar e permitir o acesso ao histórico completo das vistorias realizadas, com preservação dos dados por no mínimo 5 anos.</w:t>
      </w:r>
    </w:p>
    <w:p w14:paraId="45FA86D7" w14:textId="74F4DE24" w:rsidR="21FC28F4" w:rsidRDefault="21FC28F4" w:rsidP="7BD80FF4">
      <w:pPr>
        <w:pStyle w:val="PargrafodaLista"/>
        <w:numPr>
          <w:ilvl w:val="0"/>
          <w:numId w:val="144"/>
        </w:numPr>
        <w:spacing w:line="257" w:lineRule="auto"/>
        <w:rPr>
          <w:rFonts w:ascii="Arial" w:eastAsia="Arial" w:hAnsi="Arial" w:cs="Arial"/>
        </w:rPr>
      </w:pPr>
      <w:r w:rsidRPr="7BD80FF4">
        <w:rPr>
          <w:rFonts w:ascii="Arial" w:eastAsia="Arial" w:hAnsi="Arial" w:cs="Arial"/>
        </w:rPr>
        <w:t>Critérios de Aceitação: O histórico deve estar acessível para consulta a qualquer momento dentro do prazo legal definido</w:t>
      </w:r>
    </w:p>
    <w:p w14:paraId="4D0C6397" w14:textId="5ED24E8F" w:rsidR="4AE91EB0" w:rsidRDefault="4AE91EB0" w:rsidP="3BB2554F">
      <w:pPr>
        <w:spacing w:line="257" w:lineRule="auto"/>
        <w:jc w:val="both"/>
        <w:rPr>
          <w:rFonts w:ascii="Arial" w:eastAsia="Arial" w:hAnsi="Arial" w:cs="Arial"/>
          <w:b/>
          <w:bCs/>
        </w:rPr>
      </w:pPr>
      <w:r w:rsidRPr="3BB2554F">
        <w:rPr>
          <w:rFonts w:ascii="Arial" w:eastAsia="Arial" w:hAnsi="Arial" w:cs="Arial"/>
          <w:b/>
          <w:bCs/>
        </w:rPr>
        <w:t>RF009 – Sistema deve funcionar offline, sincronizando dados</w:t>
      </w:r>
      <w:r w:rsidR="23B3BF46" w:rsidRPr="3BB2554F">
        <w:rPr>
          <w:rFonts w:ascii="Arial" w:eastAsia="Arial" w:hAnsi="Arial" w:cs="Arial"/>
          <w:b/>
          <w:bCs/>
        </w:rPr>
        <w:t xml:space="preserve"> </w:t>
      </w:r>
      <w:r w:rsidRPr="3BB2554F">
        <w:rPr>
          <w:rFonts w:ascii="Arial" w:eastAsia="Arial" w:hAnsi="Arial" w:cs="Arial"/>
          <w:b/>
          <w:bCs/>
        </w:rPr>
        <w:t>automaticamente quando a conexão for reestabelecida</w:t>
      </w:r>
    </w:p>
    <w:p w14:paraId="08DEA1D0" w14:textId="573F501F" w:rsidR="21FC28F4" w:rsidRDefault="21FC28F4" w:rsidP="137B8633">
      <w:pPr>
        <w:pStyle w:val="PargrafodaLista"/>
        <w:numPr>
          <w:ilvl w:val="0"/>
          <w:numId w:val="143"/>
        </w:numPr>
        <w:spacing w:line="257" w:lineRule="auto"/>
        <w:jc w:val="both"/>
        <w:rPr>
          <w:rFonts w:ascii="Arial" w:eastAsia="Arial" w:hAnsi="Arial" w:cs="Arial"/>
        </w:rPr>
      </w:pPr>
      <w:r w:rsidRPr="7BD80FF4">
        <w:rPr>
          <w:rFonts w:ascii="Arial" w:eastAsia="Arial" w:hAnsi="Arial" w:cs="Arial"/>
        </w:rPr>
        <w:t>Prioridade: Alta</w:t>
      </w:r>
    </w:p>
    <w:p w14:paraId="211D9935" w14:textId="27ACD341" w:rsidR="21FC28F4" w:rsidRDefault="21FC28F4" w:rsidP="7BD80FF4">
      <w:pPr>
        <w:pStyle w:val="PargrafodaLista"/>
        <w:numPr>
          <w:ilvl w:val="0"/>
          <w:numId w:val="143"/>
        </w:numPr>
        <w:spacing w:line="257" w:lineRule="auto"/>
        <w:jc w:val="both"/>
        <w:rPr>
          <w:rFonts w:ascii="Arial" w:eastAsia="Arial" w:hAnsi="Arial" w:cs="Arial"/>
        </w:rPr>
      </w:pPr>
      <w:r w:rsidRPr="7BD80FF4">
        <w:rPr>
          <w:rFonts w:ascii="Arial" w:eastAsia="Arial" w:hAnsi="Arial" w:cs="Arial"/>
        </w:rPr>
        <w:t>Descrição: O sistema deve funcionar mesmo sem conexão, armazenando dados localmente e sincronizando automaticamente assim que a conexão for restabelecida.</w:t>
      </w:r>
    </w:p>
    <w:p w14:paraId="2DCE25F0" w14:textId="36CE8548" w:rsidR="21FC28F4" w:rsidRDefault="21FC28F4" w:rsidP="7BD80FF4">
      <w:pPr>
        <w:pStyle w:val="PargrafodaLista"/>
        <w:numPr>
          <w:ilvl w:val="0"/>
          <w:numId w:val="143"/>
        </w:numPr>
        <w:spacing w:line="257" w:lineRule="auto"/>
        <w:jc w:val="both"/>
        <w:rPr>
          <w:rFonts w:ascii="Arial" w:eastAsia="Arial" w:hAnsi="Arial" w:cs="Arial"/>
        </w:rPr>
      </w:pPr>
      <w:r w:rsidRPr="7BD80FF4">
        <w:rPr>
          <w:rFonts w:ascii="Arial" w:eastAsia="Arial" w:hAnsi="Arial" w:cs="Arial"/>
        </w:rPr>
        <w:t>Critérios de Aceitação: Dados inseridos offline são sincronizados sem perdas ou duplicidades após reconexão.</w:t>
      </w:r>
    </w:p>
    <w:p w14:paraId="5036365F" w14:textId="69BD5B5C" w:rsidR="21FC28F4" w:rsidRDefault="21FC28F4" w:rsidP="137B8633">
      <w:pPr>
        <w:spacing w:line="257" w:lineRule="auto"/>
        <w:jc w:val="both"/>
        <w:rPr>
          <w:rFonts w:ascii="Arial" w:eastAsia="Arial" w:hAnsi="Arial" w:cs="Arial"/>
          <w:b/>
          <w:bCs/>
        </w:rPr>
      </w:pPr>
      <w:r w:rsidRPr="7BD80FF4">
        <w:rPr>
          <w:rFonts w:ascii="Arial" w:eastAsia="Arial" w:hAnsi="Arial" w:cs="Arial"/>
          <w:b/>
          <w:bCs/>
        </w:rPr>
        <w:t>RF010 – Permitir busca rápida por imóveis e histórico de alterações pelos usuários administrativos</w:t>
      </w:r>
    </w:p>
    <w:p w14:paraId="2EC53F5A" w14:textId="69149032" w:rsidR="21FC28F4" w:rsidRDefault="21FC28F4" w:rsidP="137B8633">
      <w:pPr>
        <w:pStyle w:val="PargrafodaLista"/>
        <w:numPr>
          <w:ilvl w:val="0"/>
          <w:numId w:val="142"/>
        </w:numPr>
        <w:spacing w:line="257" w:lineRule="auto"/>
        <w:jc w:val="both"/>
        <w:rPr>
          <w:rFonts w:ascii="Arial" w:eastAsia="Arial" w:hAnsi="Arial" w:cs="Arial"/>
        </w:rPr>
      </w:pPr>
      <w:r w:rsidRPr="7BD80FF4">
        <w:rPr>
          <w:rFonts w:ascii="Arial" w:eastAsia="Arial" w:hAnsi="Arial" w:cs="Arial"/>
        </w:rPr>
        <w:t>Prioridade: Média</w:t>
      </w:r>
    </w:p>
    <w:p w14:paraId="20F11407" w14:textId="692F26BA" w:rsidR="21FC28F4" w:rsidRDefault="21FC28F4" w:rsidP="7BD80FF4">
      <w:pPr>
        <w:pStyle w:val="PargrafodaLista"/>
        <w:numPr>
          <w:ilvl w:val="0"/>
          <w:numId w:val="142"/>
        </w:numPr>
        <w:spacing w:line="257" w:lineRule="auto"/>
        <w:jc w:val="both"/>
        <w:rPr>
          <w:rFonts w:ascii="Arial" w:eastAsia="Arial" w:hAnsi="Arial" w:cs="Arial"/>
        </w:rPr>
      </w:pPr>
      <w:r w:rsidRPr="7BD80FF4">
        <w:rPr>
          <w:rFonts w:ascii="Arial" w:eastAsia="Arial" w:hAnsi="Arial" w:cs="Arial"/>
        </w:rPr>
        <w:t>Descrição: Usuários administrativos devem poder realizar buscas rápidas e aplicar filtros avançados para encontrar imóveis e históricos com agilidade.</w:t>
      </w:r>
    </w:p>
    <w:p w14:paraId="1C7C0EAC" w14:textId="2713FE52" w:rsidR="21FC28F4" w:rsidRDefault="21FC28F4" w:rsidP="7BD80FF4">
      <w:pPr>
        <w:pStyle w:val="PargrafodaLista"/>
        <w:numPr>
          <w:ilvl w:val="0"/>
          <w:numId w:val="142"/>
        </w:numPr>
        <w:spacing w:line="257" w:lineRule="auto"/>
        <w:jc w:val="both"/>
        <w:rPr>
          <w:rFonts w:ascii="Arial" w:eastAsia="Arial" w:hAnsi="Arial" w:cs="Arial"/>
        </w:rPr>
      </w:pPr>
      <w:r w:rsidRPr="7BD80FF4">
        <w:rPr>
          <w:rFonts w:ascii="Arial" w:eastAsia="Arial" w:hAnsi="Arial" w:cs="Arial"/>
        </w:rPr>
        <w:t>Critérios de Aceitação: A busca deve retornar resultados corretos e de forma rápida conforme os filtros aplicados.</w:t>
      </w:r>
    </w:p>
    <w:p w14:paraId="62F93DC9" w14:textId="5B295C27" w:rsidR="21FC28F4" w:rsidRDefault="21FC28F4" w:rsidP="137B8633">
      <w:pPr>
        <w:spacing w:line="257" w:lineRule="auto"/>
        <w:jc w:val="both"/>
        <w:rPr>
          <w:rFonts w:ascii="Arial" w:eastAsia="Arial" w:hAnsi="Arial" w:cs="Arial"/>
          <w:b/>
          <w:bCs/>
        </w:rPr>
      </w:pPr>
      <w:r w:rsidRPr="7BD80FF4">
        <w:rPr>
          <w:rFonts w:ascii="Arial" w:eastAsia="Arial" w:hAnsi="Arial" w:cs="Arial"/>
          <w:b/>
          <w:bCs/>
        </w:rPr>
        <w:t>RF011 – Controlar acesso dos clientes, permitindo que vejam apenas os dados relacionados ao seu imóvel</w:t>
      </w:r>
    </w:p>
    <w:p w14:paraId="67B605E5" w14:textId="33163EC0" w:rsidR="21FC28F4" w:rsidRDefault="21FC28F4" w:rsidP="137B8633">
      <w:pPr>
        <w:pStyle w:val="PargrafodaLista"/>
        <w:numPr>
          <w:ilvl w:val="0"/>
          <w:numId w:val="140"/>
        </w:numPr>
        <w:spacing w:line="257" w:lineRule="auto"/>
        <w:jc w:val="both"/>
        <w:rPr>
          <w:rFonts w:ascii="Arial" w:eastAsia="Arial" w:hAnsi="Arial" w:cs="Arial"/>
        </w:rPr>
      </w:pPr>
      <w:r w:rsidRPr="7BD80FF4">
        <w:rPr>
          <w:rFonts w:ascii="Arial" w:eastAsia="Arial" w:hAnsi="Arial" w:cs="Arial"/>
        </w:rPr>
        <w:t>Prioridade: Alta</w:t>
      </w:r>
    </w:p>
    <w:p w14:paraId="7E47B288" w14:textId="32646DA1" w:rsidR="21FC28F4" w:rsidRDefault="21FC28F4" w:rsidP="7BD80FF4">
      <w:pPr>
        <w:pStyle w:val="PargrafodaLista"/>
        <w:numPr>
          <w:ilvl w:val="0"/>
          <w:numId w:val="140"/>
        </w:numPr>
        <w:spacing w:line="257" w:lineRule="auto"/>
        <w:jc w:val="both"/>
        <w:rPr>
          <w:rFonts w:ascii="Arial" w:eastAsia="Arial" w:hAnsi="Arial" w:cs="Arial"/>
        </w:rPr>
      </w:pPr>
      <w:r w:rsidRPr="7BD80FF4">
        <w:rPr>
          <w:rFonts w:ascii="Arial" w:eastAsia="Arial" w:hAnsi="Arial" w:cs="Arial"/>
        </w:rPr>
        <w:t>Descrição: Clientes só podem acessar informações relacionadas aos seus imóveis, garantindo privacidade e conformidade com a LGPD.</w:t>
      </w:r>
    </w:p>
    <w:p w14:paraId="756EFE59" w14:textId="3CA7F93C" w:rsidR="21FC28F4" w:rsidRDefault="21FC28F4" w:rsidP="7BD80FF4">
      <w:pPr>
        <w:pStyle w:val="PargrafodaLista"/>
        <w:numPr>
          <w:ilvl w:val="0"/>
          <w:numId w:val="140"/>
        </w:numPr>
        <w:spacing w:line="257" w:lineRule="auto"/>
        <w:jc w:val="both"/>
        <w:rPr>
          <w:rFonts w:ascii="Arial" w:eastAsia="Arial" w:hAnsi="Arial" w:cs="Arial"/>
        </w:rPr>
      </w:pPr>
      <w:r w:rsidRPr="7BD80FF4">
        <w:rPr>
          <w:rFonts w:ascii="Arial" w:eastAsia="Arial" w:hAnsi="Arial" w:cs="Arial"/>
        </w:rPr>
        <w:t>Critérios de Aceitação: Não será possível para o cliente visualizar dados de imóveis que não sejam seus.</w:t>
      </w:r>
    </w:p>
    <w:p w14:paraId="57178361" w14:textId="40530563" w:rsidR="21FC28F4" w:rsidRDefault="4AE91EB0" w:rsidP="137B8633">
      <w:pPr>
        <w:spacing w:line="257" w:lineRule="auto"/>
        <w:jc w:val="both"/>
        <w:rPr>
          <w:rFonts w:ascii="Arial" w:eastAsia="Arial" w:hAnsi="Arial" w:cs="Arial"/>
          <w:b/>
          <w:bCs/>
        </w:rPr>
      </w:pPr>
      <w:r w:rsidRPr="3BB2554F">
        <w:rPr>
          <w:rFonts w:ascii="Arial" w:eastAsia="Arial" w:hAnsi="Arial" w:cs="Arial"/>
          <w:b/>
          <w:bCs/>
        </w:rPr>
        <w:t xml:space="preserve">RF012 – Aplicar uma IA generativa </w:t>
      </w:r>
      <w:r w:rsidR="1DA7806F" w:rsidRPr="3BB2554F">
        <w:rPr>
          <w:rFonts w:ascii="Arial" w:eastAsia="Arial" w:hAnsi="Arial" w:cs="Arial"/>
          <w:b/>
          <w:bCs/>
        </w:rPr>
        <w:t>para analisar</w:t>
      </w:r>
      <w:r w:rsidRPr="3BB2554F">
        <w:rPr>
          <w:rFonts w:ascii="Arial" w:eastAsia="Arial" w:hAnsi="Arial" w:cs="Arial"/>
          <w:b/>
          <w:bCs/>
        </w:rPr>
        <w:t xml:space="preserve"> os Relatórios Feitos pelo Engenheiro no Momento da Vistoria</w:t>
      </w:r>
    </w:p>
    <w:p w14:paraId="280D7E51" w14:textId="6B3E6026" w:rsidR="21FC28F4" w:rsidRDefault="4AE91EB0" w:rsidP="7BD80FF4">
      <w:pPr>
        <w:pStyle w:val="PargrafodaLista"/>
        <w:numPr>
          <w:ilvl w:val="0"/>
          <w:numId w:val="138"/>
        </w:numPr>
        <w:spacing w:line="257" w:lineRule="auto"/>
        <w:jc w:val="both"/>
        <w:rPr>
          <w:rFonts w:ascii="Arial" w:eastAsia="Arial" w:hAnsi="Arial" w:cs="Arial"/>
        </w:rPr>
      </w:pPr>
      <w:r w:rsidRPr="3BB2554F">
        <w:rPr>
          <w:rFonts w:ascii="Arial" w:eastAsia="Arial" w:hAnsi="Arial" w:cs="Arial"/>
        </w:rPr>
        <w:t>Prioridade: Média</w:t>
      </w:r>
    </w:p>
    <w:p w14:paraId="7D0AAC3B" w14:textId="4C77FCD1" w:rsidR="21FC28F4" w:rsidRDefault="4AE91EB0" w:rsidP="7BD80FF4">
      <w:pPr>
        <w:pStyle w:val="PargrafodaLista"/>
        <w:numPr>
          <w:ilvl w:val="0"/>
          <w:numId w:val="138"/>
        </w:numPr>
        <w:spacing w:line="257" w:lineRule="auto"/>
        <w:jc w:val="both"/>
        <w:rPr>
          <w:rFonts w:ascii="Arial" w:eastAsia="Arial" w:hAnsi="Arial" w:cs="Arial"/>
        </w:rPr>
      </w:pPr>
      <w:r w:rsidRPr="3BB2554F">
        <w:rPr>
          <w:rFonts w:ascii="Arial" w:eastAsia="Arial" w:hAnsi="Arial" w:cs="Arial"/>
        </w:rPr>
        <w:lastRenderedPageBreak/>
        <w:t>Descrição: Implementar um módulo de IA para analisar automaticamente os relatórios feitos pelos engenheiros durante as vistorias, sugerindo melhorias ou apontando inconsistências.</w:t>
      </w:r>
    </w:p>
    <w:p w14:paraId="5A09D4BA" w14:textId="53B515A3" w:rsidR="21FC28F4" w:rsidRDefault="4AE91EB0" w:rsidP="7BD80FF4">
      <w:pPr>
        <w:pStyle w:val="PargrafodaLista"/>
        <w:numPr>
          <w:ilvl w:val="0"/>
          <w:numId w:val="138"/>
        </w:numPr>
        <w:spacing w:line="257" w:lineRule="auto"/>
        <w:jc w:val="both"/>
        <w:rPr>
          <w:rFonts w:ascii="Arial" w:eastAsia="Arial" w:hAnsi="Arial" w:cs="Arial"/>
        </w:rPr>
      </w:pPr>
      <w:r w:rsidRPr="3BB2554F">
        <w:rPr>
          <w:rFonts w:ascii="Arial" w:eastAsia="Arial" w:hAnsi="Arial" w:cs="Arial"/>
        </w:rPr>
        <w:t>Critérios de Aceitação: A IA deve ser capaz de gerar feedback útil e coerente para melhorar a qualidade dos relatórios.</w:t>
      </w:r>
    </w:p>
    <w:p w14:paraId="16D88C97" w14:textId="2D69D9D0" w:rsidR="137B8633" w:rsidRDefault="137B8633" w:rsidP="7BD80FF4">
      <w:pPr>
        <w:spacing w:line="257" w:lineRule="auto"/>
        <w:jc w:val="both"/>
        <w:rPr>
          <w:rFonts w:ascii="Arial" w:eastAsia="Arial" w:hAnsi="Arial" w:cs="Arial"/>
        </w:rPr>
      </w:pPr>
    </w:p>
    <w:p w14:paraId="257F5BA7" w14:textId="1F532725" w:rsidR="21FC28F4" w:rsidRDefault="4AE91EB0" w:rsidP="3BB2554F">
      <w:pPr>
        <w:pStyle w:val="Ttulo1"/>
        <w:rPr>
          <w:rFonts w:ascii="Arial" w:eastAsia="Arial" w:hAnsi="Arial" w:cs="Arial"/>
          <w:color w:val="000000" w:themeColor="text1"/>
        </w:rPr>
      </w:pPr>
      <w:bookmarkStart w:id="49" w:name="_Toc2090286808"/>
      <w:bookmarkStart w:id="50" w:name="_Toc523682155"/>
      <w:bookmarkStart w:id="51" w:name="_Toc304938726"/>
      <w:r w:rsidRPr="3BB2554F">
        <w:rPr>
          <w:color w:val="000000" w:themeColor="text1"/>
        </w:rPr>
        <w:t>4 Requisitos Não-Funcionais</w:t>
      </w:r>
      <w:bookmarkEnd w:id="49"/>
      <w:bookmarkEnd w:id="50"/>
      <w:bookmarkEnd w:id="51"/>
    </w:p>
    <w:p w14:paraId="2C98F7CF" w14:textId="2E5E4F93" w:rsidR="21FC28F4" w:rsidRDefault="4AE91EB0" w:rsidP="137B8633">
      <w:pPr>
        <w:spacing w:line="257" w:lineRule="auto"/>
        <w:jc w:val="both"/>
        <w:rPr>
          <w:rFonts w:ascii="Arial" w:eastAsia="Arial" w:hAnsi="Arial" w:cs="Arial"/>
          <w:b/>
          <w:bCs/>
        </w:rPr>
      </w:pPr>
      <w:r w:rsidRPr="3BB2554F">
        <w:rPr>
          <w:rFonts w:ascii="Arial" w:eastAsia="Arial" w:hAnsi="Arial" w:cs="Arial"/>
          <w:b/>
          <w:bCs/>
        </w:rPr>
        <w:t>RNF001 – Criptografia dos dados armazenados e transmitidos</w:t>
      </w:r>
    </w:p>
    <w:p w14:paraId="7EB1C1BC" w14:textId="27A70D11" w:rsidR="21FC28F4" w:rsidRDefault="4AE91EB0" w:rsidP="137B8633">
      <w:pPr>
        <w:pStyle w:val="PargrafodaLista"/>
        <w:numPr>
          <w:ilvl w:val="0"/>
          <w:numId w:val="135"/>
        </w:numPr>
        <w:spacing w:line="257" w:lineRule="auto"/>
        <w:jc w:val="both"/>
        <w:rPr>
          <w:rFonts w:ascii="Arial" w:eastAsia="Arial" w:hAnsi="Arial" w:cs="Arial"/>
        </w:rPr>
      </w:pPr>
      <w:r w:rsidRPr="3BB2554F">
        <w:rPr>
          <w:rFonts w:ascii="Arial" w:eastAsia="Arial" w:hAnsi="Arial" w:cs="Arial"/>
        </w:rPr>
        <w:t>Prioridade: Alta</w:t>
      </w:r>
    </w:p>
    <w:p w14:paraId="37EA581F" w14:textId="5316092A" w:rsidR="21FC28F4" w:rsidRDefault="4AE91EB0" w:rsidP="7BD80FF4">
      <w:pPr>
        <w:pStyle w:val="PargrafodaLista"/>
        <w:numPr>
          <w:ilvl w:val="0"/>
          <w:numId w:val="135"/>
        </w:numPr>
        <w:spacing w:line="257" w:lineRule="auto"/>
        <w:jc w:val="both"/>
        <w:rPr>
          <w:rFonts w:ascii="Arial" w:eastAsia="Arial" w:hAnsi="Arial" w:cs="Arial"/>
        </w:rPr>
      </w:pPr>
      <w:r w:rsidRPr="3BB2554F">
        <w:rPr>
          <w:rFonts w:ascii="Arial" w:eastAsia="Arial" w:hAnsi="Arial" w:cs="Arial"/>
        </w:rPr>
        <w:t>Descrição: Todos os dados do sistema, tanto armazenados quanto transmitidos, devem ser criptografados para garantir segurança e conformidade legal.</w:t>
      </w:r>
    </w:p>
    <w:p w14:paraId="30F08E51" w14:textId="74BE2FE1" w:rsidR="21FC28F4" w:rsidRDefault="4AE91EB0" w:rsidP="7BD80FF4">
      <w:pPr>
        <w:pStyle w:val="PargrafodaLista"/>
        <w:numPr>
          <w:ilvl w:val="0"/>
          <w:numId w:val="135"/>
        </w:numPr>
        <w:spacing w:line="257" w:lineRule="auto"/>
        <w:jc w:val="both"/>
        <w:rPr>
          <w:rFonts w:ascii="Arial" w:eastAsia="Arial" w:hAnsi="Arial" w:cs="Arial"/>
        </w:rPr>
      </w:pPr>
      <w:r w:rsidRPr="3BB2554F">
        <w:rPr>
          <w:rFonts w:ascii="Arial" w:eastAsia="Arial" w:hAnsi="Arial" w:cs="Arial"/>
        </w:rPr>
        <w:t>Critérios de Aceitação: Testes devem comprovar a criptografia em trânsito e em repouso dos dados.</w:t>
      </w:r>
    </w:p>
    <w:p w14:paraId="4C7395AA" w14:textId="7D9193CE" w:rsidR="21FC28F4" w:rsidRDefault="4AE91EB0" w:rsidP="137B8633">
      <w:pPr>
        <w:spacing w:line="257" w:lineRule="auto"/>
        <w:jc w:val="both"/>
        <w:rPr>
          <w:rFonts w:ascii="Arial" w:eastAsia="Arial" w:hAnsi="Arial" w:cs="Arial"/>
          <w:b/>
          <w:bCs/>
        </w:rPr>
      </w:pPr>
      <w:r w:rsidRPr="3BB2554F">
        <w:rPr>
          <w:rFonts w:ascii="Arial" w:eastAsia="Arial" w:hAnsi="Arial" w:cs="Arial"/>
          <w:b/>
          <w:bCs/>
        </w:rPr>
        <w:t>RNF002 – Interface intuitiva e fácil de usar</w:t>
      </w:r>
    </w:p>
    <w:p w14:paraId="45E3F54A" w14:textId="47BC3A93" w:rsidR="21FC28F4" w:rsidRDefault="4AE91EB0" w:rsidP="137B8633">
      <w:pPr>
        <w:pStyle w:val="PargrafodaLista"/>
        <w:numPr>
          <w:ilvl w:val="0"/>
          <w:numId w:val="134"/>
        </w:numPr>
        <w:spacing w:line="257" w:lineRule="auto"/>
        <w:jc w:val="both"/>
        <w:rPr>
          <w:rFonts w:ascii="Arial" w:eastAsia="Arial" w:hAnsi="Arial" w:cs="Arial"/>
        </w:rPr>
      </w:pPr>
      <w:r w:rsidRPr="3BB2554F">
        <w:rPr>
          <w:rFonts w:ascii="Arial" w:eastAsia="Arial" w:hAnsi="Arial" w:cs="Arial"/>
        </w:rPr>
        <w:t>Prioridade: Alta</w:t>
      </w:r>
    </w:p>
    <w:p w14:paraId="4CCE20A1" w14:textId="5D11C0DE" w:rsidR="21FC28F4" w:rsidRDefault="4AE91EB0" w:rsidP="7BD80FF4">
      <w:pPr>
        <w:pStyle w:val="PargrafodaLista"/>
        <w:numPr>
          <w:ilvl w:val="0"/>
          <w:numId w:val="134"/>
        </w:numPr>
        <w:spacing w:line="257" w:lineRule="auto"/>
        <w:jc w:val="both"/>
        <w:rPr>
          <w:rFonts w:ascii="Arial" w:eastAsia="Arial" w:hAnsi="Arial" w:cs="Arial"/>
        </w:rPr>
      </w:pPr>
      <w:r w:rsidRPr="3BB2554F">
        <w:rPr>
          <w:rFonts w:ascii="Arial" w:eastAsia="Arial" w:hAnsi="Arial" w:cs="Arial"/>
        </w:rPr>
        <w:t>Descrição: A interface deve ser simples e acessível, especialmente para usuários que operam em campo, como engenheiros e corretores.</w:t>
      </w:r>
    </w:p>
    <w:p w14:paraId="56EB7514" w14:textId="0DFC7824" w:rsidR="21FC28F4" w:rsidRDefault="4AE91EB0" w:rsidP="7BD80FF4">
      <w:pPr>
        <w:pStyle w:val="PargrafodaLista"/>
        <w:numPr>
          <w:ilvl w:val="0"/>
          <w:numId w:val="134"/>
        </w:numPr>
        <w:spacing w:line="257" w:lineRule="auto"/>
        <w:jc w:val="both"/>
        <w:rPr>
          <w:rFonts w:ascii="Arial" w:eastAsia="Arial" w:hAnsi="Arial" w:cs="Arial"/>
        </w:rPr>
      </w:pPr>
      <w:r w:rsidRPr="3BB2554F">
        <w:rPr>
          <w:rFonts w:ascii="Arial" w:eastAsia="Arial" w:hAnsi="Arial" w:cs="Arial"/>
        </w:rPr>
        <w:t>Critérios de Aceitação: Usuários conseguem realizar suas tarefas com pouca ou nenhuma dificuldade sem necessidade de treinamentos complexos.</w:t>
      </w:r>
    </w:p>
    <w:p w14:paraId="4821C17B" w14:textId="3BF77552" w:rsidR="137B8633" w:rsidRDefault="137B8633" w:rsidP="137B8633">
      <w:pPr>
        <w:pStyle w:val="PargrafodaLista"/>
        <w:numPr>
          <w:ilvl w:val="0"/>
          <w:numId w:val="134"/>
        </w:numPr>
        <w:spacing w:line="257" w:lineRule="auto"/>
        <w:jc w:val="both"/>
        <w:rPr>
          <w:rFonts w:ascii="Arial" w:eastAsia="Arial" w:hAnsi="Arial" w:cs="Arial"/>
        </w:rPr>
      </w:pPr>
    </w:p>
    <w:p w14:paraId="28E04BF3" w14:textId="2FFE2246" w:rsidR="21FC28F4" w:rsidRDefault="4AE91EB0" w:rsidP="137B8633">
      <w:pPr>
        <w:spacing w:line="257" w:lineRule="auto"/>
        <w:jc w:val="both"/>
        <w:rPr>
          <w:rFonts w:ascii="Arial" w:eastAsia="Arial" w:hAnsi="Arial" w:cs="Arial"/>
          <w:b/>
          <w:bCs/>
        </w:rPr>
      </w:pPr>
      <w:r w:rsidRPr="3BB2554F">
        <w:rPr>
          <w:rFonts w:ascii="Arial" w:eastAsia="Arial" w:hAnsi="Arial" w:cs="Arial"/>
          <w:b/>
          <w:bCs/>
        </w:rPr>
        <w:t>RNF003 – Disponibilidade mínima de 99,5%</w:t>
      </w:r>
    </w:p>
    <w:p w14:paraId="3ACDE2DF" w14:textId="276D9983" w:rsidR="21FC28F4" w:rsidRDefault="4AE91EB0" w:rsidP="137B8633">
      <w:pPr>
        <w:pStyle w:val="PargrafodaLista"/>
        <w:numPr>
          <w:ilvl w:val="0"/>
          <w:numId w:val="133"/>
        </w:numPr>
        <w:spacing w:line="257" w:lineRule="auto"/>
        <w:jc w:val="both"/>
        <w:rPr>
          <w:rFonts w:ascii="Arial" w:eastAsia="Arial" w:hAnsi="Arial" w:cs="Arial"/>
        </w:rPr>
      </w:pPr>
      <w:r w:rsidRPr="3BB2554F">
        <w:rPr>
          <w:rFonts w:ascii="Arial" w:eastAsia="Arial" w:hAnsi="Arial" w:cs="Arial"/>
        </w:rPr>
        <w:t>Prioridade: Alta</w:t>
      </w:r>
    </w:p>
    <w:p w14:paraId="242375E7" w14:textId="32F35D7B" w:rsidR="21FC28F4" w:rsidRDefault="4AE91EB0" w:rsidP="7BD80FF4">
      <w:pPr>
        <w:pStyle w:val="PargrafodaLista"/>
        <w:numPr>
          <w:ilvl w:val="0"/>
          <w:numId w:val="133"/>
        </w:numPr>
        <w:spacing w:line="257" w:lineRule="auto"/>
        <w:jc w:val="both"/>
        <w:rPr>
          <w:rFonts w:ascii="Arial" w:eastAsia="Arial" w:hAnsi="Arial" w:cs="Arial"/>
        </w:rPr>
      </w:pPr>
      <w:r w:rsidRPr="3BB2554F">
        <w:rPr>
          <w:rFonts w:ascii="Arial" w:eastAsia="Arial" w:hAnsi="Arial" w:cs="Arial"/>
        </w:rPr>
        <w:t>Descrição: O sistema deve estar disponível para uso pelo menos 99,5% do tempo, com possíveis interrupções apenas para manutenções planejadas.</w:t>
      </w:r>
    </w:p>
    <w:p w14:paraId="0299497F" w14:textId="7D78EF39" w:rsidR="21FC28F4" w:rsidRDefault="4AE91EB0" w:rsidP="7BD80FF4">
      <w:pPr>
        <w:pStyle w:val="PargrafodaLista"/>
        <w:numPr>
          <w:ilvl w:val="0"/>
          <w:numId w:val="133"/>
        </w:numPr>
        <w:spacing w:line="257" w:lineRule="auto"/>
        <w:jc w:val="both"/>
        <w:rPr>
          <w:rFonts w:ascii="Arial" w:eastAsia="Arial" w:hAnsi="Arial" w:cs="Arial"/>
        </w:rPr>
      </w:pPr>
      <w:r w:rsidRPr="3BB2554F">
        <w:rPr>
          <w:rFonts w:ascii="Arial" w:eastAsia="Arial" w:hAnsi="Arial" w:cs="Arial"/>
        </w:rPr>
        <w:t>Critérios de Aceitação: Monitoramento do sistema confirma disponibilidade mínima exigida.</w:t>
      </w:r>
    </w:p>
    <w:p w14:paraId="2F815EF3" w14:textId="0784EB5E" w:rsidR="137B8633" w:rsidRDefault="137B8633" w:rsidP="3BB2554F">
      <w:pPr>
        <w:pStyle w:val="PargrafodaLista"/>
        <w:spacing w:line="257" w:lineRule="auto"/>
        <w:jc w:val="both"/>
        <w:rPr>
          <w:rFonts w:ascii="Arial" w:eastAsia="Arial" w:hAnsi="Arial" w:cs="Arial"/>
        </w:rPr>
      </w:pPr>
    </w:p>
    <w:p w14:paraId="7ABA97EF" w14:textId="0DDAB311" w:rsidR="21FC28F4" w:rsidRDefault="4AE91EB0" w:rsidP="137B8633">
      <w:pPr>
        <w:spacing w:line="257" w:lineRule="auto"/>
        <w:jc w:val="both"/>
        <w:rPr>
          <w:rFonts w:ascii="Arial" w:eastAsia="Arial" w:hAnsi="Arial" w:cs="Arial"/>
          <w:b/>
          <w:bCs/>
        </w:rPr>
      </w:pPr>
      <w:r w:rsidRPr="3BB2554F">
        <w:rPr>
          <w:rFonts w:ascii="Arial" w:eastAsia="Arial" w:hAnsi="Arial" w:cs="Arial"/>
          <w:b/>
          <w:bCs/>
        </w:rPr>
        <w:t>RNF004 – Tempo máximo de resposta inferior a 3 segundos</w:t>
      </w:r>
    </w:p>
    <w:p w14:paraId="6FD48018" w14:textId="081BEB8F" w:rsidR="21FC28F4" w:rsidRDefault="4AE91EB0" w:rsidP="7BD80FF4">
      <w:pPr>
        <w:pStyle w:val="PargrafodaLista"/>
        <w:numPr>
          <w:ilvl w:val="0"/>
          <w:numId w:val="125"/>
        </w:numPr>
        <w:spacing w:line="257" w:lineRule="auto"/>
        <w:jc w:val="both"/>
        <w:rPr>
          <w:rFonts w:ascii="Arial" w:eastAsia="Arial" w:hAnsi="Arial" w:cs="Arial"/>
        </w:rPr>
      </w:pPr>
      <w:r w:rsidRPr="3BB2554F">
        <w:rPr>
          <w:rFonts w:ascii="Arial" w:eastAsia="Arial" w:hAnsi="Arial" w:cs="Arial"/>
        </w:rPr>
        <w:t>Prioridade: Alta</w:t>
      </w:r>
    </w:p>
    <w:p w14:paraId="5CCB1769" w14:textId="20D54B29" w:rsidR="21FC28F4" w:rsidRDefault="4AE91EB0" w:rsidP="7BD80FF4">
      <w:pPr>
        <w:pStyle w:val="PargrafodaLista"/>
        <w:numPr>
          <w:ilvl w:val="0"/>
          <w:numId w:val="125"/>
        </w:numPr>
        <w:spacing w:line="257" w:lineRule="auto"/>
        <w:jc w:val="both"/>
        <w:rPr>
          <w:rFonts w:ascii="Arial" w:eastAsia="Arial" w:hAnsi="Arial" w:cs="Arial"/>
        </w:rPr>
      </w:pPr>
      <w:r w:rsidRPr="3BB2554F">
        <w:rPr>
          <w:rFonts w:ascii="Arial" w:eastAsia="Arial" w:hAnsi="Arial" w:cs="Arial"/>
        </w:rPr>
        <w:t>Descrição: As operações principais do sistema, como buscas e cadastros, devem ter tempo de resposta rápido para manter a produtividade dos usuários.</w:t>
      </w:r>
    </w:p>
    <w:p w14:paraId="7758292F" w14:textId="57656C05" w:rsidR="21FC28F4" w:rsidRDefault="4AE91EB0" w:rsidP="7BD80FF4">
      <w:pPr>
        <w:pStyle w:val="PargrafodaLista"/>
        <w:numPr>
          <w:ilvl w:val="0"/>
          <w:numId w:val="125"/>
        </w:numPr>
        <w:spacing w:line="257" w:lineRule="auto"/>
        <w:jc w:val="both"/>
        <w:rPr>
          <w:rFonts w:ascii="Arial" w:eastAsia="Arial" w:hAnsi="Arial" w:cs="Arial"/>
        </w:rPr>
      </w:pPr>
      <w:r w:rsidRPr="3BB2554F">
        <w:rPr>
          <w:rFonts w:ascii="Arial" w:eastAsia="Arial" w:hAnsi="Arial" w:cs="Arial"/>
        </w:rPr>
        <w:t>Critérios de Aceitação: Testes de performance mostram resposta abaixo de 3 segundos para as ações principais.</w:t>
      </w:r>
    </w:p>
    <w:p w14:paraId="0AE959C0" w14:textId="2613C2DF" w:rsidR="137B8633" w:rsidRDefault="137B8633" w:rsidP="3BB2554F">
      <w:pPr>
        <w:pStyle w:val="PargrafodaLista"/>
        <w:spacing w:line="257" w:lineRule="auto"/>
        <w:jc w:val="both"/>
        <w:rPr>
          <w:rFonts w:ascii="Arial" w:eastAsia="Arial" w:hAnsi="Arial" w:cs="Arial"/>
        </w:rPr>
      </w:pPr>
    </w:p>
    <w:p w14:paraId="4C954441" w14:textId="55EB6CB8" w:rsidR="21FC28F4" w:rsidRDefault="4AE91EB0" w:rsidP="137B8633">
      <w:pPr>
        <w:spacing w:line="257" w:lineRule="auto"/>
        <w:jc w:val="both"/>
        <w:rPr>
          <w:rFonts w:ascii="Arial" w:eastAsia="Arial" w:hAnsi="Arial" w:cs="Arial"/>
          <w:b/>
          <w:bCs/>
        </w:rPr>
      </w:pPr>
      <w:r w:rsidRPr="3BB2554F">
        <w:rPr>
          <w:rFonts w:ascii="Arial" w:eastAsia="Arial" w:hAnsi="Arial" w:cs="Arial"/>
          <w:b/>
          <w:bCs/>
        </w:rPr>
        <w:t>RNF005 – Armazenamento dos dados por no mínimo 5 anos</w:t>
      </w:r>
    </w:p>
    <w:p w14:paraId="54C8F7B7" w14:textId="003071CE" w:rsidR="21FC28F4" w:rsidRDefault="4AE91EB0" w:rsidP="137B8633">
      <w:pPr>
        <w:pStyle w:val="PargrafodaLista"/>
        <w:numPr>
          <w:ilvl w:val="0"/>
          <w:numId w:val="131"/>
        </w:numPr>
        <w:spacing w:line="257" w:lineRule="auto"/>
        <w:jc w:val="both"/>
        <w:rPr>
          <w:rFonts w:ascii="Arial" w:eastAsia="Arial" w:hAnsi="Arial" w:cs="Arial"/>
        </w:rPr>
      </w:pPr>
      <w:r w:rsidRPr="3BB2554F">
        <w:rPr>
          <w:rFonts w:ascii="Arial" w:eastAsia="Arial" w:hAnsi="Arial" w:cs="Arial"/>
        </w:rPr>
        <w:t>Prioridade: Alta</w:t>
      </w:r>
    </w:p>
    <w:p w14:paraId="4992BCC2" w14:textId="4828A201" w:rsidR="21FC28F4" w:rsidRDefault="4AE91EB0" w:rsidP="7BD80FF4">
      <w:pPr>
        <w:pStyle w:val="PargrafodaLista"/>
        <w:numPr>
          <w:ilvl w:val="0"/>
          <w:numId w:val="131"/>
        </w:numPr>
        <w:spacing w:line="257" w:lineRule="auto"/>
        <w:jc w:val="both"/>
        <w:rPr>
          <w:rFonts w:ascii="Arial" w:eastAsia="Arial" w:hAnsi="Arial" w:cs="Arial"/>
        </w:rPr>
      </w:pPr>
      <w:r w:rsidRPr="3BB2554F">
        <w:rPr>
          <w:rFonts w:ascii="Arial" w:eastAsia="Arial" w:hAnsi="Arial" w:cs="Arial"/>
        </w:rPr>
        <w:lastRenderedPageBreak/>
        <w:t>Descrição: O sistema deve garantir o arquivamento dos dados por pelo menos 5 anos, conforme exigência legal.</w:t>
      </w:r>
    </w:p>
    <w:p w14:paraId="14F2337C" w14:textId="464ED502" w:rsidR="21FC28F4" w:rsidRDefault="4AE91EB0" w:rsidP="7BD80FF4">
      <w:pPr>
        <w:pStyle w:val="PargrafodaLista"/>
        <w:numPr>
          <w:ilvl w:val="0"/>
          <w:numId w:val="131"/>
        </w:numPr>
        <w:spacing w:line="257" w:lineRule="auto"/>
        <w:jc w:val="both"/>
        <w:rPr>
          <w:rFonts w:ascii="Arial" w:eastAsia="Arial" w:hAnsi="Arial" w:cs="Arial"/>
        </w:rPr>
      </w:pPr>
      <w:r w:rsidRPr="3BB2554F">
        <w:rPr>
          <w:rFonts w:ascii="Arial" w:eastAsia="Arial" w:hAnsi="Arial" w:cs="Arial"/>
        </w:rPr>
        <w:t>Critérios de Aceitação: Dados permanecem disponíveis para consulta durante todo o período estabelecido.</w:t>
      </w:r>
    </w:p>
    <w:p w14:paraId="5225C781" w14:textId="4F580604" w:rsidR="137B8633" w:rsidRDefault="137B8633" w:rsidP="3BB2554F">
      <w:pPr>
        <w:pStyle w:val="PargrafodaLista"/>
        <w:spacing w:line="257" w:lineRule="auto"/>
        <w:jc w:val="both"/>
        <w:rPr>
          <w:rFonts w:ascii="Arial" w:eastAsia="Arial" w:hAnsi="Arial" w:cs="Arial"/>
        </w:rPr>
      </w:pPr>
    </w:p>
    <w:p w14:paraId="66614F99" w14:textId="541BE7D4" w:rsidR="21FC28F4" w:rsidRDefault="4AE91EB0" w:rsidP="137B8633">
      <w:pPr>
        <w:spacing w:line="257" w:lineRule="auto"/>
        <w:jc w:val="both"/>
        <w:rPr>
          <w:rFonts w:ascii="Arial" w:eastAsia="Arial" w:hAnsi="Arial" w:cs="Arial"/>
          <w:b/>
          <w:bCs/>
        </w:rPr>
      </w:pPr>
      <w:r w:rsidRPr="3BB2554F">
        <w:rPr>
          <w:rFonts w:ascii="Arial" w:eastAsia="Arial" w:hAnsi="Arial" w:cs="Arial"/>
          <w:b/>
          <w:bCs/>
        </w:rPr>
        <w:t>RNF006 – Compatibilidade com dispositivos móveis</w:t>
      </w:r>
    </w:p>
    <w:p w14:paraId="62F1A3F3" w14:textId="12E78332" w:rsidR="21FC28F4" w:rsidRDefault="4AE91EB0" w:rsidP="137B8633">
      <w:pPr>
        <w:pStyle w:val="PargrafodaLista"/>
        <w:numPr>
          <w:ilvl w:val="0"/>
          <w:numId w:val="130"/>
        </w:numPr>
        <w:spacing w:line="257" w:lineRule="auto"/>
        <w:jc w:val="both"/>
        <w:rPr>
          <w:rFonts w:ascii="Arial" w:eastAsia="Arial" w:hAnsi="Arial" w:cs="Arial"/>
        </w:rPr>
      </w:pPr>
      <w:r w:rsidRPr="3BB2554F">
        <w:rPr>
          <w:rFonts w:ascii="Arial" w:eastAsia="Arial" w:hAnsi="Arial" w:cs="Arial"/>
        </w:rPr>
        <w:t>Prioridade: Alta</w:t>
      </w:r>
    </w:p>
    <w:p w14:paraId="1F81639F" w14:textId="57436F13" w:rsidR="21FC28F4" w:rsidRDefault="4AE91EB0" w:rsidP="7BD80FF4">
      <w:pPr>
        <w:pStyle w:val="PargrafodaLista"/>
        <w:numPr>
          <w:ilvl w:val="0"/>
          <w:numId w:val="130"/>
        </w:numPr>
        <w:spacing w:line="257" w:lineRule="auto"/>
        <w:jc w:val="both"/>
        <w:rPr>
          <w:rFonts w:ascii="Arial" w:eastAsia="Arial" w:hAnsi="Arial" w:cs="Arial"/>
        </w:rPr>
      </w:pPr>
      <w:r w:rsidRPr="3BB2554F">
        <w:rPr>
          <w:rFonts w:ascii="Arial" w:eastAsia="Arial" w:hAnsi="Arial" w:cs="Arial"/>
        </w:rPr>
        <w:t>Descrição: O sistema deve funcionar perfeitamente em smartphones e tablets para facilitar o uso em campo por vistoriadores e outros profissionais externos.</w:t>
      </w:r>
    </w:p>
    <w:p w14:paraId="3DD3284C" w14:textId="4A32C77C" w:rsidR="21FC28F4" w:rsidRDefault="4AE91EB0" w:rsidP="7BD80FF4">
      <w:pPr>
        <w:pStyle w:val="PargrafodaLista"/>
        <w:numPr>
          <w:ilvl w:val="0"/>
          <w:numId w:val="130"/>
        </w:numPr>
        <w:spacing w:line="257" w:lineRule="auto"/>
        <w:jc w:val="both"/>
        <w:rPr>
          <w:rFonts w:ascii="Arial" w:eastAsia="Arial" w:hAnsi="Arial" w:cs="Arial"/>
        </w:rPr>
      </w:pPr>
      <w:r w:rsidRPr="3BB2554F">
        <w:rPr>
          <w:rFonts w:ascii="Arial" w:eastAsia="Arial" w:hAnsi="Arial" w:cs="Arial"/>
        </w:rPr>
        <w:t xml:space="preserve">Critérios de Aceitação: Todas as funcionalidades essenciais estão </w:t>
      </w:r>
      <w:bookmarkStart w:id="52" w:name="_Int_fArlMDFY"/>
      <w:proofErr w:type="gramStart"/>
      <w:r w:rsidRPr="3BB2554F">
        <w:rPr>
          <w:rFonts w:ascii="Arial" w:eastAsia="Arial" w:hAnsi="Arial" w:cs="Arial"/>
        </w:rPr>
        <w:t>acessíveis e usáveis</w:t>
      </w:r>
      <w:bookmarkEnd w:id="52"/>
      <w:proofErr w:type="gramEnd"/>
      <w:r w:rsidRPr="3BB2554F">
        <w:rPr>
          <w:rFonts w:ascii="Arial" w:eastAsia="Arial" w:hAnsi="Arial" w:cs="Arial"/>
        </w:rPr>
        <w:t xml:space="preserve"> em dispositivos móveis.</w:t>
      </w:r>
    </w:p>
    <w:p w14:paraId="3D6D5EB4" w14:textId="73BA60FB" w:rsidR="137B8633" w:rsidRDefault="137B8633" w:rsidP="3BB2554F">
      <w:pPr>
        <w:pStyle w:val="PargrafodaLista"/>
        <w:spacing w:line="257" w:lineRule="auto"/>
        <w:jc w:val="both"/>
        <w:rPr>
          <w:rFonts w:ascii="Arial" w:eastAsia="Arial" w:hAnsi="Arial" w:cs="Arial"/>
        </w:rPr>
      </w:pPr>
    </w:p>
    <w:p w14:paraId="0FFCF757" w14:textId="028B714E" w:rsidR="21FC28F4" w:rsidRDefault="4AE91EB0" w:rsidP="137B8633">
      <w:pPr>
        <w:spacing w:line="257" w:lineRule="auto"/>
        <w:jc w:val="both"/>
        <w:rPr>
          <w:rFonts w:ascii="Arial" w:eastAsia="Arial" w:hAnsi="Arial" w:cs="Arial"/>
          <w:b/>
          <w:bCs/>
        </w:rPr>
      </w:pPr>
      <w:r w:rsidRPr="3BB2554F">
        <w:rPr>
          <w:rFonts w:ascii="Arial" w:eastAsia="Arial" w:hAnsi="Arial" w:cs="Arial"/>
          <w:b/>
          <w:bCs/>
        </w:rPr>
        <w:t xml:space="preserve">RNF007 - Sincronização eficiente e segura em modo </w:t>
      </w:r>
      <w:r w:rsidR="11D4F899" w:rsidRPr="3BB2554F">
        <w:rPr>
          <w:rFonts w:ascii="Arial" w:eastAsia="Arial" w:hAnsi="Arial" w:cs="Arial"/>
          <w:b/>
          <w:bCs/>
        </w:rPr>
        <w:t>offline</w:t>
      </w:r>
    </w:p>
    <w:p w14:paraId="4B69E1B9" w14:textId="033E7B99" w:rsidR="21FC28F4" w:rsidRDefault="4AE91EB0" w:rsidP="137B8633">
      <w:pPr>
        <w:pStyle w:val="PargrafodaLista"/>
        <w:numPr>
          <w:ilvl w:val="0"/>
          <w:numId w:val="129"/>
        </w:numPr>
        <w:spacing w:line="257" w:lineRule="auto"/>
        <w:jc w:val="both"/>
        <w:rPr>
          <w:rFonts w:ascii="Arial" w:eastAsia="Arial" w:hAnsi="Arial" w:cs="Arial"/>
        </w:rPr>
      </w:pPr>
      <w:r w:rsidRPr="3BB2554F">
        <w:rPr>
          <w:rFonts w:ascii="Arial" w:eastAsia="Arial" w:hAnsi="Arial" w:cs="Arial"/>
        </w:rPr>
        <w:t>Prioridade: Alta</w:t>
      </w:r>
    </w:p>
    <w:p w14:paraId="2F7FF19E" w14:textId="2C5648F9" w:rsidR="21FC28F4" w:rsidRDefault="4AE91EB0" w:rsidP="7BD80FF4">
      <w:pPr>
        <w:pStyle w:val="PargrafodaLista"/>
        <w:numPr>
          <w:ilvl w:val="0"/>
          <w:numId w:val="129"/>
        </w:numPr>
        <w:spacing w:line="257" w:lineRule="auto"/>
        <w:jc w:val="both"/>
        <w:rPr>
          <w:rFonts w:ascii="Arial" w:eastAsia="Arial" w:hAnsi="Arial" w:cs="Arial"/>
        </w:rPr>
      </w:pPr>
      <w:r w:rsidRPr="3BB2554F">
        <w:rPr>
          <w:rFonts w:ascii="Arial" w:eastAsia="Arial" w:hAnsi="Arial" w:cs="Arial"/>
        </w:rPr>
        <w:t>Descrição: Ao operar sem conexão, o sistema deve sincronizar os dados de forma segura e sem perdas ou duplicidades assim que online novamente.</w:t>
      </w:r>
    </w:p>
    <w:p w14:paraId="271FE1F6" w14:textId="21C3BD4A" w:rsidR="21FC28F4" w:rsidRDefault="4AE91EB0" w:rsidP="7BD80FF4">
      <w:pPr>
        <w:pStyle w:val="PargrafodaLista"/>
        <w:numPr>
          <w:ilvl w:val="0"/>
          <w:numId w:val="129"/>
        </w:numPr>
        <w:spacing w:line="257" w:lineRule="auto"/>
        <w:jc w:val="both"/>
        <w:rPr>
          <w:rFonts w:ascii="Arial" w:eastAsia="Arial" w:hAnsi="Arial" w:cs="Arial"/>
        </w:rPr>
      </w:pPr>
      <w:r w:rsidRPr="3BB2554F">
        <w:rPr>
          <w:rFonts w:ascii="Arial" w:eastAsia="Arial" w:hAnsi="Arial" w:cs="Arial"/>
        </w:rPr>
        <w:t>Critérios de Aceitação: Sincronização é testada e confirmada como confiável e eficiente.</w:t>
      </w:r>
    </w:p>
    <w:p w14:paraId="6F6FA98D" w14:textId="4FCC0795" w:rsidR="137B8633" w:rsidRDefault="137B8633" w:rsidP="137B8633">
      <w:pPr>
        <w:pStyle w:val="PargrafodaLista"/>
        <w:numPr>
          <w:ilvl w:val="0"/>
          <w:numId w:val="129"/>
        </w:numPr>
        <w:spacing w:line="257" w:lineRule="auto"/>
        <w:jc w:val="both"/>
        <w:rPr>
          <w:rFonts w:ascii="Arial" w:eastAsia="Arial" w:hAnsi="Arial" w:cs="Arial"/>
        </w:rPr>
      </w:pPr>
    </w:p>
    <w:p w14:paraId="34F62FF3" w14:textId="5B8836BC" w:rsidR="21FC28F4" w:rsidRDefault="4AE91EB0" w:rsidP="137B8633">
      <w:pPr>
        <w:spacing w:line="257" w:lineRule="auto"/>
        <w:jc w:val="both"/>
        <w:rPr>
          <w:rFonts w:ascii="Arial" w:eastAsia="Arial" w:hAnsi="Arial" w:cs="Arial"/>
          <w:b/>
          <w:bCs/>
        </w:rPr>
      </w:pPr>
      <w:r w:rsidRPr="3BB2554F">
        <w:rPr>
          <w:rFonts w:ascii="Arial" w:eastAsia="Arial" w:hAnsi="Arial" w:cs="Arial"/>
          <w:b/>
          <w:bCs/>
        </w:rPr>
        <w:t>RNF008 – Conformidade com normas técnicas da engenharia (ABNT, CREA)</w:t>
      </w:r>
    </w:p>
    <w:p w14:paraId="103E1ADB" w14:textId="678CBAF6" w:rsidR="21FC28F4" w:rsidRDefault="4AE91EB0" w:rsidP="7BD80FF4">
      <w:pPr>
        <w:pStyle w:val="PargrafodaLista"/>
        <w:numPr>
          <w:ilvl w:val="0"/>
          <w:numId w:val="124"/>
        </w:numPr>
        <w:spacing w:line="257" w:lineRule="auto"/>
        <w:jc w:val="both"/>
        <w:rPr>
          <w:rFonts w:ascii="Arial" w:eastAsia="Arial" w:hAnsi="Arial" w:cs="Arial"/>
        </w:rPr>
      </w:pPr>
      <w:r w:rsidRPr="3BB2554F">
        <w:rPr>
          <w:rFonts w:ascii="Arial" w:eastAsia="Arial" w:hAnsi="Arial" w:cs="Arial"/>
        </w:rPr>
        <w:t>Prioridade: Alta</w:t>
      </w:r>
    </w:p>
    <w:p w14:paraId="4E466790" w14:textId="5209D772" w:rsidR="21FC28F4" w:rsidRDefault="4AE91EB0" w:rsidP="7BD80FF4">
      <w:pPr>
        <w:pStyle w:val="PargrafodaLista"/>
        <w:numPr>
          <w:ilvl w:val="0"/>
          <w:numId w:val="124"/>
        </w:numPr>
        <w:spacing w:line="257" w:lineRule="auto"/>
        <w:jc w:val="both"/>
        <w:rPr>
          <w:rFonts w:ascii="Arial" w:eastAsia="Arial" w:hAnsi="Arial" w:cs="Arial"/>
        </w:rPr>
      </w:pPr>
      <w:r w:rsidRPr="3BB2554F">
        <w:rPr>
          <w:rFonts w:ascii="Arial" w:eastAsia="Arial" w:hAnsi="Arial" w:cs="Arial"/>
        </w:rPr>
        <w:t>Descrição: O sistema e seus documentos devem seguir padrões técnicos e normativos para garantir validade legal e técnica.</w:t>
      </w:r>
    </w:p>
    <w:p w14:paraId="366F88D6" w14:textId="42FC56C0" w:rsidR="21FC28F4" w:rsidRDefault="4AE91EB0" w:rsidP="7BD80FF4">
      <w:pPr>
        <w:pStyle w:val="PargrafodaLista"/>
        <w:numPr>
          <w:ilvl w:val="0"/>
          <w:numId w:val="124"/>
        </w:numPr>
        <w:spacing w:line="257" w:lineRule="auto"/>
        <w:jc w:val="both"/>
        <w:rPr>
          <w:rFonts w:ascii="Arial" w:eastAsia="Arial" w:hAnsi="Arial" w:cs="Arial"/>
        </w:rPr>
      </w:pPr>
      <w:r w:rsidRPr="3BB2554F">
        <w:rPr>
          <w:rFonts w:ascii="Arial" w:eastAsia="Arial" w:hAnsi="Arial" w:cs="Arial"/>
        </w:rPr>
        <w:t xml:space="preserve">Critérios de Aceitação: Auditoria externa ou interna confirma conformidade com as normas vigentes. </w:t>
      </w:r>
    </w:p>
    <w:p w14:paraId="055FF448" w14:textId="40744CE0" w:rsidR="21FC28F4" w:rsidRDefault="4AE91EB0" w:rsidP="137B8633">
      <w:pPr>
        <w:spacing w:line="257" w:lineRule="auto"/>
        <w:jc w:val="both"/>
        <w:rPr>
          <w:rFonts w:ascii="Arial" w:eastAsia="Arial" w:hAnsi="Arial" w:cs="Arial"/>
          <w:b/>
          <w:bCs/>
        </w:rPr>
      </w:pPr>
      <w:r w:rsidRPr="3BB2554F">
        <w:rPr>
          <w:rFonts w:ascii="Arial" w:eastAsia="Arial" w:hAnsi="Arial" w:cs="Arial"/>
          <w:b/>
          <w:bCs/>
        </w:rPr>
        <w:t>RNF009 – Controle de acesso baseado em perfis e políticas internas</w:t>
      </w:r>
    </w:p>
    <w:p w14:paraId="6CDBD19D" w14:textId="07244111" w:rsidR="21FC28F4" w:rsidRDefault="4AE91EB0" w:rsidP="137B8633">
      <w:pPr>
        <w:pStyle w:val="PargrafodaLista"/>
        <w:numPr>
          <w:ilvl w:val="0"/>
          <w:numId w:val="127"/>
        </w:numPr>
        <w:spacing w:line="257" w:lineRule="auto"/>
        <w:jc w:val="both"/>
        <w:rPr>
          <w:rFonts w:ascii="Arial" w:eastAsia="Arial" w:hAnsi="Arial" w:cs="Arial"/>
        </w:rPr>
      </w:pPr>
      <w:r w:rsidRPr="3BB2554F">
        <w:rPr>
          <w:rFonts w:ascii="Arial" w:eastAsia="Arial" w:hAnsi="Arial" w:cs="Arial"/>
        </w:rPr>
        <w:t>Prioridade: Alta</w:t>
      </w:r>
    </w:p>
    <w:p w14:paraId="00239E96" w14:textId="7B137162" w:rsidR="21FC28F4" w:rsidRDefault="4AE91EB0" w:rsidP="7BD80FF4">
      <w:pPr>
        <w:pStyle w:val="PargrafodaLista"/>
        <w:numPr>
          <w:ilvl w:val="0"/>
          <w:numId w:val="127"/>
        </w:numPr>
        <w:spacing w:line="257" w:lineRule="auto"/>
        <w:jc w:val="both"/>
        <w:rPr>
          <w:rFonts w:ascii="Arial" w:eastAsia="Arial" w:hAnsi="Arial" w:cs="Arial"/>
        </w:rPr>
      </w:pPr>
      <w:r w:rsidRPr="3BB2554F">
        <w:rPr>
          <w:rFonts w:ascii="Arial" w:eastAsia="Arial" w:hAnsi="Arial" w:cs="Arial"/>
        </w:rPr>
        <w:t>Descrição: O acesso ao sistema deve ser restrito de acordo com perfis de usuário e regras internas, garantindo a segurança dos dados.</w:t>
      </w:r>
    </w:p>
    <w:p w14:paraId="02AECA3D" w14:textId="14C8195E" w:rsidR="21FC28F4" w:rsidRDefault="4AE91EB0" w:rsidP="7BD80FF4">
      <w:pPr>
        <w:pStyle w:val="PargrafodaLista"/>
        <w:numPr>
          <w:ilvl w:val="0"/>
          <w:numId w:val="127"/>
        </w:numPr>
        <w:spacing w:line="257" w:lineRule="auto"/>
        <w:jc w:val="both"/>
        <w:rPr>
          <w:rFonts w:ascii="Arial" w:eastAsia="Arial" w:hAnsi="Arial" w:cs="Arial"/>
        </w:rPr>
      </w:pPr>
      <w:r w:rsidRPr="3BB2554F">
        <w:rPr>
          <w:rFonts w:ascii="Arial" w:eastAsia="Arial" w:hAnsi="Arial" w:cs="Arial"/>
        </w:rPr>
        <w:t>Critérios de Aceitação: Testes de segurança mostram que usuários acessam apenas o que lhes é permitido.</w:t>
      </w:r>
    </w:p>
    <w:p w14:paraId="38925CF4" w14:textId="4EEF05D2" w:rsidR="137B8633" w:rsidRDefault="137B8633" w:rsidP="7BD80FF4">
      <w:pPr>
        <w:spacing w:line="257" w:lineRule="auto"/>
        <w:ind w:left="708"/>
        <w:jc w:val="both"/>
        <w:rPr>
          <w:rFonts w:ascii="Arial" w:eastAsia="Arial" w:hAnsi="Arial" w:cs="Arial"/>
        </w:rPr>
      </w:pPr>
    </w:p>
    <w:p w14:paraId="2EA18032" w14:textId="753B146F" w:rsidR="370BD87C" w:rsidRDefault="30ADCB21" w:rsidP="3BB2554F">
      <w:pPr>
        <w:pStyle w:val="Ttulo1"/>
        <w:rPr>
          <w:rFonts w:ascii="Arial" w:eastAsia="Arial" w:hAnsi="Arial" w:cs="Arial"/>
          <w:b/>
          <w:bCs/>
          <w:color w:val="000000" w:themeColor="text1"/>
        </w:rPr>
      </w:pPr>
      <w:bookmarkStart w:id="53" w:name="_Toc639306490"/>
      <w:bookmarkStart w:id="54" w:name="_Toc919136000"/>
      <w:bookmarkStart w:id="55" w:name="_Toc695107508"/>
      <w:r w:rsidRPr="3BB2554F">
        <w:rPr>
          <w:color w:val="000000" w:themeColor="text1"/>
        </w:rPr>
        <w:t>5 Diagramas</w:t>
      </w:r>
      <w:bookmarkEnd w:id="53"/>
      <w:bookmarkEnd w:id="54"/>
      <w:bookmarkEnd w:id="55"/>
    </w:p>
    <w:p w14:paraId="273FDE89" w14:textId="4D1A85C9" w:rsidR="370BD87C" w:rsidRDefault="30ADCB21" w:rsidP="3BB2554F">
      <w:pPr>
        <w:pStyle w:val="Ttulo2"/>
        <w:rPr>
          <w:color w:val="000000" w:themeColor="text1"/>
        </w:rPr>
      </w:pPr>
      <w:bookmarkStart w:id="56" w:name="_Toc1251565492"/>
      <w:bookmarkStart w:id="57" w:name="_Toc96720281"/>
      <w:bookmarkStart w:id="58" w:name="_Toc1505230997"/>
      <w:r w:rsidRPr="3BB2554F">
        <w:rPr>
          <w:color w:val="000000" w:themeColor="text1"/>
        </w:rPr>
        <w:t>5.1 Diagramas de Casos de Uso</w:t>
      </w:r>
      <w:bookmarkEnd w:id="56"/>
      <w:bookmarkEnd w:id="57"/>
      <w:bookmarkEnd w:id="58"/>
    </w:p>
    <w:p w14:paraId="0931E3D5" w14:textId="2F0A9E04" w:rsidR="3BB2554F" w:rsidRDefault="3BB2554F" w:rsidP="3BB2554F"/>
    <w:p w14:paraId="510C7EBB" w14:textId="6844D409" w:rsidR="3BB2554F" w:rsidRDefault="3BB2554F" w:rsidP="3BB2554F"/>
    <w:p w14:paraId="678ECC22" w14:textId="6E9ADF3C" w:rsidR="10BEC838" w:rsidRDefault="10BEC838" w:rsidP="3BB2554F">
      <w:pPr>
        <w:rPr>
          <w:rFonts w:ascii="Arial" w:eastAsia="Arial" w:hAnsi="Arial" w:cs="Arial"/>
          <w:b/>
          <w:bCs/>
        </w:rPr>
      </w:pPr>
      <w:r w:rsidRPr="3BB2554F">
        <w:rPr>
          <w:rFonts w:ascii="Arial" w:eastAsia="Arial" w:hAnsi="Arial" w:cs="Arial"/>
          <w:b/>
          <w:bCs/>
        </w:rPr>
        <w:lastRenderedPageBreak/>
        <w:t>DCU01 -</w:t>
      </w:r>
      <w:r w:rsidR="6037D29A" w:rsidRPr="3BB2554F">
        <w:rPr>
          <w:rFonts w:ascii="Arial" w:eastAsia="Arial" w:hAnsi="Arial" w:cs="Arial"/>
          <w:b/>
          <w:bCs/>
        </w:rPr>
        <w:t xml:space="preserve"> Cenário de Login de Funcionários</w:t>
      </w:r>
    </w:p>
    <w:p w14:paraId="7B62C1BF" w14:textId="34CE519F" w:rsidR="33871BBE" w:rsidRDefault="33871BBE" w:rsidP="3BB2554F">
      <w:pPr>
        <w:jc w:val="center"/>
        <w:rPr>
          <w:rFonts w:ascii="Arial" w:eastAsia="Arial" w:hAnsi="Arial" w:cs="Arial"/>
        </w:rPr>
      </w:pPr>
      <w:r w:rsidRPr="3BB2554F">
        <w:rPr>
          <w:rFonts w:ascii="Arial" w:eastAsia="Arial" w:hAnsi="Arial" w:cs="Arial"/>
        </w:rPr>
        <w:t xml:space="preserve">Figura 1: Diagrama de </w:t>
      </w:r>
      <w:r w:rsidR="4321855A" w:rsidRPr="3BB2554F">
        <w:rPr>
          <w:rFonts w:ascii="Arial" w:eastAsia="Arial" w:hAnsi="Arial" w:cs="Arial"/>
        </w:rPr>
        <w:t>Login do Funcionário</w:t>
      </w:r>
      <w:r w:rsidRPr="3BB2554F">
        <w:rPr>
          <w:rFonts w:ascii="Arial" w:eastAsia="Arial" w:hAnsi="Arial" w:cs="Arial"/>
        </w:rPr>
        <w:t xml:space="preserve"> </w:t>
      </w:r>
    </w:p>
    <w:p w14:paraId="6A7B00E5" w14:textId="66F2A48F" w:rsidR="5E9C841F" w:rsidRDefault="7590BD81" w:rsidP="3BB2554F">
      <w:pPr>
        <w:spacing w:after="0"/>
        <w:jc w:val="center"/>
        <w:rPr>
          <w:rFonts w:ascii="Arial" w:eastAsia="Arial" w:hAnsi="Arial" w:cs="Arial"/>
        </w:rPr>
      </w:pPr>
      <w:r>
        <w:rPr>
          <w:noProof/>
        </w:rPr>
        <w:drawing>
          <wp:inline distT="0" distB="0" distL="0" distR="0" wp14:anchorId="2AB92F77" wp14:editId="1C0D4F62">
            <wp:extent cx="5276390" cy="3476625"/>
            <wp:effectExtent l="0" t="0" r="0" b="0"/>
            <wp:docPr id="1574250865" name="Imagem 1574250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74250865"/>
                    <pic:cNvPicPr/>
                  </pic:nvPicPr>
                  <pic:blipFill>
                    <a:blip r:embed="rId11">
                      <a:extLst>
                        <a:ext uri="{28A0092B-C50C-407E-A947-70E740481C1C}">
                          <a14:useLocalDpi xmlns:a14="http://schemas.microsoft.com/office/drawing/2010/main" val="0"/>
                        </a:ext>
                      </a:extLst>
                    </a:blip>
                    <a:stretch>
                      <a:fillRect/>
                    </a:stretch>
                  </pic:blipFill>
                  <pic:spPr>
                    <a:xfrm>
                      <a:off x="0" y="0"/>
                      <a:ext cx="5276390" cy="3476625"/>
                    </a:xfrm>
                    <a:prstGeom prst="rect">
                      <a:avLst/>
                    </a:prstGeom>
                  </pic:spPr>
                </pic:pic>
              </a:graphicData>
            </a:graphic>
          </wp:inline>
        </w:drawing>
      </w:r>
      <w:r w:rsidR="395CA079" w:rsidRPr="3BB2554F">
        <w:rPr>
          <w:rFonts w:ascii="Arial" w:eastAsia="Arial" w:hAnsi="Arial" w:cs="Arial"/>
        </w:rPr>
        <w:t xml:space="preserve"> </w:t>
      </w:r>
    </w:p>
    <w:p w14:paraId="39CB4495" w14:textId="4B06BBC5" w:rsidR="5E9C841F" w:rsidRDefault="395CA079" w:rsidP="3BB2554F">
      <w:pPr>
        <w:spacing w:after="0"/>
        <w:jc w:val="center"/>
        <w:rPr>
          <w:rFonts w:ascii="Arial" w:eastAsia="Arial" w:hAnsi="Arial" w:cs="Arial"/>
        </w:rPr>
      </w:pPr>
      <w:r w:rsidRPr="3BB2554F">
        <w:rPr>
          <w:rFonts w:ascii="Arial" w:eastAsia="Arial" w:hAnsi="Arial" w:cs="Arial"/>
          <w:b/>
          <w:bCs/>
          <w:sz w:val="20"/>
          <w:szCs w:val="20"/>
        </w:rPr>
        <w:t>Fonte:</w:t>
      </w:r>
      <w:r w:rsidRPr="3BB2554F">
        <w:rPr>
          <w:rFonts w:ascii="Arial" w:eastAsia="Arial" w:hAnsi="Arial" w:cs="Arial"/>
          <w:sz w:val="20"/>
          <w:szCs w:val="20"/>
        </w:rPr>
        <w:t xml:space="preserve"> Elaborado pelos Autores.</w:t>
      </w:r>
    </w:p>
    <w:p w14:paraId="5311B204" w14:textId="16E4AC31" w:rsidR="4A20E6F1" w:rsidRDefault="4A20E6F1" w:rsidP="7BD80FF4">
      <w:pPr>
        <w:spacing w:before="240"/>
        <w:jc w:val="both"/>
        <w:rPr>
          <w:rFonts w:ascii="Arial" w:eastAsia="Arial" w:hAnsi="Arial" w:cs="Arial"/>
        </w:rPr>
      </w:pPr>
      <w:r w:rsidRPr="7BD80FF4">
        <w:rPr>
          <w:rFonts w:ascii="Arial" w:eastAsia="Arial" w:hAnsi="Arial" w:cs="Arial"/>
          <w:b/>
          <w:bCs/>
        </w:rPr>
        <w:t xml:space="preserve">Login/Autenticação: </w:t>
      </w:r>
      <w:r w:rsidRPr="7BD80FF4">
        <w:rPr>
          <w:rFonts w:ascii="Arial" w:eastAsia="Arial" w:hAnsi="Arial" w:cs="Arial"/>
        </w:rPr>
        <w:t>realização de cadastro, login e recuperação de acesso ao sistema</w:t>
      </w:r>
    </w:p>
    <w:p w14:paraId="6D25DD54" w14:textId="72E3AE08" w:rsidR="4A20E6F1" w:rsidRDefault="4A20E6F1" w:rsidP="137B8633">
      <w:pPr>
        <w:jc w:val="both"/>
        <w:rPr>
          <w:rFonts w:ascii="Arial" w:eastAsia="Arial" w:hAnsi="Arial" w:cs="Arial"/>
        </w:rPr>
      </w:pPr>
      <w:r w:rsidRPr="7BD80FF4">
        <w:rPr>
          <w:rFonts w:ascii="Arial" w:eastAsia="Arial" w:hAnsi="Arial" w:cs="Arial"/>
          <w:b/>
          <w:bCs/>
        </w:rPr>
        <w:t>Atores:</w:t>
      </w:r>
      <w:r w:rsidR="0E73939D" w:rsidRPr="7BD80FF4">
        <w:rPr>
          <w:rFonts w:ascii="Arial" w:eastAsia="Arial" w:hAnsi="Arial" w:cs="Arial"/>
          <w:b/>
          <w:bCs/>
        </w:rPr>
        <w:t xml:space="preserve"> </w:t>
      </w:r>
      <w:r w:rsidR="0E73939D" w:rsidRPr="7BD80FF4">
        <w:rPr>
          <w:rFonts w:ascii="Arial" w:eastAsia="Arial" w:hAnsi="Arial" w:cs="Arial"/>
        </w:rPr>
        <w:t>Administrador e Vistoriador</w:t>
      </w:r>
    </w:p>
    <w:p w14:paraId="2C55D698" w14:textId="1E6C02F5" w:rsidR="4A20E6F1" w:rsidRDefault="4A20E6F1" w:rsidP="137B8633">
      <w:pPr>
        <w:jc w:val="both"/>
        <w:rPr>
          <w:rFonts w:ascii="Arial" w:eastAsia="Arial" w:hAnsi="Arial" w:cs="Arial"/>
        </w:rPr>
      </w:pPr>
      <w:r w:rsidRPr="7BD80FF4">
        <w:rPr>
          <w:rFonts w:ascii="Arial" w:eastAsia="Arial" w:hAnsi="Arial" w:cs="Arial"/>
          <w:b/>
          <w:bCs/>
        </w:rPr>
        <w:t>Pré-condição:</w:t>
      </w:r>
      <w:r w:rsidR="1CBBD5B4" w:rsidRPr="7BD80FF4">
        <w:rPr>
          <w:rFonts w:ascii="Arial" w:eastAsia="Arial" w:hAnsi="Arial" w:cs="Arial"/>
          <w:b/>
          <w:bCs/>
        </w:rPr>
        <w:t xml:space="preserve"> </w:t>
      </w:r>
      <w:r w:rsidR="529C95D6" w:rsidRPr="7BD80FF4">
        <w:rPr>
          <w:rFonts w:ascii="Arial" w:eastAsia="Arial" w:hAnsi="Arial" w:cs="Arial"/>
        </w:rPr>
        <w:t>O sistema deve estar online e operacional</w:t>
      </w:r>
    </w:p>
    <w:p w14:paraId="7F52B4FE" w14:textId="5D867662" w:rsidR="4A20E6F1" w:rsidRDefault="4A20E6F1" w:rsidP="137B8633">
      <w:pPr>
        <w:jc w:val="both"/>
        <w:rPr>
          <w:rFonts w:ascii="Arial" w:eastAsia="Arial" w:hAnsi="Arial" w:cs="Arial"/>
          <w:b/>
          <w:bCs/>
        </w:rPr>
      </w:pPr>
      <w:r w:rsidRPr="7BD80FF4">
        <w:rPr>
          <w:rFonts w:ascii="Arial" w:eastAsia="Arial" w:hAnsi="Arial" w:cs="Arial"/>
          <w:b/>
          <w:bCs/>
        </w:rPr>
        <w:t>Fluxo</w:t>
      </w:r>
      <w:r w:rsidR="75D18D73" w:rsidRPr="7BD80FF4">
        <w:rPr>
          <w:rFonts w:ascii="Arial" w:eastAsia="Arial" w:hAnsi="Arial" w:cs="Arial"/>
          <w:b/>
          <w:bCs/>
        </w:rPr>
        <w:t xml:space="preserve"> Principal</w:t>
      </w:r>
      <w:r w:rsidRPr="7BD80FF4">
        <w:rPr>
          <w:rFonts w:ascii="Arial" w:eastAsia="Arial" w:hAnsi="Arial" w:cs="Arial"/>
          <w:b/>
          <w:bCs/>
        </w:rPr>
        <w:t>:</w:t>
      </w:r>
      <w:r w:rsidR="0E91FC05" w:rsidRPr="7BD80FF4">
        <w:rPr>
          <w:rFonts w:ascii="Arial" w:eastAsia="Arial" w:hAnsi="Arial" w:cs="Arial"/>
          <w:b/>
          <w:bCs/>
        </w:rPr>
        <w:t xml:space="preserve"> </w:t>
      </w:r>
    </w:p>
    <w:p w14:paraId="059E8522" w14:textId="08BE3897" w:rsidR="0E91FC05" w:rsidRDefault="0E91FC05" w:rsidP="7BD80FF4">
      <w:pPr>
        <w:pStyle w:val="PargrafodaLista"/>
        <w:numPr>
          <w:ilvl w:val="0"/>
          <w:numId w:val="86"/>
        </w:numPr>
        <w:jc w:val="both"/>
        <w:rPr>
          <w:rFonts w:ascii="Arial" w:eastAsia="Arial" w:hAnsi="Arial" w:cs="Arial"/>
        </w:rPr>
      </w:pPr>
      <w:r w:rsidRPr="7BD80FF4">
        <w:rPr>
          <w:rFonts w:ascii="Arial" w:eastAsia="Arial" w:hAnsi="Arial" w:cs="Arial"/>
        </w:rPr>
        <w:t>O funcionário acessa a página de login.</w:t>
      </w:r>
    </w:p>
    <w:p w14:paraId="4A27968C" w14:textId="239D98EE" w:rsidR="0E91FC05" w:rsidRDefault="0E91FC05" w:rsidP="7BD80FF4">
      <w:pPr>
        <w:pStyle w:val="PargrafodaLista"/>
        <w:numPr>
          <w:ilvl w:val="0"/>
          <w:numId w:val="86"/>
        </w:numPr>
        <w:spacing w:before="240" w:after="240"/>
        <w:rPr>
          <w:rFonts w:ascii="Arial" w:eastAsia="Arial" w:hAnsi="Arial" w:cs="Arial"/>
        </w:rPr>
      </w:pPr>
      <w:r w:rsidRPr="7BD80FF4">
        <w:rPr>
          <w:rFonts w:ascii="Arial" w:eastAsia="Arial" w:hAnsi="Arial" w:cs="Arial"/>
        </w:rPr>
        <w:t>O sistema exibe os campos:</w:t>
      </w:r>
    </w:p>
    <w:p w14:paraId="5953CB79" w14:textId="3DAB6F2D" w:rsidR="0E91FC05" w:rsidRDefault="0E91FC05" w:rsidP="7BD80FF4">
      <w:pPr>
        <w:pStyle w:val="PargrafodaLista"/>
        <w:numPr>
          <w:ilvl w:val="1"/>
          <w:numId w:val="85"/>
        </w:numPr>
        <w:spacing w:before="240" w:after="240"/>
        <w:rPr>
          <w:rFonts w:ascii="Arial" w:eastAsia="Arial" w:hAnsi="Arial" w:cs="Arial"/>
        </w:rPr>
      </w:pPr>
      <w:r w:rsidRPr="7BD80FF4">
        <w:rPr>
          <w:rFonts w:ascii="Arial" w:eastAsia="Arial" w:hAnsi="Arial" w:cs="Arial"/>
        </w:rPr>
        <w:t>E-mail/CPF (cadastrado).</w:t>
      </w:r>
    </w:p>
    <w:p w14:paraId="79F5867C" w14:textId="2B4F066B" w:rsidR="0E91FC05" w:rsidRDefault="0E91FC05" w:rsidP="7BD80FF4">
      <w:pPr>
        <w:pStyle w:val="PargrafodaLista"/>
        <w:numPr>
          <w:ilvl w:val="1"/>
          <w:numId w:val="85"/>
        </w:numPr>
        <w:spacing w:before="240" w:after="240"/>
        <w:rPr>
          <w:rFonts w:ascii="Arial" w:eastAsia="Arial" w:hAnsi="Arial" w:cs="Arial"/>
        </w:rPr>
      </w:pPr>
      <w:r w:rsidRPr="7BD80FF4">
        <w:rPr>
          <w:rFonts w:ascii="Arial" w:eastAsia="Arial" w:hAnsi="Arial" w:cs="Arial"/>
        </w:rPr>
        <w:t>Senha.</w:t>
      </w:r>
    </w:p>
    <w:p w14:paraId="7B61FBAE" w14:textId="3761C943" w:rsidR="0E91FC05" w:rsidRDefault="0E91FC05" w:rsidP="7BD80FF4">
      <w:pPr>
        <w:pStyle w:val="PargrafodaLista"/>
        <w:numPr>
          <w:ilvl w:val="1"/>
          <w:numId w:val="85"/>
        </w:numPr>
        <w:spacing w:before="240" w:after="240"/>
        <w:rPr>
          <w:rFonts w:ascii="Arial" w:eastAsia="Arial" w:hAnsi="Arial" w:cs="Arial"/>
        </w:rPr>
      </w:pPr>
      <w:r w:rsidRPr="7BD80FF4">
        <w:rPr>
          <w:rFonts w:ascii="Arial" w:eastAsia="Arial" w:hAnsi="Arial" w:cs="Arial"/>
        </w:rPr>
        <w:t>Botão "Entrar".</w:t>
      </w:r>
    </w:p>
    <w:p w14:paraId="5F4EE039" w14:textId="18EC210A" w:rsidR="0E91FC05" w:rsidRDefault="0E91FC05" w:rsidP="7BD80FF4">
      <w:pPr>
        <w:pStyle w:val="PargrafodaLista"/>
        <w:numPr>
          <w:ilvl w:val="0"/>
          <w:numId w:val="86"/>
        </w:numPr>
        <w:spacing w:before="240" w:after="240"/>
        <w:rPr>
          <w:rFonts w:ascii="Arial" w:eastAsia="Arial" w:hAnsi="Arial" w:cs="Arial"/>
        </w:rPr>
      </w:pPr>
      <w:r w:rsidRPr="7BD80FF4">
        <w:rPr>
          <w:rFonts w:ascii="Arial" w:eastAsia="Arial" w:hAnsi="Arial" w:cs="Arial"/>
        </w:rPr>
        <w:t>O funcionário insere as credenciais e clica em "Entrar".</w:t>
      </w:r>
    </w:p>
    <w:p w14:paraId="73D9A5C2" w14:textId="101CD280" w:rsidR="0E91FC05" w:rsidRDefault="0E91FC05" w:rsidP="7BD80FF4">
      <w:pPr>
        <w:pStyle w:val="PargrafodaLista"/>
        <w:numPr>
          <w:ilvl w:val="0"/>
          <w:numId w:val="86"/>
        </w:numPr>
        <w:spacing w:before="240" w:after="240"/>
        <w:rPr>
          <w:rFonts w:ascii="Arial" w:eastAsia="Arial" w:hAnsi="Arial" w:cs="Arial"/>
        </w:rPr>
      </w:pPr>
      <w:r w:rsidRPr="7BD80FF4">
        <w:rPr>
          <w:rFonts w:ascii="Arial" w:eastAsia="Arial" w:hAnsi="Arial" w:cs="Arial"/>
        </w:rPr>
        <w:t>O sistema valida os dados:</w:t>
      </w:r>
    </w:p>
    <w:p w14:paraId="15270D4A" w14:textId="16DCC23D" w:rsidR="0E91FC05" w:rsidRDefault="0E91FC05" w:rsidP="7BD80FF4">
      <w:pPr>
        <w:pStyle w:val="PargrafodaLista"/>
        <w:numPr>
          <w:ilvl w:val="1"/>
          <w:numId w:val="84"/>
        </w:numPr>
        <w:spacing w:before="240" w:after="240"/>
        <w:rPr>
          <w:rFonts w:ascii="Arial" w:eastAsia="Arial" w:hAnsi="Arial" w:cs="Arial"/>
        </w:rPr>
      </w:pPr>
      <w:r w:rsidRPr="7BD80FF4">
        <w:rPr>
          <w:rFonts w:ascii="Arial" w:eastAsia="Arial" w:hAnsi="Arial" w:cs="Arial"/>
        </w:rPr>
        <w:t>Se corretos, redireciona para o dashboard interno.</w:t>
      </w:r>
    </w:p>
    <w:p w14:paraId="117E8E00" w14:textId="0F003A14" w:rsidR="0E91FC05" w:rsidRDefault="0E91FC05" w:rsidP="7BD80FF4">
      <w:pPr>
        <w:pStyle w:val="PargrafodaLista"/>
        <w:numPr>
          <w:ilvl w:val="1"/>
          <w:numId w:val="84"/>
        </w:numPr>
        <w:spacing w:before="240" w:after="240"/>
        <w:rPr>
          <w:rFonts w:ascii="Arial" w:eastAsia="Arial" w:hAnsi="Arial" w:cs="Arial"/>
        </w:rPr>
      </w:pPr>
      <w:r w:rsidRPr="7BD80FF4">
        <w:rPr>
          <w:rFonts w:ascii="Arial" w:eastAsia="Arial" w:hAnsi="Arial" w:cs="Arial"/>
        </w:rPr>
        <w:t xml:space="preserve">Se incorretos, exibe mensagem: </w:t>
      </w:r>
      <w:r w:rsidRPr="7BD80FF4">
        <w:rPr>
          <w:rFonts w:ascii="Arial" w:eastAsia="Arial" w:hAnsi="Arial" w:cs="Arial"/>
          <w:i/>
          <w:iCs/>
        </w:rPr>
        <w:t>"E-mail ou senha inválidos."</w:t>
      </w:r>
      <w:r w:rsidRPr="7BD80FF4">
        <w:rPr>
          <w:rFonts w:ascii="Arial" w:eastAsia="Arial" w:hAnsi="Arial" w:cs="Arial"/>
        </w:rPr>
        <w:t xml:space="preserve"> (Fluxo Alternativo FA1).</w:t>
      </w:r>
    </w:p>
    <w:p w14:paraId="0DEC8857" w14:textId="0E216CB5" w:rsidR="0E91FC05" w:rsidRDefault="1AFAE6A3" w:rsidP="3BB2554F">
      <w:pPr>
        <w:spacing w:before="240" w:after="240"/>
        <w:rPr>
          <w:rFonts w:ascii="Arial" w:eastAsia="Arial" w:hAnsi="Arial" w:cs="Arial"/>
        </w:rPr>
      </w:pPr>
      <w:r w:rsidRPr="3BB2554F">
        <w:rPr>
          <w:rFonts w:ascii="Arial" w:eastAsia="Arial" w:hAnsi="Arial" w:cs="Arial"/>
        </w:rPr>
        <w:t xml:space="preserve">     5.</w:t>
      </w:r>
      <w:r w:rsidR="2ADF9F19" w:rsidRPr="3BB2554F">
        <w:rPr>
          <w:rFonts w:ascii="Arial" w:eastAsia="Arial" w:hAnsi="Arial" w:cs="Arial"/>
        </w:rPr>
        <w:t>Caso o funcionário clique em "Recuperar Acesso":</w:t>
      </w:r>
    </w:p>
    <w:p w14:paraId="6563FFA6" w14:textId="32427953" w:rsidR="0E91FC05" w:rsidRDefault="2ADF9F19" w:rsidP="3BB2554F">
      <w:pPr>
        <w:pStyle w:val="PargrafodaLista"/>
        <w:numPr>
          <w:ilvl w:val="1"/>
          <w:numId w:val="86"/>
        </w:numPr>
        <w:spacing w:before="240" w:after="240"/>
        <w:rPr>
          <w:rFonts w:ascii="Arial" w:eastAsia="Arial" w:hAnsi="Arial" w:cs="Arial"/>
        </w:rPr>
      </w:pPr>
      <w:r w:rsidRPr="3BB2554F">
        <w:rPr>
          <w:rFonts w:ascii="Arial" w:eastAsia="Arial" w:hAnsi="Arial" w:cs="Arial"/>
        </w:rPr>
        <w:t>Segue para o fluxo alternativo FA2.</w:t>
      </w:r>
    </w:p>
    <w:p w14:paraId="48471EA0" w14:textId="5EF016F1" w:rsidR="4A20E6F1" w:rsidRDefault="4A20E6F1" w:rsidP="137B8633">
      <w:pPr>
        <w:jc w:val="both"/>
        <w:rPr>
          <w:rFonts w:ascii="Arial" w:eastAsia="Arial" w:hAnsi="Arial" w:cs="Arial"/>
          <w:b/>
          <w:bCs/>
        </w:rPr>
      </w:pPr>
      <w:r w:rsidRPr="7BD80FF4">
        <w:rPr>
          <w:rFonts w:ascii="Arial" w:eastAsia="Arial" w:hAnsi="Arial" w:cs="Arial"/>
          <w:b/>
          <w:bCs/>
        </w:rPr>
        <w:lastRenderedPageBreak/>
        <w:t>Pós-condição:</w:t>
      </w:r>
    </w:p>
    <w:p w14:paraId="319365C3" w14:textId="7E5F3225" w:rsidR="34E6C91B" w:rsidRDefault="34E6C91B" w:rsidP="7BD80FF4">
      <w:pPr>
        <w:pStyle w:val="PargrafodaLista"/>
        <w:numPr>
          <w:ilvl w:val="0"/>
          <w:numId w:val="122"/>
        </w:numPr>
        <w:spacing w:before="240" w:after="240"/>
        <w:jc w:val="both"/>
        <w:rPr>
          <w:rFonts w:ascii="Arial" w:eastAsia="Arial" w:hAnsi="Arial" w:cs="Arial"/>
        </w:rPr>
      </w:pPr>
      <w:r w:rsidRPr="7BD80FF4">
        <w:rPr>
          <w:rFonts w:ascii="Arial" w:eastAsia="Arial" w:hAnsi="Arial" w:cs="Arial"/>
          <w:b/>
          <w:bCs/>
        </w:rPr>
        <w:t>Sucesso:</w:t>
      </w:r>
      <w:r w:rsidRPr="7BD80FF4">
        <w:rPr>
          <w:rFonts w:ascii="Arial" w:eastAsia="Arial" w:hAnsi="Arial" w:cs="Arial"/>
        </w:rPr>
        <w:t xml:space="preserve"> O funcionário acessa o sistema com permissões atribuídas ao seu cargo (ex.: agendar vistorias, emitir relatórios).</w:t>
      </w:r>
    </w:p>
    <w:p w14:paraId="2EF04373" w14:textId="7475FDA9" w:rsidR="34E6C91B" w:rsidRDefault="34E6C91B" w:rsidP="7BD80FF4">
      <w:pPr>
        <w:pStyle w:val="PargrafodaLista"/>
        <w:numPr>
          <w:ilvl w:val="0"/>
          <w:numId w:val="122"/>
        </w:numPr>
        <w:spacing w:before="240" w:after="240"/>
        <w:jc w:val="both"/>
        <w:rPr>
          <w:rFonts w:ascii="Arial" w:eastAsia="Arial" w:hAnsi="Arial" w:cs="Arial"/>
        </w:rPr>
      </w:pPr>
      <w:r w:rsidRPr="7BD80FF4">
        <w:rPr>
          <w:rFonts w:ascii="Arial" w:eastAsia="Arial" w:hAnsi="Arial" w:cs="Arial"/>
          <w:b/>
          <w:bCs/>
        </w:rPr>
        <w:t>Falha:</w:t>
      </w:r>
      <w:r w:rsidRPr="7BD80FF4">
        <w:rPr>
          <w:rFonts w:ascii="Arial" w:eastAsia="Arial" w:hAnsi="Arial" w:cs="Arial"/>
        </w:rPr>
        <w:t xml:space="preserve"> O sistema mantém a tela de login com mensagem de erro.</w:t>
      </w:r>
    </w:p>
    <w:p w14:paraId="4A1CC8B9" w14:textId="6EFFF6C9" w:rsidR="4A20E6F1" w:rsidRDefault="4A20E6F1" w:rsidP="137B8633">
      <w:pPr>
        <w:jc w:val="both"/>
        <w:rPr>
          <w:rFonts w:ascii="Arial" w:eastAsia="Arial" w:hAnsi="Arial" w:cs="Arial"/>
          <w:b/>
          <w:bCs/>
        </w:rPr>
      </w:pPr>
      <w:r w:rsidRPr="7BD80FF4">
        <w:rPr>
          <w:rFonts w:ascii="Arial" w:eastAsia="Arial" w:hAnsi="Arial" w:cs="Arial"/>
          <w:b/>
          <w:bCs/>
        </w:rPr>
        <w:t>Fluxos alternativos:</w:t>
      </w:r>
    </w:p>
    <w:p w14:paraId="5EC1CDFA" w14:textId="01014238" w:rsidR="1EB745F4" w:rsidRDefault="1EB745F4" w:rsidP="7BD80FF4">
      <w:pPr>
        <w:jc w:val="both"/>
        <w:rPr>
          <w:rFonts w:ascii="Arial" w:eastAsia="Arial" w:hAnsi="Arial" w:cs="Arial"/>
          <w:b/>
          <w:bCs/>
        </w:rPr>
      </w:pPr>
      <w:r w:rsidRPr="7BD80FF4">
        <w:rPr>
          <w:rFonts w:ascii="Arial" w:eastAsia="Arial" w:hAnsi="Arial" w:cs="Arial"/>
          <w:b/>
          <w:bCs/>
        </w:rPr>
        <w:t>FA1: Credenciais Inválidas</w:t>
      </w:r>
    </w:p>
    <w:p w14:paraId="44E2393F" w14:textId="59F1336C" w:rsidR="1EB745F4" w:rsidRDefault="1EB745F4" w:rsidP="7BD80FF4">
      <w:pPr>
        <w:pStyle w:val="PargrafodaLista"/>
        <w:numPr>
          <w:ilvl w:val="0"/>
          <w:numId w:val="101"/>
        </w:numPr>
        <w:jc w:val="both"/>
        <w:rPr>
          <w:rFonts w:ascii="Arial" w:eastAsia="Arial" w:hAnsi="Arial" w:cs="Arial"/>
        </w:rPr>
      </w:pPr>
      <w:r w:rsidRPr="7BD80FF4">
        <w:rPr>
          <w:rFonts w:ascii="Arial" w:eastAsia="Arial" w:hAnsi="Arial" w:cs="Arial"/>
        </w:rPr>
        <w:t>O sistema exibe mensagem de erro.</w:t>
      </w:r>
    </w:p>
    <w:p w14:paraId="424B7635" w14:textId="6DF0026A" w:rsidR="1EB745F4" w:rsidRDefault="1EB745F4" w:rsidP="7BD80FF4">
      <w:pPr>
        <w:pStyle w:val="PargrafodaLista"/>
        <w:numPr>
          <w:ilvl w:val="0"/>
          <w:numId w:val="101"/>
        </w:numPr>
        <w:jc w:val="both"/>
        <w:rPr>
          <w:rFonts w:ascii="Arial" w:eastAsia="Arial" w:hAnsi="Arial" w:cs="Arial"/>
        </w:rPr>
      </w:pPr>
      <w:r w:rsidRPr="7BD80FF4">
        <w:rPr>
          <w:rFonts w:ascii="Arial" w:eastAsia="Arial" w:hAnsi="Arial" w:cs="Arial"/>
        </w:rPr>
        <w:t>O funcionário pode:</w:t>
      </w:r>
    </w:p>
    <w:p w14:paraId="31E3649B" w14:textId="3BECE320" w:rsidR="1EB745F4" w:rsidRDefault="1EB745F4" w:rsidP="7BD80FF4">
      <w:pPr>
        <w:pStyle w:val="PargrafodaLista"/>
        <w:numPr>
          <w:ilvl w:val="0"/>
          <w:numId w:val="101"/>
        </w:numPr>
        <w:jc w:val="both"/>
        <w:rPr>
          <w:rFonts w:ascii="Arial" w:eastAsia="Arial" w:hAnsi="Arial" w:cs="Arial"/>
        </w:rPr>
      </w:pPr>
      <w:r w:rsidRPr="7BD80FF4">
        <w:rPr>
          <w:rFonts w:ascii="Arial" w:eastAsia="Arial" w:hAnsi="Arial" w:cs="Arial"/>
        </w:rPr>
        <w:t>Tentar novamente (retorna ao passo 3 do fluxo principal).</w:t>
      </w:r>
    </w:p>
    <w:p w14:paraId="083FE852" w14:textId="5B5D5C1A" w:rsidR="1EB745F4" w:rsidRDefault="1EB745F4" w:rsidP="7BD80FF4">
      <w:pPr>
        <w:pStyle w:val="PargrafodaLista"/>
        <w:numPr>
          <w:ilvl w:val="0"/>
          <w:numId w:val="101"/>
        </w:numPr>
        <w:jc w:val="both"/>
        <w:rPr>
          <w:rFonts w:ascii="Arial" w:eastAsia="Arial" w:hAnsi="Arial" w:cs="Arial"/>
        </w:rPr>
      </w:pPr>
      <w:r w:rsidRPr="7BD80FF4">
        <w:rPr>
          <w:rFonts w:ascii="Arial" w:eastAsia="Arial" w:hAnsi="Arial" w:cs="Arial"/>
        </w:rPr>
        <w:t>Clicar em "Recuperar Acesso" (FA2).</w:t>
      </w:r>
    </w:p>
    <w:p w14:paraId="03EF6E0F" w14:textId="5B41A878" w:rsidR="1EB745F4" w:rsidRDefault="1EB745F4" w:rsidP="7BD80FF4">
      <w:pPr>
        <w:jc w:val="both"/>
        <w:rPr>
          <w:rFonts w:ascii="Arial" w:eastAsia="Arial" w:hAnsi="Arial" w:cs="Arial"/>
          <w:b/>
          <w:bCs/>
        </w:rPr>
      </w:pPr>
      <w:r w:rsidRPr="7BD80FF4">
        <w:rPr>
          <w:rFonts w:ascii="Arial" w:eastAsia="Arial" w:hAnsi="Arial" w:cs="Arial"/>
          <w:b/>
          <w:bCs/>
        </w:rPr>
        <w:t>FA2: Recuperação de Acesso (Esqueci Minha Senha)</w:t>
      </w:r>
    </w:p>
    <w:p w14:paraId="1C53D0E5" w14:textId="2D172D5A" w:rsidR="1EB745F4" w:rsidRDefault="1EB745F4" w:rsidP="7BD80FF4">
      <w:pPr>
        <w:pStyle w:val="PargrafodaLista"/>
        <w:numPr>
          <w:ilvl w:val="0"/>
          <w:numId w:val="100"/>
        </w:numPr>
        <w:jc w:val="both"/>
        <w:rPr>
          <w:rFonts w:ascii="Arial" w:eastAsia="Arial" w:hAnsi="Arial" w:cs="Arial"/>
        </w:rPr>
      </w:pPr>
      <w:r w:rsidRPr="7BD80FF4">
        <w:rPr>
          <w:rFonts w:ascii="Arial" w:eastAsia="Arial" w:hAnsi="Arial" w:cs="Arial"/>
        </w:rPr>
        <w:t>O funcionário clica em "Recuperar Acesso".</w:t>
      </w:r>
    </w:p>
    <w:p w14:paraId="210CCAB1" w14:textId="111C26CF" w:rsidR="1EB745F4" w:rsidRDefault="1EB745F4" w:rsidP="7BD80FF4">
      <w:pPr>
        <w:pStyle w:val="PargrafodaLista"/>
        <w:numPr>
          <w:ilvl w:val="0"/>
          <w:numId w:val="100"/>
        </w:numPr>
        <w:jc w:val="both"/>
        <w:rPr>
          <w:rFonts w:ascii="Arial" w:eastAsia="Arial" w:hAnsi="Arial" w:cs="Arial"/>
        </w:rPr>
      </w:pPr>
      <w:r w:rsidRPr="7BD80FF4">
        <w:rPr>
          <w:rFonts w:ascii="Arial" w:eastAsia="Arial" w:hAnsi="Arial" w:cs="Arial"/>
        </w:rPr>
        <w:t>O sistema redireciona para uma página com campo de e-mail/CPF.</w:t>
      </w:r>
    </w:p>
    <w:p w14:paraId="0B4ADE60" w14:textId="45FEB5F4" w:rsidR="1EB745F4" w:rsidRDefault="1EB745F4" w:rsidP="7BD80FF4">
      <w:pPr>
        <w:pStyle w:val="PargrafodaLista"/>
        <w:numPr>
          <w:ilvl w:val="0"/>
          <w:numId w:val="100"/>
        </w:numPr>
        <w:jc w:val="both"/>
        <w:rPr>
          <w:rFonts w:ascii="Arial" w:eastAsia="Arial" w:hAnsi="Arial" w:cs="Arial"/>
        </w:rPr>
      </w:pPr>
      <w:r w:rsidRPr="7BD80FF4">
        <w:rPr>
          <w:rFonts w:ascii="Arial" w:eastAsia="Arial" w:hAnsi="Arial" w:cs="Arial"/>
        </w:rPr>
        <w:t>O funcionário insere o e-mail cadastrado e clica em "Enviar Link".</w:t>
      </w:r>
    </w:p>
    <w:p w14:paraId="5576A1F3" w14:textId="5C32E011" w:rsidR="1EB745F4" w:rsidRDefault="1EB745F4" w:rsidP="7BD80FF4">
      <w:pPr>
        <w:pStyle w:val="PargrafodaLista"/>
        <w:numPr>
          <w:ilvl w:val="0"/>
          <w:numId w:val="100"/>
        </w:numPr>
        <w:jc w:val="both"/>
        <w:rPr>
          <w:rFonts w:ascii="Arial" w:eastAsia="Arial" w:hAnsi="Arial" w:cs="Arial"/>
        </w:rPr>
      </w:pPr>
      <w:r w:rsidRPr="7BD80FF4">
        <w:rPr>
          <w:rFonts w:ascii="Arial" w:eastAsia="Arial" w:hAnsi="Arial" w:cs="Arial"/>
        </w:rPr>
        <w:t>O sistema envia um e-mail com link para redefinição de senha.</w:t>
      </w:r>
    </w:p>
    <w:p w14:paraId="0076202F" w14:textId="693738E2" w:rsidR="1EB745F4" w:rsidRDefault="1F466AFD" w:rsidP="7BD80FF4">
      <w:pPr>
        <w:pStyle w:val="PargrafodaLista"/>
        <w:numPr>
          <w:ilvl w:val="0"/>
          <w:numId w:val="100"/>
        </w:numPr>
        <w:jc w:val="both"/>
        <w:rPr>
          <w:rFonts w:ascii="Arial" w:eastAsia="Arial" w:hAnsi="Arial" w:cs="Arial"/>
        </w:rPr>
      </w:pPr>
      <w:r w:rsidRPr="3BB2554F">
        <w:rPr>
          <w:rFonts w:ascii="Arial" w:eastAsia="Arial" w:hAnsi="Arial" w:cs="Arial"/>
        </w:rPr>
        <w:t xml:space="preserve">O funcionário segue as instruções do e-mail para </w:t>
      </w:r>
      <w:bookmarkStart w:id="59" w:name="_Int_qCLqWKbn"/>
      <w:r w:rsidRPr="3BB2554F">
        <w:rPr>
          <w:rFonts w:ascii="Arial" w:eastAsia="Arial" w:hAnsi="Arial" w:cs="Arial"/>
        </w:rPr>
        <w:t>criar uma nova</w:t>
      </w:r>
      <w:bookmarkEnd w:id="59"/>
      <w:r w:rsidRPr="3BB2554F">
        <w:rPr>
          <w:rFonts w:ascii="Arial" w:eastAsia="Arial" w:hAnsi="Arial" w:cs="Arial"/>
        </w:rPr>
        <w:t xml:space="preserve"> senha.</w:t>
      </w:r>
    </w:p>
    <w:p w14:paraId="75C10AA2" w14:textId="4F06E7F4" w:rsidR="1EB745F4" w:rsidRDefault="1F466AFD" w:rsidP="3BB2554F">
      <w:pPr>
        <w:pStyle w:val="PargrafodaLista"/>
        <w:numPr>
          <w:ilvl w:val="0"/>
          <w:numId w:val="100"/>
        </w:numPr>
        <w:jc w:val="both"/>
        <w:rPr>
          <w:rFonts w:ascii="Arial" w:eastAsia="Arial" w:hAnsi="Arial" w:cs="Arial"/>
        </w:rPr>
      </w:pPr>
      <w:r w:rsidRPr="3BB2554F">
        <w:rPr>
          <w:rFonts w:ascii="Arial" w:eastAsia="Arial" w:hAnsi="Arial" w:cs="Arial"/>
        </w:rPr>
        <w:t>Pós-Condição: Senha atualizada; o funcionário pode retornar ao login.</w:t>
      </w:r>
    </w:p>
    <w:p w14:paraId="2A1D0C32" w14:textId="3BCD133C" w:rsidR="1EB745F4" w:rsidRDefault="1EB745F4" w:rsidP="7BD80FF4">
      <w:pPr>
        <w:jc w:val="both"/>
        <w:rPr>
          <w:rFonts w:ascii="Arial" w:eastAsia="Arial" w:hAnsi="Arial" w:cs="Arial"/>
          <w:b/>
          <w:bCs/>
        </w:rPr>
      </w:pPr>
      <w:r w:rsidRPr="7BD80FF4">
        <w:rPr>
          <w:rFonts w:ascii="Arial" w:eastAsia="Arial" w:hAnsi="Arial" w:cs="Arial"/>
          <w:b/>
          <w:bCs/>
        </w:rPr>
        <w:t>FA3: Primeiro Acesso (Cadastro Pendente)</w:t>
      </w:r>
    </w:p>
    <w:p w14:paraId="659B6E65" w14:textId="5494FF41" w:rsidR="1EB745F4" w:rsidRDefault="1EB745F4" w:rsidP="7BD80FF4">
      <w:pPr>
        <w:pStyle w:val="PargrafodaLista"/>
        <w:numPr>
          <w:ilvl w:val="0"/>
          <w:numId w:val="99"/>
        </w:numPr>
        <w:jc w:val="both"/>
        <w:rPr>
          <w:rFonts w:ascii="Arial" w:eastAsia="Arial" w:hAnsi="Arial" w:cs="Arial"/>
        </w:rPr>
      </w:pPr>
      <w:r w:rsidRPr="7BD80FF4">
        <w:rPr>
          <w:rFonts w:ascii="Arial" w:eastAsia="Arial" w:hAnsi="Arial" w:cs="Arial"/>
        </w:rPr>
        <w:t>Se o funcionário não tem cadastro, clica em "Realizar Cadastro".</w:t>
      </w:r>
    </w:p>
    <w:p w14:paraId="10838708" w14:textId="4B485A48" w:rsidR="1EB745F4" w:rsidRDefault="1EB745F4" w:rsidP="7BD80FF4">
      <w:pPr>
        <w:pStyle w:val="PargrafodaLista"/>
        <w:numPr>
          <w:ilvl w:val="0"/>
          <w:numId w:val="99"/>
        </w:numPr>
        <w:jc w:val="both"/>
        <w:rPr>
          <w:rFonts w:ascii="Arial" w:eastAsia="Arial" w:hAnsi="Arial" w:cs="Arial"/>
        </w:rPr>
      </w:pPr>
      <w:r w:rsidRPr="7BD80FF4">
        <w:rPr>
          <w:rFonts w:ascii="Arial" w:eastAsia="Arial" w:hAnsi="Arial" w:cs="Arial"/>
        </w:rPr>
        <w:t>O sistema redireciona para um formulário com:</w:t>
      </w:r>
    </w:p>
    <w:p w14:paraId="10E21FD5" w14:textId="756ECCD5" w:rsidR="1EB745F4" w:rsidRDefault="1EB745F4" w:rsidP="7BD80FF4">
      <w:pPr>
        <w:pStyle w:val="PargrafodaLista"/>
        <w:numPr>
          <w:ilvl w:val="0"/>
          <w:numId w:val="99"/>
        </w:numPr>
        <w:jc w:val="both"/>
        <w:rPr>
          <w:rFonts w:ascii="Arial" w:eastAsia="Arial" w:hAnsi="Arial" w:cs="Arial"/>
        </w:rPr>
      </w:pPr>
      <w:r w:rsidRPr="7BD80FF4">
        <w:rPr>
          <w:rFonts w:ascii="Arial" w:eastAsia="Arial" w:hAnsi="Arial" w:cs="Arial"/>
        </w:rPr>
        <w:t>Nome, CPF, e-mail, cargo, senha temporária (fornecida pelo RH).</w:t>
      </w:r>
    </w:p>
    <w:p w14:paraId="40A3E0EE" w14:textId="04235375" w:rsidR="1EB745F4" w:rsidRDefault="1EB745F4" w:rsidP="7BD80FF4">
      <w:pPr>
        <w:pStyle w:val="PargrafodaLista"/>
        <w:numPr>
          <w:ilvl w:val="0"/>
          <w:numId w:val="99"/>
        </w:numPr>
        <w:jc w:val="both"/>
        <w:rPr>
          <w:rFonts w:ascii="Arial" w:eastAsia="Arial" w:hAnsi="Arial" w:cs="Arial"/>
        </w:rPr>
      </w:pPr>
      <w:r w:rsidRPr="7BD80FF4">
        <w:rPr>
          <w:rFonts w:ascii="Arial" w:eastAsia="Arial" w:hAnsi="Arial" w:cs="Arial"/>
        </w:rPr>
        <w:t>Após preencher, o sistema valida os dados e envia confirmação por e-mail.</w:t>
      </w:r>
    </w:p>
    <w:p w14:paraId="33156223" w14:textId="317C5403" w:rsidR="1F466AFD" w:rsidRDefault="1F466AFD" w:rsidP="3BB2554F">
      <w:pPr>
        <w:pStyle w:val="PargrafodaLista"/>
        <w:numPr>
          <w:ilvl w:val="0"/>
          <w:numId w:val="99"/>
        </w:numPr>
        <w:jc w:val="both"/>
        <w:rPr>
          <w:rFonts w:ascii="Arial" w:eastAsia="Arial" w:hAnsi="Arial" w:cs="Arial"/>
        </w:rPr>
      </w:pPr>
      <w:r w:rsidRPr="3BB2554F">
        <w:rPr>
          <w:rFonts w:ascii="Arial" w:eastAsia="Arial" w:hAnsi="Arial" w:cs="Arial"/>
        </w:rPr>
        <w:t>Pós-Condição: Cadastro concluído; o funcionário pode fazer login.</w:t>
      </w:r>
    </w:p>
    <w:p w14:paraId="7F1CDCEE" w14:textId="3A9B7C3E" w:rsidR="3BB2554F" w:rsidRDefault="3BB2554F">
      <w:r>
        <w:br w:type="page"/>
      </w:r>
    </w:p>
    <w:p w14:paraId="5D2F2B83" w14:textId="7EC97F0C" w:rsidR="3BB2554F" w:rsidRDefault="3BB2554F" w:rsidP="3BB2554F">
      <w:pPr>
        <w:pStyle w:val="PargrafodaLista"/>
        <w:jc w:val="both"/>
        <w:rPr>
          <w:rFonts w:ascii="Arial" w:eastAsia="Arial" w:hAnsi="Arial" w:cs="Arial"/>
        </w:rPr>
      </w:pPr>
    </w:p>
    <w:p w14:paraId="045B58C2" w14:textId="6446B680" w:rsidR="6E594CC4" w:rsidRDefault="6E594CC4" w:rsidP="3BB2554F">
      <w:pPr>
        <w:rPr>
          <w:rFonts w:ascii="Arial" w:eastAsia="Arial" w:hAnsi="Arial" w:cs="Arial"/>
          <w:b/>
          <w:bCs/>
          <w:color w:val="000000" w:themeColor="text1"/>
        </w:rPr>
      </w:pPr>
      <w:r w:rsidRPr="3BB2554F">
        <w:rPr>
          <w:rFonts w:ascii="Arial" w:eastAsia="Arial" w:hAnsi="Arial" w:cs="Arial"/>
          <w:b/>
          <w:bCs/>
        </w:rPr>
        <w:t>DCU02 - Cenário de Acesso de Funcionário</w:t>
      </w:r>
    </w:p>
    <w:p w14:paraId="3BAE5104" w14:textId="601E3E45" w:rsidR="05F76CF9" w:rsidRDefault="05F76CF9" w:rsidP="3BB2554F">
      <w:pPr>
        <w:spacing w:before="240"/>
        <w:jc w:val="center"/>
        <w:rPr>
          <w:rFonts w:ascii="Arial" w:eastAsia="Arial" w:hAnsi="Arial" w:cs="Arial"/>
        </w:rPr>
      </w:pPr>
      <w:r w:rsidRPr="3BB2554F">
        <w:rPr>
          <w:rFonts w:ascii="Arial" w:eastAsia="Arial" w:hAnsi="Arial" w:cs="Arial"/>
        </w:rPr>
        <w:t xml:space="preserve">Figura </w:t>
      </w:r>
      <w:r w:rsidR="2F20A976" w:rsidRPr="3BB2554F">
        <w:rPr>
          <w:rFonts w:ascii="Arial" w:eastAsia="Arial" w:hAnsi="Arial" w:cs="Arial"/>
        </w:rPr>
        <w:t>2</w:t>
      </w:r>
      <w:r w:rsidRPr="3BB2554F">
        <w:rPr>
          <w:rFonts w:ascii="Arial" w:eastAsia="Arial" w:hAnsi="Arial" w:cs="Arial"/>
        </w:rPr>
        <w:t xml:space="preserve">: Diagrama Acesso do Funcionário </w:t>
      </w:r>
    </w:p>
    <w:p w14:paraId="01022076" w14:textId="35A20A35" w:rsidR="4FE30F7E" w:rsidRDefault="322F68DE" w:rsidP="3BB2554F">
      <w:pPr>
        <w:jc w:val="center"/>
        <w:rPr>
          <w:rFonts w:ascii="Arial" w:eastAsia="Arial" w:hAnsi="Arial" w:cs="Arial"/>
        </w:rPr>
      </w:pPr>
      <w:r>
        <w:rPr>
          <w:noProof/>
        </w:rPr>
        <w:drawing>
          <wp:inline distT="0" distB="0" distL="0" distR="0" wp14:anchorId="79B0B225" wp14:editId="3CA501A4">
            <wp:extent cx="5076824" cy="2314559"/>
            <wp:effectExtent l="0" t="0" r="0" b="0"/>
            <wp:docPr id="1463017839" name="Imagem 1463017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630178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76824" cy="2314559"/>
                    </a:xfrm>
                    <a:prstGeom prst="rect">
                      <a:avLst/>
                    </a:prstGeom>
                  </pic:spPr>
                </pic:pic>
              </a:graphicData>
            </a:graphic>
          </wp:inline>
        </w:drawing>
      </w:r>
    </w:p>
    <w:p w14:paraId="3A37A84D" w14:textId="2E2B05ED" w:rsidR="4FE30F7E" w:rsidRDefault="322F68DE" w:rsidP="7BD80FF4">
      <w:pPr>
        <w:jc w:val="center"/>
        <w:rPr>
          <w:rFonts w:ascii="Arial" w:eastAsia="Arial" w:hAnsi="Arial" w:cs="Arial"/>
        </w:rPr>
      </w:pPr>
      <w:r w:rsidRPr="3BB2554F">
        <w:rPr>
          <w:rFonts w:ascii="Arial" w:eastAsia="Arial" w:hAnsi="Arial" w:cs="Arial"/>
          <w:b/>
          <w:bCs/>
          <w:sz w:val="20"/>
          <w:szCs w:val="20"/>
        </w:rPr>
        <w:t>Fonte:</w:t>
      </w:r>
      <w:r w:rsidRPr="3BB2554F">
        <w:rPr>
          <w:rFonts w:ascii="Arial" w:eastAsia="Arial" w:hAnsi="Arial" w:cs="Arial"/>
          <w:sz w:val="20"/>
          <w:szCs w:val="20"/>
        </w:rPr>
        <w:t xml:space="preserve"> Elaborado pelos Autores.</w:t>
      </w:r>
    </w:p>
    <w:p w14:paraId="4380F190" w14:textId="4D453E8C" w:rsidR="4D592F15" w:rsidRDefault="3AE3AF8A" w:rsidP="7BD80FF4">
      <w:pPr>
        <w:jc w:val="both"/>
        <w:rPr>
          <w:rFonts w:ascii="Arial" w:eastAsia="Arial" w:hAnsi="Arial" w:cs="Arial"/>
        </w:rPr>
      </w:pPr>
      <w:r w:rsidRPr="3BB2554F">
        <w:rPr>
          <w:rFonts w:ascii="Arial" w:eastAsia="Arial" w:hAnsi="Arial" w:cs="Arial"/>
          <w:b/>
          <w:bCs/>
        </w:rPr>
        <w:t xml:space="preserve">Gerenciamento de imóveis e vistorias:  </w:t>
      </w:r>
      <w:r w:rsidRPr="3BB2554F">
        <w:rPr>
          <w:rFonts w:ascii="Arial" w:eastAsia="Arial" w:hAnsi="Arial" w:cs="Arial"/>
        </w:rPr>
        <w:t>Permite que funcionários (vistoriadores e administradores) realizem operações relacionadas a imóveis e vistorias, como listagem, seleção, alteração de status e edição.</w:t>
      </w:r>
    </w:p>
    <w:p w14:paraId="1FECC67E" w14:textId="5B855F0E" w:rsidR="6EDBAED5" w:rsidRDefault="6EDBAED5" w:rsidP="7BD80FF4">
      <w:pPr>
        <w:rPr>
          <w:rFonts w:ascii="Arial" w:eastAsia="Arial" w:hAnsi="Arial" w:cs="Arial"/>
        </w:rPr>
      </w:pPr>
      <w:r w:rsidRPr="7BD80FF4">
        <w:rPr>
          <w:rFonts w:ascii="Arial" w:eastAsia="Arial" w:hAnsi="Arial" w:cs="Arial"/>
          <w:b/>
          <w:bCs/>
        </w:rPr>
        <w:t>Atores:</w:t>
      </w:r>
    </w:p>
    <w:p w14:paraId="0DEC01AF" w14:textId="14375C06" w:rsidR="146F4F13" w:rsidRDefault="146F4F13" w:rsidP="137B8633">
      <w:pPr>
        <w:pStyle w:val="PargrafodaLista"/>
        <w:numPr>
          <w:ilvl w:val="0"/>
          <w:numId w:val="109"/>
        </w:numPr>
        <w:rPr>
          <w:rFonts w:ascii="Arial" w:eastAsia="Arial" w:hAnsi="Arial" w:cs="Arial"/>
        </w:rPr>
      </w:pPr>
      <w:r w:rsidRPr="7BD80FF4">
        <w:rPr>
          <w:rFonts w:ascii="Arial" w:eastAsia="Arial" w:hAnsi="Arial" w:cs="Arial"/>
        </w:rPr>
        <w:t>Funcionário - acesso básico</w:t>
      </w:r>
    </w:p>
    <w:p w14:paraId="27B911B9" w14:textId="73059D79" w:rsidR="146F4F13" w:rsidRDefault="146F4F13" w:rsidP="137B8633">
      <w:pPr>
        <w:pStyle w:val="PargrafodaLista"/>
        <w:numPr>
          <w:ilvl w:val="0"/>
          <w:numId w:val="109"/>
        </w:numPr>
        <w:rPr>
          <w:rFonts w:ascii="Arial" w:eastAsia="Arial" w:hAnsi="Arial" w:cs="Arial"/>
        </w:rPr>
      </w:pPr>
      <w:r w:rsidRPr="7BD80FF4">
        <w:rPr>
          <w:rFonts w:ascii="Arial" w:eastAsia="Arial" w:hAnsi="Arial" w:cs="Arial"/>
        </w:rPr>
        <w:t>Vistoriador – acesso especializado</w:t>
      </w:r>
    </w:p>
    <w:p w14:paraId="1410D877" w14:textId="4710B040" w:rsidR="146F4F13" w:rsidRDefault="50D51171" w:rsidP="7BD80FF4">
      <w:pPr>
        <w:pStyle w:val="PargrafodaLista"/>
        <w:numPr>
          <w:ilvl w:val="0"/>
          <w:numId w:val="109"/>
        </w:numPr>
        <w:rPr>
          <w:rFonts w:ascii="Arial" w:eastAsia="Arial" w:hAnsi="Arial" w:cs="Arial"/>
        </w:rPr>
      </w:pPr>
      <w:r w:rsidRPr="3BB2554F">
        <w:rPr>
          <w:rFonts w:ascii="Arial" w:eastAsia="Arial" w:hAnsi="Arial" w:cs="Arial"/>
        </w:rPr>
        <w:t>Administrador – acesso total</w:t>
      </w:r>
    </w:p>
    <w:p w14:paraId="28E91102" w14:textId="6441B2A0" w:rsidR="6EDBAED5" w:rsidRDefault="6EDBAED5" w:rsidP="137B8633">
      <w:pPr>
        <w:rPr>
          <w:rFonts w:ascii="Arial" w:eastAsia="Arial" w:hAnsi="Arial" w:cs="Arial"/>
          <w:b/>
          <w:bCs/>
        </w:rPr>
      </w:pPr>
      <w:r w:rsidRPr="7BD80FF4">
        <w:rPr>
          <w:rFonts w:ascii="Arial" w:eastAsia="Arial" w:hAnsi="Arial" w:cs="Arial"/>
          <w:b/>
          <w:bCs/>
        </w:rPr>
        <w:t>Pré-condição:</w:t>
      </w:r>
    </w:p>
    <w:p w14:paraId="6303DBF2" w14:textId="515C556D" w:rsidR="2C13A339" w:rsidRDefault="2C13A339" w:rsidP="7BD80FF4">
      <w:pPr>
        <w:pStyle w:val="PargrafodaLista"/>
        <w:numPr>
          <w:ilvl w:val="0"/>
          <w:numId w:val="108"/>
        </w:numPr>
        <w:spacing w:before="240" w:after="240"/>
        <w:rPr>
          <w:rFonts w:ascii="Arial" w:eastAsia="Arial" w:hAnsi="Arial" w:cs="Arial"/>
        </w:rPr>
      </w:pPr>
      <w:r w:rsidRPr="7BD80FF4">
        <w:rPr>
          <w:rFonts w:ascii="Arial" w:eastAsia="Arial" w:hAnsi="Arial" w:cs="Arial"/>
        </w:rPr>
        <w:t>O usuário deve estar logado no sistema.</w:t>
      </w:r>
    </w:p>
    <w:p w14:paraId="1024FED3" w14:textId="64FD569E" w:rsidR="2C13A339" w:rsidRDefault="2C13A339" w:rsidP="7BD80FF4">
      <w:pPr>
        <w:pStyle w:val="PargrafodaLista"/>
        <w:numPr>
          <w:ilvl w:val="0"/>
          <w:numId w:val="108"/>
        </w:numPr>
        <w:spacing w:before="240" w:after="240"/>
        <w:rPr>
          <w:rFonts w:ascii="Arial" w:eastAsia="Arial" w:hAnsi="Arial" w:cs="Arial"/>
        </w:rPr>
      </w:pPr>
      <w:r w:rsidRPr="7BD80FF4">
        <w:rPr>
          <w:rFonts w:ascii="Arial" w:eastAsia="Arial" w:hAnsi="Arial" w:cs="Arial"/>
        </w:rPr>
        <w:t>O usuário deve ter permissões de acordo com seu cargo (Funcionário, Vistoriador ou Administrador).</w:t>
      </w:r>
    </w:p>
    <w:p w14:paraId="6FFB6491" w14:textId="405BF9EC" w:rsidR="2C13A339" w:rsidRDefault="2C13A339" w:rsidP="7BD80FF4">
      <w:pPr>
        <w:pStyle w:val="PargrafodaLista"/>
        <w:numPr>
          <w:ilvl w:val="0"/>
          <w:numId w:val="108"/>
        </w:numPr>
        <w:spacing w:before="240" w:after="240"/>
        <w:rPr>
          <w:rFonts w:ascii="Arial" w:eastAsia="Arial" w:hAnsi="Arial" w:cs="Arial"/>
        </w:rPr>
      </w:pPr>
      <w:r w:rsidRPr="7BD80FF4">
        <w:rPr>
          <w:rFonts w:ascii="Arial" w:eastAsia="Arial" w:hAnsi="Arial" w:cs="Arial"/>
        </w:rPr>
        <w:t>Os imóveis devem estar previamente cadastrados no sistema.</w:t>
      </w:r>
    </w:p>
    <w:p w14:paraId="37F8BEF7" w14:textId="3DEB5733" w:rsidR="6EDBAED5" w:rsidRDefault="6EDBAED5" w:rsidP="137B8633">
      <w:pPr>
        <w:rPr>
          <w:rFonts w:ascii="Arial" w:eastAsia="Arial" w:hAnsi="Arial" w:cs="Arial"/>
          <w:b/>
          <w:bCs/>
        </w:rPr>
      </w:pPr>
      <w:r w:rsidRPr="7BD80FF4">
        <w:rPr>
          <w:rFonts w:ascii="Arial" w:eastAsia="Arial" w:hAnsi="Arial" w:cs="Arial"/>
          <w:b/>
          <w:bCs/>
        </w:rPr>
        <w:t>Fluxo</w:t>
      </w:r>
      <w:r w:rsidR="5143C02F" w:rsidRPr="7BD80FF4">
        <w:rPr>
          <w:rFonts w:ascii="Arial" w:eastAsia="Arial" w:hAnsi="Arial" w:cs="Arial"/>
          <w:b/>
          <w:bCs/>
        </w:rPr>
        <w:t xml:space="preserve"> Principal</w:t>
      </w:r>
      <w:r w:rsidRPr="7BD80FF4">
        <w:rPr>
          <w:rFonts w:ascii="Arial" w:eastAsia="Arial" w:hAnsi="Arial" w:cs="Arial"/>
          <w:b/>
          <w:bCs/>
        </w:rPr>
        <w:t>:</w:t>
      </w:r>
    </w:p>
    <w:p w14:paraId="5C6E76ED" w14:textId="2868D3AC" w:rsidR="20DF7B7D" w:rsidRDefault="20DF7B7D" w:rsidP="7BD80FF4">
      <w:pPr>
        <w:pStyle w:val="PargrafodaLista"/>
        <w:numPr>
          <w:ilvl w:val="0"/>
          <w:numId w:val="107"/>
        </w:numPr>
        <w:spacing w:before="240" w:after="240"/>
        <w:rPr>
          <w:rFonts w:ascii="Arial" w:eastAsia="Arial" w:hAnsi="Arial" w:cs="Arial"/>
        </w:rPr>
      </w:pPr>
      <w:r w:rsidRPr="7BD80FF4">
        <w:rPr>
          <w:rFonts w:ascii="Arial" w:eastAsia="Arial" w:hAnsi="Arial" w:cs="Arial"/>
        </w:rPr>
        <w:t>O usuário acessa a página de "Gerenciamento de Imóveis".</w:t>
      </w:r>
    </w:p>
    <w:p w14:paraId="13DB37D1" w14:textId="19D24A07" w:rsidR="20DF7B7D" w:rsidRDefault="0595C0D3" w:rsidP="7BD80FF4">
      <w:pPr>
        <w:pStyle w:val="PargrafodaLista"/>
        <w:numPr>
          <w:ilvl w:val="0"/>
          <w:numId w:val="107"/>
        </w:numPr>
        <w:spacing w:before="240" w:after="240"/>
        <w:rPr>
          <w:rFonts w:ascii="Arial" w:eastAsia="Arial" w:hAnsi="Arial" w:cs="Arial"/>
        </w:rPr>
      </w:pPr>
      <w:r w:rsidRPr="3BB2554F">
        <w:rPr>
          <w:rFonts w:ascii="Arial" w:eastAsia="Arial" w:hAnsi="Arial" w:cs="Arial"/>
        </w:rPr>
        <w:t xml:space="preserve">O sistema exibe a lista de imóveis disponíveis (filtrados por status, </w:t>
      </w:r>
      <w:r w:rsidR="00EBDAF0" w:rsidRPr="3BB2554F">
        <w:rPr>
          <w:rFonts w:ascii="Arial" w:eastAsia="Arial" w:hAnsi="Arial" w:cs="Arial"/>
        </w:rPr>
        <w:t>localização, etc.</w:t>
      </w:r>
      <w:r w:rsidRPr="3BB2554F">
        <w:rPr>
          <w:rFonts w:ascii="Arial" w:eastAsia="Arial" w:hAnsi="Arial" w:cs="Arial"/>
        </w:rPr>
        <w:t>).</w:t>
      </w:r>
    </w:p>
    <w:p w14:paraId="6EA2DBC0" w14:textId="2B2AA017" w:rsidR="20DF7B7D" w:rsidRDefault="20DF7B7D" w:rsidP="7BD80FF4">
      <w:pPr>
        <w:pStyle w:val="PargrafodaLista"/>
        <w:numPr>
          <w:ilvl w:val="0"/>
          <w:numId w:val="107"/>
        </w:numPr>
        <w:spacing w:before="240" w:after="240"/>
        <w:rPr>
          <w:rFonts w:ascii="Arial" w:eastAsia="Arial" w:hAnsi="Arial" w:cs="Arial"/>
        </w:rPr>
      </w:pPr>
      <w:r w:rsidRPr="7BD80FF4">
        <w:rPr>
          <w:rFonts w:ascii="Arial" w:eastAsia="Arial" w:hAnsi="Arial" w:cs="Arial"/>
        </w:rPr>
        <w:t>O usuário seleciona um imóvel da lista.</w:t>
      </w:r>
    </w:p>
    <w:p w14:paraId="59ACC131" w14:textId="213D2305" w:rsidR="20DF7B7D" w:rsidRDefault="20DF7B7D" w:rsidP="7BD80FF4">
      <w:pPr>
        <w:pStyle w:val="PargrafodaLista"/>
        <w:numPr>
          <w:ilvl w:val="0"/>
          <w:numId w:val="107"/>
        </w:numPr>
        <w:spacing w:before="240" w:after="240"/>
        <w:rPr>
          <w:rFonts w:ascii="Arial" w:eastAsia="Arial" w:hAnsi="Arial" w:cs="Arial"/>
        </w:rPr>
      </w:pPr>
      <w:r w:rsidRPr="7BD80FF4">
        <w:rPr>
          <w:rFonts w:ascii="Arial" w:eastAsia="Arial" w:hAnsi="Arial" w:cs="Arial"/>
        </w:rPr>
        <w:t>O sistema exibe os detalhes do imóvel e opções disponíveis:</w:t>
      </w:r>
    </w:p>
    <w:p w14:paraId="68E51CE2" w14:textId="1573B73F" w:rsidR="20DF7B7D" w:rsidRDefault="20DF7B7D" w:rsidP="7BD80FF4">
      <w:pPr>
        <w:pStyle w:val="PargrafodaLista"/>
        <w:numPr>
          <w:ilvl w:val="1"/>
          <w:numId w:val="83"/>
        </w:numPr>
        <w:spacing w:before="240" w:after="240"/>
        <w:rPr>
          <w:rFonts w:ascii="Arial" w:eastAsia="Arial" w:hAnsi="Arial" w:cs="Arial"/>
        </w:rPr>
      </w:pPr>
      <w:r w:rsidRPr="7BD80FF4">
        <w:rPr>
          <w:rFonts w:ascii="Arial" w:eastAsia="Arial" w:hAnsi="Arial" w:cs="Arial"/>
        </w:rPr>
        <w:t>Funcionário/Vistoriador: Visualizar detalhes, gerenciar vistoria.</w:t>
      </w:r>
    </w:p>
    <w:p w14:paraId="1F542BE2" w14:textId="18A0345A" w:rsidR="20DF7B7D" w:rsidRDefault="20DF7B7D" w:rsidP="7BD80FF4">
      <w:pPr>
        <w:pStyle w:val="PargrafodaLista"/>
        <w:numPr>
          <w:ilvl w:val="1"/>
          <w:numId w:val="83"/>
        </w:numPr>
        <w:spacing w:before="240" w:after="240"/>
        <w:rPr>
          <w:rFonts w:ascii="Arial" w:eastAsia="Arial" w:hAnsi="Arial" w:cs="Arial"/>
        </w:rPr>
      </w:pPr>
      <w:r w:rsidRPr="7BD80FF4">
        <w:rPr>
          <w:rFonts w:ascii="Arial" w:eastAsia="Arial" w:hAnsi="Arial" w:cs="Arial"/>
        </w:rPr>
        <w:t>Administrador: Editar imóvel, alterar status.</w:t>
      </w:r>
    </w:p>
    <w:p w14:paraId="6C64192F" w14:textId="24DA0A52" w:rsidR="20DF7B7D" w:rsidRDefault="20DF7B7D" w:rsidP="7BD80FF4">
      <w:pPr>
        <w:pStyle w:val="PargrafodaLista"/>
        <w:numPr>
          <w:ilvl w:val="0"/>
          <w:numId w:val="107"/>
        </w:numPr>
        <w:spacing w:before="240" w:after="240"/>
        <w:rPr>
          <w:rFonts w:ascii="Arial" w:eastAsia="Arial" w:hAnsi="Arial" w:cs="Arial"/>
        </w:rPr>
      </w:pPr>
      <w:r w:rsidRPr="7BD80FF4">
        <w:rPr>
          <w:rFonts w:ascii="Arial" w:eastAsia="Arial" w:hAnsi="Arial" w:cs="Arial"/>
        </w:rPr>
        <w:t>O usuário realiza a ação desejada (ex.: agendar vistoria, editar informações).</w:t>
      </w:r>
    </w:p>
    <w:p w14:paraId="11B2A75A" w14:textId="36207B15" w:rsidR="20DF7B7D" w:rsidRDefault="20DF7B7D" w:rsidP="7BD80FF4">
      <w:pPr>
        <w:pStyle w:val="PargrafodaLista"/>
        <w:numPr>
          <w:ilvl w:val="0"/>
          <w:numId w:val="107"/>
        </w:numPr>
        <w:spacing w:before="240" w:after="240"/>
        <w:rPr>
          <w:rFonts w:ascii="Arial" w:eastAsia="Arial" w:hAnsi="Arial" w:cs="Arial"/>
        </w:rPr>
      </w:pPr>
      <w:r w:rsidRPr="7BD80FF4">
        <w:rPr>
          <w:rFonts w:ascii="Arial" w:eastAsia="Arial" w:hAnsi="Arial" w:cs="Arial"/>
        </w:rPr>
        <w:lastRenderedPageBreak/>
        <w:t>O sistema confirma a operação e atualiza os dados.</w:t>
      </w:r>
    </w:p>
    <w:p w14:paraId="00D46F78" w14:textId="02152E22" w:rsidR="14C925CF" w:rsidRDefault="14C925CF" w:rsidP="137B8633">
      <w:pPr>
        <w:rPr>
          <w:rFonts w:ascii="Arial" w:eastAsia="Arial" w:hAnsi="Arial" w:cs="Arial"/>
          <w:b/>
          <w:bCs/>
        </w:rPr>
      </w:pPr>
      <w:r w:rsidRPr="7BD80FF4">
        <w:rPr>
          <w:rFonts w:ascii="Arial" w:eastAsia="Arial" w:hAnsi="Arial" w:cs="Arial"/>
          <w:b/>
          <w:bCs/>
        </w:rPr>
        <w:t>Pós-condição:</w:t>
      </w:r>
    </w:p>
    <w:p w14:paraId="5E6C0DF1" w14:textId="36DCAC06" w:rsidR="6F59EA2C" w:rsidRDefault="6F59EA2C" w:rsidP="7BD80FF4">
      <w:pPr>
        <w:pStyle w:val="PargrafodaLista"/>
        <w:numPr>
          <w:ilvl w:val="0"/>
          <w:numId w:val="106"/>
        </w:numPr>
        <w:spacing w:before="240" w:after="240"/>
        <w:rPr>
          <w:rFonts w:ascii="Arial" w:eastAsia="Arial" w:hAnsi="Arial" w:cs="Arial"/>
        </w:rPr>
      </w:pPr>
      <w:r w:rsidRPr="7BD80FF4">
        <w:rPr>
          <w:rFonts w:ascii="Arial" w:eastAsia="Arial" w:hAnsi="Arial" w:cs="Arial"/>
          <w:b/>
          <w:bCs/>
        </w:rPr>
        <w:t>Sucesso:</w:t>
      </w:r>
      <w:r w:rsidRPr="7BD80FF4">
        <w:rPr>
          <w:rFonts w:ascii="Arial" w:eastAsia="Arial" w:hAnsi="Arial" w:cs="Arial"/>
        </w:rPr>
        <w:t xml:space="preserve"> A ação é registrada no sistema (ex.: status do imóvel atualizado, vistoria agendada).</w:t>
      </w:r>
    </w:p>
    <w:p w14:paraId="680B3CE2" w14:textId="62486BAD" w:rsidR="6F59EA2C" w:rsidRDefault="6F59EA2C" w:rsidP="7BD80FF4">
      <w:pPr>
        <w:pStyle w:val="PargrafodaLista"/>
        <w:numPr>
          <w:ilvl w:val="0"/>
          <w:numId w:val="106"/>
        </w:numPr>
        <w:spacing w:before="240" w:after="240"/>
        <w:rPr>
          <w:rFonts w:ascii="Arial" w:eastAsia="Arial" w:hAnsi="Arial" w:cs="Arial"/>
        </w:rPr>
      </w:pPr>
      <w:r w:rsidRPr="7BD80FF4">
        <w:rPr>
          <w:rFonts w:ascii="Arial" w:eastAsia="Arial" w:hAnsi="Arial" w:cs="Arial"/>
          <w:b/>
          <w:bCs/>
        </w:rPr>
        <w:t>Falha:</w:t>
      </w:r>
      <w:r w:rsidRPr="7BD80FF4">
        <w:rPr>
          <w:rFonts w:ascii="Arial" w:eastAsia="Arial" w:hAnsi="Arial" w:cs="Arial"/>
        </w:rPr>
        <w:t xml:space="preserve"> O sistema exibe uma mensagem de erro e mantém os dados inalterados.</w:t>
      </w:r>
    </w:p>
    <w:p w14:paraId="76644BE0" w14:textId="30B12EC8" w:rsidR="14C925CF" w:rsidRDefault="14C925CF" w:rsidP="137B8633">
      <w:pPr>
        <w:rPr>
          <w:rFonts w:ascii="Arial" w:eastAsia="Arial" w:hAnsi="Arial" w:cs="Arial"/>
          <w:b/>
          <w:bCs/>
        </w:rPr>
      </w:pPr>
      <w:r w:rsidRPr="7BD80FF4">
        <w:rPr>
          <w:rFonts w:ascii="Arial" w:eastAsia="Arial" w:hAnsi="Arial" w:cs="Arial"/>
          <w:b/>
          <w:bCs/>
        </w:rPr>
        <w:t>Fluxos alternativos:</w:t>
      </w:r>
    </w:p>
    <w:p w14:paraId="39688315" w14:textId="67D5BC6A" w:rsidR="19BE63AC" w:rsidRDefault="19BE63AC" w:rsidP="137B8633">
      <w:pPr>
        <w:rPr>
          <w:rFonts w:ascii="Arial" w:eastAsia="Arial" w:hAnsi="Arial" w:cs="Arial"/>
          <w:b/>
          <w:bCs/>
        </w:rPr>
      </w:pPr>
      <w:r w:rsidRPr="7BD80FF4">
        <w:rPr>
          <w:rFonts w:ascii="Arial" w:eastAsia="Arial" w:hAnsi="Arial" w:cs="Arial"/>
          <w:b/>
          <w:bCs/>
        </w:rPr>
        <w:t>FA1: Listar Imóveis com Filtros</w:t>
      </w:r>
    </w:p>
    <w:p w14:paraId="34E74F99" w14:textId="049F1FA8" w:rsidR="19BE63AC" w:rsidRDefault="19BE63AC" w:rsidP="7BD80FF4">
      <w:pPr>
        <w:pStyle w:val="PargrafodaLista"/>
        <w:numPr>
          <w:ilvl w:val="0"/>
          <w:numId w:val="105"/>
        </w:numPr>
        <w:spacing w:before="240" w:after="240"/>
        <w:rPr>
          <w:rFonts w:ascii="Arial" w:eastAsia="Arial" w:hAnsi="Arial" w:cs="Arial"/>
        </w:rPr>
      </w:pPr>
      <w:r w:rsidRPr="7BD80FF4">
        <w:rPr>
          <w:rFonts w:ascii="Arial" w:eastAsia="Arial" w:hAnsi="Arial" w:cs="Arial"/>
        </w:rPr>
        <w:t>O usuário aplica filtros (ex.: por status "Em vistoria", localização).</w:t>
      </w:r>
    </w:p>
    <w:p w14:paraId="2322FAE6" w14:textId="7D35BD3D" w:rsidR="19BE63AC" w:rsidRDefault="19BE63AC" w:rsidP="7BD80FF4">
      <w:pPr>
        <w:pStyle w:val="PargrafodaLista"/>
        <w:numPr>
          <w:ilvl w:val="0"/>
          <w:numId w:val="105"/>
        </w:numPr>
        <w:spacing w:before="240" w:after="240"/>
        <w:rPr>
          <w:rFonts w:ascii="Arial" w:eastAsia="Arial" w:hAnsi="Arial" w:cs="Arial"/>
        </w:rPr>
      </w:pPr>
      <w:r w:rsidRPr="7BD80FF4">
        <w:rPr>
          <w:rFonts w:ascii="Arial" w:eastAsia="Arial" w:hAnsi="Arial" w:cs="Arial"/>
        </w:rPr>
        <w:t>O sistema exibe apenas os imóveis que correspondem aos critérios.</w:t>
      </w:r>
    </w:p>
    <w:p w14:paraId="62C1821C" w14:textId="5E33344F" w:rsidR="19BE63AC" w:rsidRDefault="19BE63AC">
      <w:pPr>
        <w:rPr>
          <w:rFonts w:ascii="Arial" w:eastAsia="Arial" w:hAnsi="Arial" w:cs="Arial"/>
          <w:b/>
          <w:bCs/>
        </w:rPr>
      </w:pPr>
      <w:r w:rsidRPr="7BD80FF4">
        <w:rPr>
          <w:rFonts w:ascii="Arial" w:eastAsia="Arial" w:hAnsi="Arial" w:cs="Arial"/>
          <w:b/>
          <w:bCs/>
        </w:rPr>
        <w:t>FA2: Selecionar Imóvel para Vistoria</w:t>
      </w:r>
    </w:p>
    <w:p w14:paraId="62E0D07B" w14:textId="5046C2E6" w:rsidR="19BE63AC" w:rsidRDefault="19BE63AC" w:rsidP="7BD80FF4">
      <w:pPr>
        <w:pStyle w:val="PargrafodaLista"/>
        <w:numPr>
          <w:ilvl w:val="0"/>
          <w:numId w:val="104"/>
        </w:numPr>
        <w:spacing w:before="240" w:after="240"/>
        <w:rPr>
          <w:rFonts w:ascii="Arial" w:eastAsia="Arial" w:hAnsi="Arial" w:cs="Arial"/>
        </w:rPr>
      </w:pPr>
      <w:r w:rsidRPr="7BD80FF4">
        <w:rPr>
          <w:rFonts w:ascii="Arial" w:eastAsia="Arial" w:hAnsi="Arial" w:cs="Arial"/>
        </w:rPr>
        <w:t>O Vistoriador seleciona um imóvel e clica em "Gerenciar Vistoria".</w:t>
      </w:r>
    </w:p>
    <w:p w14:paraId="16A4B13A" w14:textId="07385813" w:rsidR="19BE63AC" w:rsidRDefault="19BE63AC" w:rsidP="7BD80FF4">
      <w:pPr>
        <w:pStyle w:val="PargrafodaLista"/>
        <w:numPr>
          <w:ilvl w:val="0"/>
          <w:numId w:val="104"/>
        </w:numPr>
        <w:spacing w:before="240" w:after="240"/>
        <w:rPr>
          <w:rFonts w:ascii="Arial" w:eastAsia="Arial" w:hAnsi="Arial" w:cs="Arial"/>
        </w:rPr>
      </w:pPr>
      <w:r w:rsidRPr="7BD80FF4">
        <w:rPr>
          <w:rFonts w:ascii="Arial" w:eastAsia="Arial" w:hAnsi="Arial" w:cs="Arial"/>
        </w:rPr>
        <w:t>O sistema redireciona para a página de agendamento/registro de vistoria.</w:t>
      </w:r>
    </w:p>
    <w:p w14:paraId="44B397E6" w14:textId="689D5B7F" w:rsidR="19BE63AC" w:rsidRDefault="19BE63AC">
      <w:pPr>
        <w:rPr>
          <w:rFonts w:ascii="Arial" w:eastAsia="Arial" w:hAnsi="Arial" w:cs="Arial"/>
          <w:b/>
          <w:bCs/>
        </w:rPr>
      </w:pPr>
      <w:r w:rsidRPr="7BD80FF4">
        <w:rPr>
          <w:rFonts w:ascii="Arial" w:eastAsia="Arial" w:hAnsi="Arial" w:cs="Arial"/>
          <w:b/>
          <w:bCs/>
        </w:rPr>
        <w:t>FA3: Alterar Status do Imóvel (Administrador)</w:t>
      </w:r>
    </w:p>
    <w:p w14:paraId="7641E41A" w14:textId="66DC5513" w:rsidR="19BE63AC" w:rsidRDefault="19BE63AC" w:rsidP="7BD80FF4">
      <w:pPr>
        <w:pStyle w:val="PargrafodaLista"/>
        <w:numPr>
          <w:ilvl w:val="0"/>
          <w:numId w:val="103"/>
        </w:numPr>
        <w:spacing w:before="240" w:after="240"/>
        <w:rPr>
          <w:rFonts w:ascii="Arial" w:eastAsia="Arial" w:hAnsi="Arial" w:cs="Arial"/>
        </w:rPr>
      </w:pPr>
      <w:r w:rsidRPr="7BD80FF4">
        <w:rPr>
          <w:rFonts w:ascii="Arial" w:eastAsia="Arial" w:hAnsi="Arial" w:cs="Arial"/>
        </w:rPr>
        <w:t>O Administrador seleciona "Alterar Status" e escolhe uma nova opção (ex.: "Liberado", "Em reforma").</w:t>
      </w:r>
    </w:p>
    <w:p w14:paraId="7339498D" w14:textId="34949D76" w:rsidR="19BE63AC" w:rsidRDefault="19BE63AC" w:rsidP="7BD80FF4">
      <w:pPr>
        <w:pStyle w:val="PargrafodaLista"/>
        <w:numPr>
          <w:ilvl w:val="0"/>
          <w:numId w:val="103"/>
        </w:numPr>
        <w:spacing w:before="240" w:after="240"/>
        <w:rPr>
          <w:rFonts w:ascii="Arial" w:eastAsia="Arial" w:hAnsi="Arial" w:cs="Arial"/>
        </w:rPr>
      </w:pPr>
      <w:r w:rsidRPr="7BD80FF4">
        <w:rPr>
          <w:rFonts w:ascii="Arial" w:eastAsia="Arial" w:hAnsi="Arial" w:cs="Arial"/>
        </w:rPr>
        <w:t>O sistema atualiza o status e notifica os envolvidos (ex.: equipe de vendas).</w:t>
      </w:r>
    </w:p>
    <w:p w14:paraId="3841CEB7" w14:textId="28C674F5" w:rsidR="19BE63AC" w:rsidRDefault="19BE63AC">
      <w:pPr>
        <w:rPr>
          <w:rFonts w:ascii="Arial" w:eastAsia="Arial" w:hAnsi="Arial" w:cs="Arial"/>
          <w:b/>
          <w:bCs/>
        </w:rPr>
      </w:pPr>
      <w:r w:rsidRPr="7BD80FF4">
        <w:rPr>
          <w:rFonts w:ascii="Arial" w:eastAsia="Arial" w:hAnsi="Arial" w:cs="Arial"/>
          <w:b/>
          <w:bCs/>
        </w:rPr>
        <w:t>FA4: Editar Imóvel (Administrador)</w:t>
      </w:r>
    </w:p>
    <w:p w14:paraId="7AC5D087" w14:textId="312E805B" w:rsidR="19BE63AC" w:rsidRDefault="19BE63AC" w:rsidP="7BD80FF4">
      <w:pPr>
        <w:pStyle w:val="PargrafodaLista"/>
        <w:numPr>
          <w:ilvl w:val="0"/>
          <w:numId w:val="102"/>
        </w:numPr>
        <w:spacing w:before="240" w:after="240"/>
        <w:rPr>
          <w:rFonts w:ascii="Arial" w:eastAsia="Arial" w:hAnsi="Arial" w:cs="Arial"/>
        </w:rPr>
      </w:pPr>
      <w:r w:rsidRPr="7BD80FF4">
        <w:rPr>
          <w:rFonts w:ascii="Arial" w:eastAsia="Arial" w:hAnsi="Arial" w:cs="Arial"/>
        </w:rPr>
        <w:t>O Administrador seleciona "Editar Imóvel".</w:t>
      </w:r>
    </w:p>
    <w:p w14:paraId="6ECDB734" w14:textId="6CED4FEA" w:rsidR="19BE63AC" w:rsidRDefault="19BE63AC" w:rsidP="7BD80FF4">
      <w:pPr>
        <w:pStyle w:val="PargrafodaLista"/>
        <w:numPr>
          <w:ilvl w:val="0"/>
          <w:numId w:val="102"/>
        </w:numPr>
        <w:spacing w:before="240" w:after="240"/>
        <w:rPr>
          <w:rFonts w:ascii="Arial" w:eastAsia="Arial" w:hAnsi="Arial" w:cs="Arial"/>
        </w:rPr>
      </w:pPr>
      <w:r w:rsidRPr="7BD80FF4">
        <w:rPr>
          <w:rFonts w:ascii="Arial" w:eastAsia="Arial" w:hAnsi="Arial" w:cs="Arial"/>
        </w:rPr>
        <w:t>O sistema exibe um formulário com campos editáveis (ex.: metragem, fotos).</w:t>
      </w:r>
    </w:p>
    <w:p w14:paraId="5A70D803" w14:textId="33D9C7A5" w:rsidR="19BE63AC" w:rsidRDefault="7466300C" w:rsidP="7BD80FF4">
      <w:pPr>
        <w:pStyle w:val="PargrafodaLista"/>
        <w:numPr>
          <w:ilvl w:val="0"/>
          <w:numId w:val="102"/>
        </w:numPr>
        <w:spacing w:before="240" w:after="240"/>
        <w:rPr>
          <w:rFonts w:ascii="Arial" w:eastAsia="Arial" w:hAnsi="Arial" w:cs="Arial"/>
        </w:rPr>
      </w:pPr>
      <w:r w:rsidRPr="3BB2554F">
        <w:rPr>
          <w:rFonts w:ascii="Arial" w:eastAsia="Arial" w:hAnsi="Arial" w:cs="Arial"/>
        </w:rPr>
        <w:t>Após a edição, o sistema valida e salva as alterações.</w:t>
      </w:r>
    </w:p>
    <w:p w14:paraId="664BE846" w14:textId="260CEF4D" w:rsidR="3BB2554F" w:rsidRDefault="3BB2554F">
      <w:r>
        <w:br w:type="page"/>
      </w:r>
    </w:p>
    <w:p w14:paraId="67D4DD51" w14:textId="605C74C4" w:rsidR="3A3028FD" w:rsidRDefault="412E6A33" w:rsidP="3BB2554F">
      <w:pPr>
        <w:spacing w:before="240"/>
        <w:rPr>
          <w:rFonts w:ascii="Arial" w:eastAsia="Arial" w:hAnsi="Arial" w:cs="Arial"/>
          <w:b/>
          <w:bCs/>
        </w:rPr>
      </w:pPr>
      <w:r w:rsidRPr="3BB2554F">
        <w:rPr>
          <w:rFonts w:ascii="Arial" w:eastAsia="Arial" w:hAnsi="Arial" w:cs="Arial"/>
          <w:b/>
          <w:bCs/>
        </w:rPr>
        <w:lastRenderedPageBreak/>
        <w:t>DCU03 - Cenário de Acesso do Administrador</w:t>
      </w:r>
    </w:p>
    <w:p w14:paraId="04FE18C9" w14:textId="7EA938B4" w:rsidR="3A3028FD" w:rsidRDefault="0F92E9EF" w:rsidP="3BB2554F">
      <w:pPr>
        <w:spacing w:before="240"/>
        <w:jc w:val="center"/>
        <w:rPr>
          <w:rFonts w:ascii="Arial" w:eastAsia="Arial" w:hAnsi="Arial" w:cs="Arial"/>
        </w:rPr>
      </w:pPr>
      <w:r w:rsidRPr="3BB2554F">
        <w:rPr>
          <w:rFonts w:ascii="Arial" w:eastAsia="Arial" w:hAnsi="Arial" w:cs="Arial"/>
        </w:rPr>
        <w:t>Figura 3: Diagrama de Acesso do Administrador</w:t>
      </w:r>
    </w:p>
    <w:p w14:paraId="67D1C8A9" w14:textId="2A2A3829" w:rsidR="3A3028FD" w:rsidRDefault="412E6A33" w:rsidP="3BB2554F">
      <w:pPr>
        <w:spacing w:before="240"/>
        <w:jc w:val="center"/>
        <w:rPr>
          <w:rFonts w:ascii="Arial" w:eastAsia="Arial" w:hAnsi="Arial" w:cs="Arial"/>
          <w:b/>
          <w:bCs/>
        </w:rPr>
      </w:pPr>
      <w:r>
        <w:rPr>
          <w:noProof/>
        </w:rPr>
        <w:drawing>
          <wp:inline distT="0" distB="0" distL="0" distR="0" wp14:anchorId="59BBF41F" wp14:editId="718F4B16">
            <wp:extent cx="4444574" cy="3150398"/>
            <wp:effectExtent l="0" t="0" r="0" b="0"/>
            <wp:docPr id="1752919864" name="Imagem 1752919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5291986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4574" cy="3150398"/>
                    </a:xfrm>
                    <a:prstGeom prst="rect">
                      <a:avLst/>
                    </a:prstGeom>
                  </pic:spPr>
                </pic:pic>
              </a:graphicData>
            </a:graphic>
          </wp:inline>
        </w:drawing>
      </w:r>
    </w:p>
    <w:p w14:paraId="64F67631" w14:textId="4438F646" w:rsidR="3A3028FD" w:rsidRDefault="412E6A33" w:rsidP="3BB2554F">
      <w:pPr>
        <w:jc w:val="center"/>
        <w:rPr>
          <w:rFonts w:ascii="Arial" w:eastAsia="Arial" w:hAnsi="Arial" w:cs="Arial"/>
          <w:sz w:val="20"/>
          <w:szCs w:val="20"/>
        </w:rPr>
      </w:pPr>
      <w:r w:rsidRPr="3BB2554F">
        <w:rPr>
          <w:rFonts w:ascii="Arial" w:eastAsia="Arial" w:hAnsi="Arial" w:cs="Arial"/>
          <w:b/>
          <w:bCs/>
          <w:sz w:val="20"/>
          <w:szCs w:val="20"/>
        </w:rPr>
        <w:t>Fonte:</w:t>
      </w:r>
      <w:r w:rsidRPr="3BB2554F">
        <w:rPr>
          <w:rFonts w:ascii="Arial" w:eastAsia="Arial" w:hAnsi="Arial" w:cs="Arial"/>
          <w:sz w:val="20"/>
          <w:szCs w:val="20"/>
        </w:rPr>
        <w:t xml:space="preserve"> Elaborado pelos Autores.</w:t>
      </w:r>
    </w:p>
    <w:p w14:paraId="44421939" w14:textId="18C5D8CA" w:rsidR="0C84F3BB" w:rsidRDefault="0C84F3BB" w:rsidP="7BD80FF4">
      <w:pPr>
        <w:jc w:val="both"/>
        <w:rPr>
          <w:rFonts w:ascii="Arial" w:eastAsia="Arial" w:hAnsi="Arial" w:cs="Arial"/>
        </w:rPr>
      </w:pPr>
      <w:r w:rsidRPr="7BD80FF4">
        <w:rPr>
          <w:rFonts w:ascii="Arial" w:eastAsia="Arial" w:hAnsi="Arial" w:cs="Arial"/>
          <w:b/>
          <w:bCs/>
        </w:rPr>
        <w:t xml:space="preserve">Acesso e gerenciamento do Administrador: </w:t>
      </w:r>
      <w:r w:rsidRPr="7BD80FF4">
        <w:rPr>
          <w:rFonts w:ascii="Arial" w:eastAsia="Arial" w:hAnsi="Arial" w:cs="Arial"/>
        </w:rPr>
        <w:t>permite que o administrador gerencie funcionários e imóveis dentro do sistema.</w:t>
      </w:r>
    </w:p>
    <w:p w14:paraId="775067A4" w14:textId="69AF1A2F" w:rsidR="0C84F3BB" w:rsidRDefault="0C84F3BB" w:rsidP="137B8633">
      <w:pPr>
        <w:rPr>
          <w:rFonts w:ascii="Arial" w:eastAsia="Arial" w:hAnsi="Arial" w:cs="Arial"/>
          <w:b/>
          <w:bCs/>
        </w:rPr>
      </w:pPr>
      <w:r w:rsidRPr="7BD80FF4">
        <w:rPr>
          <w:rFonts w:ascii="Arial" w:eastAsia="Arial" w:hAnsi="Arial" w:cs="Arial"/>
          <w:b/>
          <w:bCs/>
        </w:rPr>
        <w:t>Pré-Condições:</w:t>
      </w:r>
    </w:p>
    <w:p w14:paraId="0943AFB0" w14:textId="4235BE67" w:rsidR="0C84F3BB" w:rsidRDefault="0C84F3BB" w:rsidP="7BD80FF4">
      <w:pPr>
        <w:pStyle w:val="PargrafodaLista"/>
        <w:numPr>
          <w:ilvl w:val="0"/>
          <w:numId w:val="98"/>
        </w:numPr>
        <w:spacing w:before="240" w:after="240"/>
        <w:jc w:val="both"/>
        <w:rPr>
          <w:rFonts w:ascii="Arial" w:eastAsia="Arial" w:hAnsi="Arial" w:cs="Arial"/>
        </w:rPr>
      </w:pPr>
      <w:r w:rsidRPr="7BD80FF4">
        <w:rPr>
          <w:rFonts w:ascii="Arial" w:eastAsia="Arial" w:hAnsi="Arial" w:cs="Arial"/>
        </w:rPr>
        <w:t>O administrador deve estar logado no sistema.</w:t>
      </w:r>
    </w:p>
    <w:p w14:paraId="558060E2" w14:textId="79FA1FA4" w:rsidR="0C84F3BB" w:rsidRDefault="0C84F3BB" w:rsidP="7BD80FF4">
      <w:pPr>
        <w:pStyle w:val="PargrafodaLista"/>
        <w:numPr>
          <w:ilvl w:val="0"/>
          <w:numId w:val="98"/>
        </w:numPr>
        <w:spacing w:before="240" w:after="240"/>
        <w:jc w:val="both"/>
        <w:rPr>
          <w:rFonts w:ascii="Arial" w:eastAsia="Arial" w:hAnsi="Arial" w:cs="Arial"/>
        </w:rPr>
      </w:pPr>
      <w:r w:rsidRPr="7BD80FF4">
        <w:rPr>
          <w:rFonts w:ascii="Arial" w:eastAsia="Arial" w:hAnsi="Arial" w:cs="Arial"/>
        </w:rPr>
        <w:t>O administrador deve ter permissões de nível administrativo.</w:t>
      </w:r>
    </w:p>
    <w:p w14:paraId="7741A8B2" w14:textId="285F1B27" w:rsidR="0C84F3BB" w:rsidRDefault="0C84F3BB" w:rsidP="7BD80FF4">
      <w:pPr>
        <w:rPr>
          <w:rFonts w:ascii="Arial" w:eastAsia="Arial" w:hAnsi="Arial" w:cs="Arial"/>
          <w:b/>
          <w:bCs/>
        </w:rPr>
      </w:pPr>
      <w:r w:rsidRPr="7BD80FF4">
        <w:rPr>
          <w:rFonts w:ascii="Arial" w:eastAsia="Arial" w:hAnsi="Arial" w:cs="Arial"/>
          <w:b/>
          <w:bCs/>
        </w:rPr>
        <w:t>Fluxo Principal</w:t>
      </w:r>
      <w:r w:rsidR="13F53388" w:rsidRPr="7BD80FF4">
        <w:rPr>
          <w:rFonts w:ascii="Arial" w:eastAsia="Arial" w:hAnsi="Arial" w:cs="Arial"/>
          <w:b/>
          <w:bCs/>
        </w:rPr>
        <w:t>:</w:t>
      </w:r>
    </w:p>
    <w:p w14:paraId="664B5937" w14:textId="3422D0CB" w:rsidR="0C84F3BB" w:rsidRDefault="0C84F3BB" w:rsidP="7BD80FF4">
      <w:pPr>
        <w:rPr>
          <w:rFonts w:ascii="Arial" w:eastAsia="Arial" w:hAnsi="Arial" w:cs="Arial"/>
          <w:b/>
          <w:bCs/>
        </w:rPr>
      </w:pPr>
      <w:r w:rsidRPr="7BD80FF4">
        <w:rPr>
          <w:rFonts w:ascii="Arial" w:eastAsia="Arial" w:hAnsi="Arial" w:cs="Arial"/>
          <w:b/>
          <w:bCs/>
        </w:rPr>
        <w:t>FP1: Acessar Página de Gerenciamento</w:t>
      </w:r>
    </w:p>
    <w:p w14:paraId="487958AC" w14:textId="41FAD3BB" w:rsidR="0C84F3BB" w:rsidRDefault="0C84F3BB" w:rsidP="7BD80FF4">
      <w:pPr>
        <w:pStyle w:val="PargrafodaLista"/>
        <w:numPr>
          <w:ilvl w:val="0"/>
          <w:numId w:val="97"/>
        </w:numPr>
        <w:spacing w:before="240" w:after="240"/>
        <w:jc w:val="both"/>
        <w:rPr>
          <w:rFonts w:ascii="Arial" w:eastAsia="Arial" w:hAnsi="Arial" w:cs="Arial"/>
        </w:rPr>
      </w:pPr>
      <w:r w:rsidRPr="7BD80FF4">
        <w:rPr>
          <w:rFonts w:ascii="Arial" w:eastAsia="Arial" w:hAnsi="Arial" w:cs="Arial"/>
        </w:rPr>
        <w:t>O administrador acessa a página inicial do sistema.</w:t>
      </w:r>
    </w:p>
    <w:p w14:paraId="1B76F67C" w14:textId="7E7F8A17" w:rsidR="0C84F3BB" w:rsidRDefault="0C84F3BB" w:rsidP="7BD80FF4">
      <w:pPr>
        <w:pStyle w:val="PargrafodaLista"/>
        <w:numPr>
          <w:ilvl w:val="0"/>
          <w:numId w:val="97"/>
        </w:numPr>
        <w:spacing w:before="240" w:after="240"/>
        <w:jc w:val="both"/>
        <w:rPr>
          <w:rFonts w:ascii="Arial" w:eastAsia="Arial" w:hAnsi="Arial" w:cs="Arial"/>
        </w:rPr>
      </w:pPr>
      <w:r w:rsidRPr="7BD80FF4">
        <w:rPr>
          <w:rFonts w:ascii="Arial" w:eastAsia="Arial" w:hAnsi="Arial" w:cs="Arial"/>
        </w:rPr>
        <w:t>Seleciona a opção "Gerenciamento" no menu.</w:t>
      </w:r>
    </w:p>
    <w:p w14:paraId="6F810F70" w14:textId="760E4E93" w:rsidR="0C84F3BB" w:rsidRDefault="0C84F3BB" w:rsidP="7BD80FF4">
      <w:pPr>
        <w:pStyle w:val="PargrafodaLista"/>
        <w:numPr>
          <w:ilvl w:val="0"/>
          <w:numId w:val="97"/>
        </w:numPr>
        <w:spacing w:before="240" w:after="240"/>
        <w:jc w:val="both"/>
        <w:rPr>
          <w:rFonts w:ascii="Arial" w:eastAsia="Arial" w:hAnsi="Arial" w:cs="Arial"/>
        </w:rPr>
      </w:pPr>
      <w:r w:rsidRPr="7BD80FF4">
        <w:rPr>
          <w:rFonts w:ascii="Arial" w:eastAsia="Arial" w:hAnsi="Arial" w:cs="Arial"/>
        </w:rPr>
        <w:t>O sistema exibe as opções:</w:t>
      </w:r>
    </w:p>
    <w:p w14:paraId="5668EC54" w14:textId="2A28FA45" w:rsidR="0C84F3BB" w:rsidRDefault="0C84F3BB" w:rsidP="7BD80FF4">
      <w:pPr>
        <w:pStyle w:val="PargrafodaLista"/>
        <w:numPr>
          <w:ilvl w:val="0"/>
          <w:numId w:val="46"/>
        </w:numPr>
        <w:spacing w:before="240" w:after="240"/>
        <w:jc w:val="both"/>
        <w:rPr>
          <w:rFonts w:ascii="Arial" w:eastAsia="Arial" w:hAnsi="Arial" w:cs="Arial"/>
        </w:rPr>
      </w:pPr>
      <w:r w:rsidRPr="7BD80FF4">
        <w:rPr>
          <w:rFonts w:ascii="Arial" w:eastAsia="Arial" w:hAnsi="Arial" w:cs="Arial"/>
        </w:rPr>
        <w:t>Gerenciar Imóveis</w:t>
      </w:r>
    </w:p>
    <w:p w14:paraId="0EB29E26" w14:textId="50CA241A" w:rsidR="0C84F3BB" w:rsidRDefault="0C84F3BB" w:rsidP="7BD80FF4">
      <w:pPr>
        <w:pStyle w:val="PargrafodaLista"/>
        <w:numPr>
          <w:ilvl w:val="0"/>
          <w:numId w:val="46"/>
        </w:numPr>
        <w:spacing w:before="240" w:after="240"/>
        <w:jc w:val="both"/>
        <w:rPr>
          <w:rFonts w:ascii="Arial" w:eastAsia="Arial" w:hAnsi="Arial" w:cs="Arial"/>
        </w:rPr>
      </w:pPr>
      <w:r w:rsidRPr="7BD80FF4">
        <w:rPr>
          <w:rFonts w:ascii="Arial" w:eastAsia="Arial" w:hAnsi="Arial" w:cs="Arial"/>
        </w:rPr>
        <w:t>Gerenciar Funcionários</w:t>
      </w:r>
    </w:p>
    <w:p w14:paraId="2DE9B5B6" w14:textId="3B718D83" w:rsidR="0C84F3BB" w:rsidRDefault="0C84F3BB">
      <w:pPr>
        <w:rPr>
          <w:rFonts w:ascii="Arial" w:eastAsia="Arial" w:hAnsi="Arial" w:cs="Arial"/>
          <w:b/>
          <w:bCs/>
        </w:rPr>
      </w:pPr>
      <w:r w:rsidRPr="7BD80FF4">
        <w:rPr>
          <w:rFonts w:ascii="Arial" w:eastAsia="Arial" w:hAnsi="Arial" w:cs="Arial"/>
          <w:b/>
          <w:bCs/>
        </w:rPr>
        <w:t>FP2: Gerenciar Imóveis</w:t>
      </w:r>
    </w:p>
    <w:p w14:paraId="03F9AD48" w14:textId="1C99AFEF" w:rsidR="0C84F3BB" w:rsidRDefault="0C84F3BB" w:rsidP="7BD80FF4">
      <w:pPr>
        <w:pStyle w:val="PargrafodaLista"/>
        <w:numPr>
          <w:ilvl w:val="0"/>
          <w:numId w:val="96"/>
        </w:numPr>
        <w:spacing w:before="240" w:after="240"/>
        <w:jc w:val="both"/>
        <w:rPr>
          <w:rFonts w:ascii="Arial" w:eastAsia="Arial" w:hAnsi="Arial" w:cs="Arial"/>
        </w:rPr>
      </w:pPr>
      <w:r w:rsidRPr="7BD80FF4">
        <w:rPr>
          <w:rFonts w:ascii="Arial" w:eastAsia="Arial" w:hAnsi="Arial" w:cs="Arial"/>
        </w:rPr>
        <w:t>O administrador seleciona "Gerenciar Imóveis".</w:t>
      </w:r>
    </w:p>
    <w:p w14:paraId="011F2383" w14:textId="53F21EE8" w:rsidR="0C84F3BB" w:rsidRDefault="0C84F3BB" w:rsidP="7BD80FF4">
      <w:pPr>
        <w:pStyle w:val="PargrafodaLista"/>
        <w:numPr>
          <w:ilvl w:val="0"/>
          <w:numId w:val="96"/>
        </w:numPr>
        <w:spacing w:before="240" w:after="240"/>
        <w:jc w:val="both"/>
        <w:rPr>
          <w:rFonts w:ascii="Arial" w:eastAsia="Arial" w:hAnsi="Arial" w:cs="Arial"/>
        </w:rPr>
      </w:pPr>
      <w:r w:rsidRPr="7BD80FF4">
        <w:rPr>
          <w:rFonts w:ascii="Arial" w:eastAsia="Arial" w:hAnsi="Arial" w:cs="Arial"/>
        </w:rPr>
        <w:t>O sistema exibe uma lista de todos os imóveis cadastrados.</w:t>
      </w:r>
    </w:p>
    <w:p w14:paraId="5A127FF7" w14:textId="7256607A" w:rsidR="0C84F3BB" w:rsidRDefault="0C84F3BB" w:rsidP="7BD80FF4">
      <w:pPr>
        <w:pStyle w:val="PargrafodaLista"/>
        <w:numPr>
          <w:ilvl w:val="0"/>
          <w:numId w:val="96"/>
        </w:numPr>
        <w:spacing w:before="240" w:after="240"/>
        <w:jc w:val="both"/>
        <w:rPr>
          <w:rFonts w:ascii="Arial" w:eastAsia="Arial" w:hAnsi="Arial" w:cs="Arial"/>
        </w:rPr>
      </w:pPr>
      <w:r w:rsidRPr="7BD80FF4">
        <w:rPr>
          <w:rFonts w:ascii="Arial" w:eastAsia="Arial" w:hAnsi="Arial" w:cs="Arial"/>
        </w:rPr>
        <w:t>O administrador pode:</w:t>
      </w:r>
    </w:p>
    <w:p w14:paraId="47CB3B4B" w14:textId="407FCCC4" w:rsidR="0C84F3BB" w:rsidRDefault="0C84F3BB" w:rsidP="7BD80FF4">
      <w:pPr>
        <w:pStyle w:val="PargrafodaLista"/>
        <w:numPr>
          <w:ilvl w:val="0"/>
          <w:numId w:val="48"/>
        </w:numPr>
        <w:spacing w:before="240" w:after="240"/>
        <w:jc w:val="both"/>
        <w:rPr>
          <w:rFonts w:ascii="Arial" w:eastAsia="Arial" w:hAnsi="Arial" w:cs="Arial"/>
        </w:rPr>
      </w:pPr>
      <w:r w:rsidRPr="7BD80FF4">
        <w:rPr>
          <w:rFonts w:ascii="Arial" w:eastAsia="Arial" w:hAnsi="Arial" w:cs="Arial"/>
        </w:rPr>
        <w:t>Adicionar novo imóvel</w:t>
      </w:r>
    </w:p>
    <w:p w14:paraId="4ED9C03C" w14:textId="20959726" w:rsidR="0C84F3BB" w:rsidRDefault="0C84F3BB" w:rsidP="7BD80FF4">
      <w:pPr>
        <w:pStyle w:val="PargrafodaLista"/>
        <w:numPr>
          <w:ilvl w:val="0"/>
          <w:numId w:val="48"/>
        </w:numPr>
        <w:spacing w:before="240" w:after="240"/>
        <w:jc w:val="both"/>
        <w:rPr>
          <w:rFonts w:ascii="Arial" w:eastAsia="Arial" w:hAnsi="Arial" w:cs="Arial"/>
        </w:rPr>
      </w:pPr>
      <w:r w:rsidRPr="7BD80FF4">
        <w:rPr>
          <w:rFonts w:ascii="Arial" w:eastAsia="Arial" w:hAnsi="Arial" w:cs="Arial"/>
        </w:rPr>
        <w:lastRenderedPageBreak/>
        <w:t>Editar informações de um imóvel existente</w:t>
      </w:r>
    </w:p>
    <w:p w14:paraId="68B0B23E" w14:textId="2732FF90" w:rsidR="0C84F3BB" w:rsidRDefault="0C84F3BB" w:rsidP="7BD80FF4">
      <w:pPr>
        <w:pStyle w:val="PargrafodaLista"/>
        <w:numPr>
          <w:ilvl w:val="0"/>
          <w:numId w:val="48"/>
        </w:numPr>
        <w:spacing w:before="240" w:after="240"/>
        <w:jc w:val="both"/>
        <w:rPr>
          <w:rFonts w:ascii="Arial" w:eastAsia="Arial" w:hAnsi="Arial" w:cs="Arial"/>
        </w:rPr>
      </w:pPr>
      <w:r w:rsidRPr="7BD80FF4">
        <w:rPr>
          <w:rFonts w:ascii="Arial" w:eastAsia="Arial" w:hAnsi="Arial" w:cs="Arial"/>
        </w:rPr>
        <w:t>Alterar status do imóvel (ex.: "Disponível", "Em vistoria", "Vendido")</w:t>
      </w:r>
    </w:p>
    <w:p w14:paraId="463CE01B" w14:textId="1706BE22" w:rsidR="0C84F3BB" w:rsidRDefault="0C84F3BB" w:rsidP="7BD80FF4">
      <w:pPr>
        <w:pStyle w:val="PargrafodaLista"/>
        <w:numPr>
          <w:ilvl w:val="0"/>
          <w:numId w:val="96"/>
        </w:numPr>
        <w:spacing w:before="240" w:after="240"/>
        <w:jc w:val="both"/>
        <w:rPr>
          <w:rFonts w:ascii="Arial" w:eastAsia="Arial" w:hAnsi="Arial" w:cs="Arial"/>
        </w:rPr>
      </w:pPr>
      <w:r w:rsidRPr="7BD80FF4">
        <w:rPr>
          <w:rFonts w:ascii="Arial" w:eastAsia="Arial" w:hAnsi="Arial" w:cs="Arial"/>
        </w:rPr>
        <w:t>O sistema salva as alterações e exibe confirmação.</w:t>
      </w:r>
    </w:p>
    <w:p w14:paraId="1577B6A1" w14:textId="0B9F8378" w:rsidR="0C84F3BB" w:rsidRDefault="0C84F3BB">
      <w:pPr>
        <w:rPr>
          <w:rFonts w:ascii="Arial" w:eastAsia="Arial" w:hAnsi="Arial" w:cs="Arial"/>
          <w:b/>
          <w:bCs/>
        </w:rPr>
      </w:pPr>
      <w:r w:rsidRPr="7BD80FF4">
        <w:rPr>
          <w:rFonts w:ascii="Arial" w:eastAsia="Arial" w:hAnsi="Arial" w:cs="Arial"/>
          <w:b/>
          <w:bCs/>
        </w:rPr>
        <w:t>FP3: Gerenciar Funcionários</w:t>
      </w:r>
    </w:p>
    <w:p w14:paraId="35C1E0DF" w14:textId="614ACAFB" w:rsidR="0C84F3BB" w:rsidRDefault="0C84F3BB" w:rsidP="7BD80FF4">
      <w:pPr>
        <w:pStyle w:val="PargrafodaLista"/>
        <w:numPr>
          <w:ilvl w:val="0"/>
          <w:numId w:val="95"/>
        </w:numPr>
        <w:spacing w:before="240" w:after="240"/>
        <w:jc w:val="both"/>
        <w:rPr>
          <w:rFonts w:ascii="Arial" w:eastAsia="Arial" w:hAnsi="Arial" w:cs="Arial"/>
        </w:rPr>
      </w:pPr>
      <w:r w:rsidRPr="7BD80FF4">
        <w:rPr>
          <w:rFonts w:ascii="Arial" w:eastAsia="Arial" w:hAnsi="Arial" w:cs="Arial"/>
        </w:rPr>
        <w:t xml:space="preserve">O administrador seleciona </w:t>
      </w:r>
      <w:r w:rsidRPr="7BD80FF4">
        <w:rPr>
          <w:rFonts w:ascii="Arial" w:eastAsia="Arial" w:hAnsi="Arial" w:cs="Arial"/>
          <w:b/>
          <w:bCs/>
        </w:rPr>
        <w:t>"Gerenciar Funcionários"</w:t>
      </w:r>
      <w:r w:rsidRPr="7BD80FF4">
        <w:rPr>
          <w:rFonts w:ascii="Arial" w:eastAsia="Arial" w:hAnsi="Arial" w:cs="Arial"/>
        </w:rPr>
        <w:t>.</w:t>
      </w:r>
    </w:p>
    <w:p w14:paraId="1BBDBC09" w14:textId="6B32D903" w:rsidR="0C84F3BB" w:rsidRDefault="0C84F3BB" w:rsidP="7BD80FF4">
      <w:pPr>
        <w:pStyle w:val="PargrafodaLista"/>
        <w:numPr>
          <w:ilvl w:val="0"/>
          <w:numId w:val="95"/>
        </w:numPr>
        <w:spacing w:before="240" w:after="240"/>
        <w:jc w:val="both"/>
        <w:rPr>
          <w:rFonts w:ascii="Arial" w:eastAsia="Arial" w:hAnsi="Arial" w:cs="Arial"/>
        </w:rPr>
      </w:pPr>
      <w:r w:rsidRPr="7BD80FF4">
        <w:rPr>
          <w:rFonts w:ascii="Arial" w:eastAsia="Arial" w:hAnsi="Arial" w:cs="Arial"/>
        </w:rPr>
        <w:t>O sistema exibe uma lista de todos os funcionários cadastrados.</w:t>
      </w:r>
    </w:p>
    <w:p w14:paraId="565483D5" w14:textId="2FF0464B" w:rsidR="0C84F3BB" w:rsidRDefault="0C84F3BB" w:rsidP="7BD80FF4">
      <w:pPr>
        <w:pStyle w:val="PargrafodaLista"/>
        <w:numPr>
          <w:ilvl w:val="0"/>
          <w:numId w:val="95"/>
        </w:numPr>
        <w:spacing w:before="240" w:after="240"/>
        <w:jc w:val="both"/>
        <w:rPr>
          <w:rFonts w:ascii="Arial" w:eastAsia="Arial" w:hAnsi="Arial" w:cs="Arial"/>
        </w:rPr>
      </w:pPr>
      <w:r w:rsidRPr="7BD80FF4">
        <w:rPr>
          <w:rFonts w:ascii="Arial" w:eastAsia="Arial" w:hAnsi="Arial" w:cs="Arial"/>
        </w:rPr>
        <w:t>O administrador pode:</w:t>
      </w:r>
    </w:p>
    <w:p w14:paraId="787DB9F9" w14:textId="4AD6481C" w:rsidR="0C84F3BB" w:rsidRDefault="0C84F3BB" w:rsidP="7BD80FF4">
      <w:pPr>
        <w:pStyle w:val="PargrafodaLista"/>
        <w:numPr>
          <w:ilvl w:val="0"/>
          <w:numId w:val="50"/>
        </w:numPr>
        <w:spacing w:before="240" w:after="240"/>
        <w:jc w:val="both"/>
        <w:rPr>
          <w:rFonts w:ascii="Arial" w:eastAsia="Arial" w:hAnsi="Arial" w:cs="Arial"/>
        </w:rPr>
      </w:pPr>
      <w:r w:rsidRPr="7BD80FF4">
        <w:rPr>
          <w:rFonts w:ascii="Arial" w:eastAsia="Arial" w:hAnsi="Arial" w:cs="Arial"/>
        </w:rPr>
        <w:t>Adicionar novo funcionário</w:t>
      </w:r>
    </w:p>
    <w:p w14:paraId="780B6129" w14:textId="080E05DB" w:rsidR="0C84F3BB" w:rsidRDefault="0C84F3BB" w:rsidP="7BD80FF4">
      <w:pPr>
        <w:pStyle w:val="PargrafodaLista"/>
        <w:numPr>
          <w:ilvl w:val="0"/>
          <w:numId w:val="50"/>
        </w:numPr>
        <w:spacing w:before="240" w:after="240"/>
        <w:jc w:val="both"/>
        <w:rPr>
          <w:rFonts w:ascii="Arial" w:eastAsia="Arial" w:hAnsi="Arial" w:cs="Arial"/>
        </w:rPr>
      </w:pPr>
      <w:r w:rsidRPr="7BD80FF4">
        <w:rPr>
          <w:rFonts w:ascii="Arial" w:eastAsia="Arial" w:hAnsi="Arial" w:cs="Arial"/>
        </w:rPr>
        <w:t>Editar informações de um funcionário existente (ex.: cargo, permissões)</w:t>
      </w:r>
    </w:p>
    <w:p w14:paraId="33297B5E" w14:textId="5B99CA32" w:rsidR="0C84F3BB" w:rsidRDefault="28D0042B" w:rsidP="3BB2554F">
      <w:pPr>
        <w:pStyle w:val="PargrafodaLista"/>
        <w:numPr>
          <w:ilvl w:val="0"/>
          <w:numId w:val="50"/>
        </w:numPr>
        <w:spacing w:before="240" w:after="240"/>
        <w:jc w:val="both"/>
        <w:rPr>
          <w:rFonts w:ascii="Arial" w:eastAsia="Arial" w:hAnsi="Arial" w:cs="Arial"/>
        </w:rPr>
      </w:pPr>
      <w:r w:rsidRPr="3BB2554F">
        <w:rPr>
          <w:rFonts w:ascii="Arial" w:eastAsia="Arial" w:hAnsi="Arial" w:cs="Arial"/>
        </w:rPr>
        <w:t>Desativar/Reativar conta de funcionário</w:t>
      </w:r>
    </w:p>
    <w:p w14:paraId="2F2E4A81" w14:textId="1990ED94" w:rsidR="0C84F3BB" w:rsidRDefault="0C84F3BB" w:rsidP="7BD80FF4">
      <w:pPr>
        <w:pStyle w:val="PargrafodaLista"/>
        <w:numPr>
          <w:ilvl w:val="0"/>
          <w:numId w:val="95"/>
        </w:numPr>
        <w:spacing w:before="240" w:after="240"/>
        <w:jc w:val="both"/>
        <w:rPr>
          <w:rFonts w:ascii="Arial" w:eastAsia="Arial" w:hAnsi="Arial" w:cs="Arial"/>
        </w:rPr>
      </w:pPr>
      <w:r w:rsidRPr="7BD80FF4">
        <w:rPr>
          <w:rFonts w:ascii="Arial" w:eastAsia="Arial" w:hAnsi="Arial" w:cs="Arial"/>
        </w:rPr>
        <w:t>O sistema salva as alterações e exibe confirmação.</w:t>
      </w:r>
    </w:p>
    <w:p w14:paraId="17D2209E" w14:textId="59B93F37" w:rsidR="0C84F3BB" w:rsidRDefault="0C84F3BB">
      <w:pPr>
        <w:rPr>
          <w:rFonts w:ascii="Arial" w:eastAsia="Arial" w:hAnsi="Arial" w:cs="Arial"/>
          <w:b/>
          <w:bCs/>
        </w:rPr>
      </w:pPr>
      <w:r w:rsidRPr="7BD80FF4">
        <w:rPr>
          <w:rFonts w:ascii="Arial" w:eastAsia="Arial" w:hAnsi="Arial" w:cs="Arial"/>
          <w:b/>
          <w:bCs/>
        </w:rPr>
        <w:t>Pós-Condições</w:t>
      </w:r>
    </w:p>
    <w:p w14:paraId="3636DA32" w14:textId="45ED2F0B" w:rsidR="0C84F3BB" w:rsidRDefault="0C84F3BB" w:rsidP="7BD80FF4">
      <w:pPr>
        <w:pStyle w:val="PargrafodaLista"/>
        <w:numPr>
          <w:ilvl w:val="0"/>
          <w:numId w:val="94"/>
        </w:numPr>
        <w:spacing w:before="240" w:after="240"/>
        <w:jc w:val="both"/>
        <w:rPr>
          <w:rFonts w:ascii="Arial" w:eastAsia="Arial" w:hAnsi="Arial" w:cs="Arial"/>
        </w:rPr>
      </w:pPr>
      <w:r w:rsidRPr="7BD80FF4">
        <w:rPr>
          <w:rFonts w:ascii="Arial" w:eastAsia="Arial" w:hAnsi="Arial" w:cs="Arial"/>
          <w:b/>
          <w:bCs/>
        </w:rPr>
        <w:t>Sucesso:</w:t>
      </w:r>
      <w:r w:rsidRPr="7BD80FF4">
        <w:rPr>
          <w:rFonts w:ascii="Arial" w:eastAsia="Arial" w:hAnsi="Arial" w:cs="Arial"/>
        </w:rPr>
        <w:t xml:space="preserve"> As alterações são salvas no sistema e refletidas imediatamente.</w:t>
      </w:r>
    </w:p>
    <w:p w14:paraId="761B8033" w14:textId="002F1E39" w:rsidR="0C84F3BB" w:rsidRDefault="0C84F3BB" w:rsidP="7BD80FF4">
      <w:pPr>
        <w:pStyle w:val="PargrafodaLista"/>
        <w:numPr>
          <w:ilvl w:val="0"/>
          <w:numId w:val="94"/>
        </w:numPr>
        <w:spacing w:before="240" w:after="240"/>
        <w:jc w:val="both"/>
        <w:rPr>
          <w:rFonts w:ascii="Arial" w:eastAsia="Arial" w:hAnsi="Arial" w:cs="Arial"/>
        </w:rPr>
      </w:pPr>
      <w:r w:rsidRPr="7BD80FF4">
        <w:rPr>
          <w:rFonts w:ascii="Arial" w:eastAsia="Arial" w:hAnsi="Arial" w:cs="Arial"/>
          <w:b/>
          <w:bCs/>
        </w:rPr>
        <w:t>Falha:</w:t>
      </w:r>
      <w:r w:rsidRPr="7BD80FF4">
        <w:rPr>
          <w:rFonts w:ascii="Arial" w:eastAsia="Arial" w:hAnsi="Arial" w:cs="Arial"/>
        </w:rPr>
        <w:t xml:space="preserve"> O sistema exibe mensagem de erro e mantém os dados inalterados.</w:t>
      </w:r>
    </w:p>
    <w:p w14:paraId="486451A6" w14:textId="4A4CB91F" w:rsidR="0C84F3BB" w:rsidRDefault="0C84F3BB" w:rsidP="7BD80FF4">
      <w:pPr>
        <w:rPr>
          <w:rFonts w:ascii="Arial" w:eastAsia="Arial" w:hAnsi="Arial" w:cs="Arial"/>
          <w:b/>
          <w:bCs/>
        </w:rPr>
      </w:pPr>
      <w:r w:rsidRPr="7BD80FF4">
        <w:rPr>
          <w:rFonts w:ascii="Arial" w:eastAsia="Arial" w:hAnsi="Arial" w:cs="Arial"/>
          <w:b/>
          <w:bCs/>
        </w:rPr>
        <w:t>Fluxos Alternativos</w:t>
      </w:r>
    </w:p>
    <w:p w14:paraId="544943D2" w14:textId="37E47EFB" w:rsidR="0C84F3BB" w:rsidRDefault="0C84F3BB" w:rsidP="7BD80FF4">
      <w:pPr>
        <w:rPr>
          <w:rFonts w:ascii="Arial" w:eastAsia="Arial" w:hAnsi="Arial" w:cs="Arial"/>
          <w:b/>
          <w:bCs/>
        </w:rPr>
      </w:pPr>
      <w:r w:rsidRPr="7BD80FF4">
        <w:rPr>
          <w:rFonts w:ascii="Arial" w:eastAsia="Arial" w:hAnsi="Arial" w:cs="Arial"/>
          <w:b/>
          <w:bCs/>
        </w:rPr>
        <w:t>FA1: Filtragem de Imóveis/Funcionários</w:t>
      </w:r>
    </w:p>
    <w:p w14:paraId="01FCF30A" w14:textId="275D0FB6" w:rsidR="0C84F3BB" w:rsidRDefault="0C84F3BB" w:rsidP="7BD80FF4">
      <w:pPr>
        <w:pStyle w:val="PargrafodaLista"/>
        <w:numPr>
          <w:ilvl w:val="0"/>
          <w:numId w:val="93"/>
        </w:numPr>
        <w:spacing w:before="240" w:after="240"/>
        <w:jc w:val="both"/>
        <w:rPr>
          <w:rFonts w:ascii="Arial" w:eastAsia="Arial" w:hAnsi="Arial" w:cs="Arial"/>
        </w:rPr>
      </w:pPr>
      <w:r w:rsidRPr="7BD80FF4">
        <w:rPr>
          <w:rFonts w:ascii="Arial" w:eastAsia="Arial" w:hAnsi="Arial" w:cs="Arial"/>
        </w:rPr>
        <w:t>O administrador aplica filtros (ex.: imóveis por status, funcionários por cargo).</w:t>
      </w:r>
    </w:p>
    <w:p w14:paraId="41F44854" w14:textId="0FC12670" w:rsidR="0C84F3BB" w:rsidRDefault="0C84F3BB" w:rsidP="7BD80FF4">
      <w:pPr>
        <w:pStyle w:val="PargrafodaLista"/>
        <w:numPr>
          <w:ilvl w:val="0"/>
          <w:numId w:val="93"/>
        </w:numPr>
        <w:spacing w:before="240" w:after="240"/>
        <w:jc w:val="both"/>
        <w:rPr>
          <w:rFonts w:ascii="Arial" w:eastAsia="Arial" w:hAnsi="Arial" w:cs="Arial"/>
        </w:rPr>
      </w:pPr>
      <w:r w:rsidRPr="7BD80FF4">
        <w:rPr>
          <w:rFonts w:ascii="Arial" w:eastAsia="Arial" w:hAnsi="Arial" w:cs="Arial"/>
        </w:rPr>
        <w:t>O sistema exibe apenas os itens que correspondem aos critérios.</w:t>
      </w:r>
    </w:p>
    <w:p w14:paraId="3D8DA6EE" w14:textId="404AA22E" w:rsidR="0C84F3BB" w:rsidRDefault="0C84F3BB">
      <w:pPr>
        <w:rPr>
          <w:rFonts w:ascii="Arial" w:eastAsia="Arial" w:hAnsi="Arial" w:cs="Arial"/>
          <w:b/>
          <w:bCs/>
        </w:rPr>
      </w:pPr>
      <w:r w:rsidRPr="7BD80FF4">
        <w:rPr>
          <w:rFonts w:ascii="Arial" w:eastAsia="Arial" w:hAnsi="Arial" w:cs="Arial"/>
          <w:b/>
          <w:bCs/>
        </w:rPr>
        <w:t>FA2: Tentativa de Edição sem Permissão</w:t>
      </w:r>
    </w:p>
    <w:p w14:paraId="7069BD2F" w14:textId="42BB051A" w:rsidR="0C84F3BB" w:rsidRDefault="0C84F3BB" w:rsidP="7BD80FF4">
      <w:pPr>
        <w:pStyle w:val="PargrafodaLista"/>
        <w:numPr>
          <w:ilvl w:val="0"/>
          <w:numId w:val="92"/>
        </w:numPr>
        <w:spacing w:before="240" w:after="240"/>
        <w:jc w:val="both"/>
        <w:rPr>
          <w:rFonts w:ascii="Arial" w:eastAsia="Arial" w:hAnsi="Arial" w:cs="Arial"/>
          <w:i/>
          <w:iCs/>
        </w:rPr>
      </w:pPr>
      <w:r w:rsidRPr="7BD80FF4">
        <w:rPr>
          <w:rFonts w:ascii="Arial" w:eastAsia="Arial" w:hAnsi="Arial" w:cs="Arial"/>
        </w:rPr>
        <w:t xml:space="preserve">Se um usuário não administrador tentar acessar estas funcionalidades, o sistema bloqueia o acesso e exibe mensagem: </w:t>
      </w:r>
      <w:r w:rsidRPr="7BD80FF4">
        <w:rPr>
          <w:rFonts w:ascii="Arial" w:eastAsia="Arial" w:hAnsi="Arial" w:cs="Arial"/>
          <w:i/>
          <w:iCs/>
        </w:rPr>
        <w:t>"Acesso restrito a administradores."</w:t>
      </w:r>
    </w:p>
    <w:p w14:paraId="7CED8291" w14:textId="6D23F5DF" w:rsidR="0C84F3BB" w:rsidRDefault="0C84F3BB">
      <w:pPr>
        <w:rPr>
          <w:rFonts w:ascii="Arial" w:eastAsia="Arial" w:hAnsi="Arial" w:cs="Arial"/>
          <w:b/>
          <w:bCs/>
        </w:rPr>
      </w:pPr>
      <w:r w:rsidRPr="7BD80FF4">
        <w:rPr>
          <w:rFonts w:ascii="Arial" w:eastAsia="Arial" w:hAnsi="Arial" w:cs="Arial"/>
          <w:b/>
          <w:bCs/>
        </w:rPr>
        <w:t>FA3: Exclusão de Imóvel/Funcionário</w:t>
      </w:r>
    </w:p>
    <w:p w14:paraId="7C17F351" w14:textId="2229681C" w:rsidR="0C84F3BB" w:rsidRDefault="0C84F3BB" w:rsidP="7BD80FF4">
      <w:pPr>
        <w:pStyle w:val="PargrafodaLista"/>
        <w:numPr>
          <w:ilvl w:val="0"/>
          <w:numId w:val="91"/>
        </w:numPr>
        <w:spacing w:before="240" w:after="240"/>
        <w:jc w:val="both"/>
        <w:rPr>
          <w:rFonts w:ascii="Arial" w:eastAsia="Arial" w:hAnsi="Arial" w:cs="Arial"/>
        </w:rPr>
      </w:pPr>
      <w:r w:rsidRPr="7BD80FF4">
        <w:rPr>
          <w:rFonts w:ascii="Arial" w:eastAsia="Arial" w:hAnsi="Arial" w:cs="Arial"/>
        </w:rPr>
        <w:t>O administrador seleciona a opção "Excluir".</w:t>
      </w:r>
    </w:p>
    <w:p w14:paraId="1BE5A2DC" w14:textId="0D2ED985" w:rsidR="0C84F3BB" w:rsidRDefault="0C84F3BB" w:rsidP="7BD80FF4">
      <w:pPr>
        <w:pStyle w:val="PargrafodaLista"/>
        <w:numPr>
          <w:ilvl w:val="0"/>
          <w:numId w:val="91"/>
        </w:numPr>
        <w:spacing w:before="240" w:after="240"/>
        <w:jc w:val="both"/>
        <w:rPr>
          <w:rFonts w:ascii="Arial" w:eastAsia="Arial" w:hAnsi="Arial" w:cs="Arial"/>
        </w:rPr>
      </w:pPr>
      <w:r w:rsidRPr="7BD80FF4">
        <w:rPr>
          <w:rFonts w:ascii="Arial" w:eastAsia="Arial" w:hAnsi="Arial" w:cs="Arial"/>
        </w:rPr>
        <w:t>O sistema solicita confirmação.</w:t>
      </w:r>
    </w:p>
    <w:p w14:paraId="7E4882FE" w14:textId="2C945607" w:rsidR="0C84F3BB" w:rsidRDefault="28D0042B" w:rsidP="7BD80FF4">
      <w:pPr>
        <w:pStyle w:val="PargrafodaLista"/>
        <w:numPr>
          <w:ilvl w:val="0"/>
          <w:numId w:val="91"/>
        </w:numPr>
        <w:spacing w:before="240" w:after="240"/>
        <w:jc w:val="both"/>
        <w:rPr>
          <w:rFonts w:ascii="Arial" w:eastAsia="Arial" w:hAnsi="Arial" w:cs="Arial"/>
        </w:rPr>
      </w:pPr>
      <w:r w:rsidRPr="3BB2554F">
        <w:rPr>
          <w:rFonts w:ascii="Arial" w:eastAsia="Arial" w:hAnsi="Arial" w:cs="Arial"/>
        </w:rPr>
        <w:t xml:space="preserve">Se confirmado, o item </w:t>
      </w:r>
      <w:proofErr w:type="spellStart"/>
      <w:r w:rsidRPr="3BB2554F">
        <w:rPr>
          <w:rFonts w:ascii="Arial" w:eastAsia="Arial" w:hAnsi="Arial" w:cs="Arial"/>
        </w:rPr>
        <w:t>é</w:t>
      </w:r>
      <w:proofErr w:type="spellEnd"/>
      <w:r w:rsidRPr="3BB2554F">
        <w:rPr>
          <w:rFonts w:ascii="Arial" w:eastAsia="Arial" w:hAnsi="Arial" w:cs="Arial"/>
        </w:rPr>
        <w:t xml:space="preserve"> removido do sistema (ou marcado como inativo).</w:t>
      </w:r>
    </w:p>
    <w:p w14:paraId="3F811D66" w14:textId="61006606" w:rsidR="3BB2554F" w:rsidRDefault="3BB2554F">
      <w:r>
        <w:br w:type="page"/>
      </w:r>
    </w:p>
    <w:p w14:paraId="6E3AFB3F" w14:textId="1CD92730" w:rsidR="2E58A0CC" w:rsidRDefault="2E58A0CC" w:rsidP="3BB2554F">
      <w:pPr>
        <w:spacing w:before="240"/>
        <w:rPr>
          <w:rFonts w:ascii="Arial" w:eastAsia="Arial" w:hAnsi="Arial" w:cs="Arial"/>
          <w:b/>
          <w:bCs/>
        </w:rPr>
      </w:pPr>
      <w:r w:rsidRPr="3BB2554F">
        <w:rPr>
          <w:rFonts w:ascii="Arial" w:eastAsia="Arial" w:hAnsi="Arial" w:cs="Arial"/>
          <w:b/>
          <w:bCs/>
        </w:rPr>
        <w:lastRenderedPageBreak/>
        <w:t>DCU04 - Cenário de Acesso do Vistoriador</w:t>
      </w:r>
    </w:p>
    <w:p w14:paraId="68DDFEEA" w14:textId="697FBCD4" w:rsidR="0DC451EB" w:rsidRDefault="0DC451EB" w:rsidP="3BB2554F">
      <w:pPr>
        <w:spacing w:before="240"/>
        <w:jc w:val="center"/>
        <w:rPr>
          <w:rFonts w:ascii="Arial" w:eastAsia="Arial" w:hAnsi="Arial" w:cs="Arial"/>
        </w:rPr>
      </w:pPr>
      <w:r w:rsidRPr="3BB2554F">
        <w:rPr>
          <w:rFonts w:ascii="Arial" w:eastAsia="Arial" w:hAnsi="Arial" w:cs="Arial"/>
        </w:rPr>
        <w:t>Figura 4: Diagrama do Vistoriador</w:t>
      </w:r>
    </w:p>
    <w:p w14:paraId="46F1CAC5" w14:textId="2F78EDD4" w:rsidR="13166CFC" w:rsidRDefault="2E58A0CC" w:rsidP="3BB2554F">
      <w:pPr>
        <w:jc w:val="center"/>
        <w:rPr>
          <w:rFonts w:ascii="Arial" w:eastAsia="Arial" w:hAnsi="Arial" w:cs="Arial"/>
        </w:rPr>
      </w:pPr>
      <w:r>
        <w:rPr>
          <w:noProof/>
        </w:rPr>
        <w:drawing>
          <wp:inline distT="0" distB="0" distL="0" distR="0" wp14:anchorId="503B5137" wp14:editId="685A76E0">
            <wp:extent cx="5153024" cy="2743707"/>
            <wp:effectExtent l="0" t="0" r="0" b="0"/>
            <wp:docPr id="1191417177" name="Imagem 119141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914171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53024" cy="2743707"/>
                    </a:xfrm>
                    <a:prstGeom prst="rect">
                      <a:avLst/>
                    </a:prstGeom>
                  </pic:spPr>
                </pic:pic>
              </a:graphicData>
            </a:graphic>
          </wp:inline>
        </w:drawing>
      </w:r>
    </w:p>
    <w:p w14:paraId="046D8C4F" w14:textId="0051ADA2" w:rsidR="13166CFC" w:rsidRDefault="2E58A0CC" w:rsidP="7BD80FF4">
      <w:pPr>
        <w:jc w:val="center"/>
        <w:rPr>
          <w:rFonts w:ascii="Arial" w:eastAsia="Arial" w:hAnsi="Arial" w:cs="Arial"/>
        </w:rPr>
      </w:pPr>
      <w:r w:rsidRPr="3BB2554F">
        <w:rPr>
          <w:rFonts w:ascii="Arial" w:eastAsia="Arial" w:hAnsi="Arial" w:cs="Arial"/>
          <w:b/>
          <w:bCs/>
          <w:sz w:val="20"/>
          <w:szCs w:val="20"/>
        </w:rPr>
        <w:t>Fonte:</w:t>
      </w:r>
      <w:r w:rsidRPr="3BB2554F">
        <w:rPr>
          <w:rFonts w:ascii="Arial" w:eastAsia="Arial" w:hAnsi="Arial" w:cs="Arial"/>
          <w:sz w:val="20"/>
          <w:szCs w:val="20"/>
        </w:rPr>
        <w:t xml:space="preserve"> Elaborado pelos Autores.</w:t>
      </w:r>
    </w:p>
    <w:p w14:paraId="4227ADD9" w14:textId="1BC91C68" w:rsidR="555A49A7" w:rsidRDefault="555A49A7" w:rsidP="7BD80FF4">
      <w:pPr>
        <w:jc w:val="both"/>
        <w:rPr>
          <w:rFonts w:ascii="Arial" w:eastAsia="Arial" w:hAnsi="Arial" w:cs="Arial"/>
        </w:rPr>
      </w:pPr>
      <w:r w:rsidRPr="7BD80FF4">
        <w:rPr>
          <w:rFonts w:ascii="Arial" w:eastAsia="Arial" w:hAnsi="Arial" w:cs="Arial"/>
          <w:b/>
          <w:bCs/>
        </w:rPr>
        <w:t xml:space="preserve">Realização de </w:t>
      </w:r>
      <w:r w:rsidRPr="7BD80FF4">
        <w:rPr>
          <w:rFonts w:ascii="Arial" w:eastAsia="Arial" w:hAnsi="Arial" w:cs="Arial"/>
        </w:rPr>
        <w:t>Gerenciamento de Vistorias: permite que o vistoriador inicie, acesse e responda vistorias de imóveis no sistema.</w:t>
      </w:r>
    </w:p>
    <w:p w14:paraId="5AD7A146" w14:textId="66F8C3E8" w:rsidR="00C4512E" w:rsidRDefault="00C4512E" w:rsidP="137B8633">
      <w:pPr>
        <w:jc w:val="both"/>
        <w:rPr>
          <w:rFonts w:ascii="Arial" w:eastAsia="Arial" w:hAnsi="Arial" w:cs="Arial"/>
          <w:b/>
          <w:bCs/>
        </w:rPr>
      </w:pPr>
      <w:r w:rsidRPr="7BD80FF4">
        <w:rPr>
          <w:rFonts w:ascii="Arial" w:eastAsia="Arial" w:hAnsi="Arial" w:cs="Arial"/>
          <w:b/>
          <w:bCs/>
        </w:rPr>
        <w:t>Pré-condições:</w:t>
      </w:r>
    </w:p>
    <w:p w14:paraId="0E6C0135" w14:textId="57F4F755" w:rsidR="39E00512" w:rsidRDefault="39E00512" w:rsidP="7BD80FF4">
      <w:pPr>
        <w:pStyle w:val="PargrafodaLista"/>
        <w:numPr>
          <w:ilvl w:val="0"/>
          <w:numId w:val="90"/>
        </w:numPr>
        <w:spacing w:before="240" w:after="240"/>
        <w:jc w:val="both"/>
        <w:rPr>
          <w:rFonts w:ascii="Arial" w:eastAsia="Arial" w:hAnsi="Arial" w:cs="Arial"/>
        </w:rPr>
      </w:pPr>
      <w:r w:rsidRPr="7BD80FF4">
        <w:rPr>
          <w:rFonts w:ascii="Arial" w:eastAsia="Arial" w:hAnsi="Arial" w:cs="Arial"/>
        </w:rPr>
        <w:t>O vistoriador deve estar logado no sistema.</w:t>
      </w:r>
    </w:p>
    <w:p w14:paraId="739B3BFC" w14:textId="4CD5BAFC" w:rsidR="39E00512" w:rsidRDefault="39E00512" w:rsidP="7BD80FF4">
      <w:pPr>
        <w:pStyle w:val="PargrafodaLista"/>
        <w:numPr>
          <w:ilvl w:val="0"/>
          <w:numId w:val="90"/>
        </w:numPr>
        <w:spacing w:before="240" w:after="240"/>
        <w:jc w:val="both"/>
        <w:rPr>
          <w:rFonts w:ascii="Arial" w:eastAsia="Arial" w:hAnsi="Arial" w:cs="Arial"/>
        </w:rPr>
      </w:pPr>
      <w:r w:rsidRPr="7BD80FF4">
        <w:rPr>
          <w:rFonts w:ascii="Arial" w:eastAsia="Arial" w:hAnsi="Arial" w:cs="Arial"/>
        </w:rPr>
        <w:t>O vistoriador deve ter imóveis atribuídos para vistoria.</w:t>
      </w:r>
    </w:p>
    <w:p w14:paraId="59725D09" w14:textId="50F19C97" w:rsidR="39E00512" w:rsidRDefault="39E00512" w:rsidP="7BD80FF4">
      <w:pPr>
        <w:pStyle w:val="PargrafodaLista"/>
        <w:numPr>
          <w:ilvl w:val="0"/>
          <w:numId w:val="90"/>
        </w:numPr>
        <w:spacing w:before="240" w:after="240"/>
        <w:jc w:val="both"/>
        <w:rPr>
          <w:rFonts w:ascii="Arial" w:eastAsia="Arial" w:hAnsi="Arial" w:cs="Arial"/>
        </w:rPr>
      </w:pPr>
      <w:r w:rsidRPr="7BD80FF4">
        <w:rPr>
          <w:rFonts w:ascii="Arial" w:eastAsia="Arial" w:hAnsi="Arial" w:cs="Arial"/>
        </w:rPr>
        <w:t>O imóvel deve estar no status "Agendado" ou "Em vistoria".</w:t>
      </w:r>
    </w:p>
    <w:p w14:paraId="43F12560" w14:textId="10AA6B19" w:rsidR="00C4512E" w:rsidRDefault="00C4512E" w:rsidP="137B8633">
      <w:pPr>
        <w:jc w:val="both"/>
        <w:rPr>
          <w:rFonts w:ascii="Arial" w:eastAsia="Arial" w:hAnsi="Arial" w:cs="Arial"/>
          <w:b/>
          <w:bCs/>
        </w:rPr>
      </w:pPr>
      <w:r w:rsidRPr="7BD80FF4">
        <w:rPr>
          <w:rFonts w:ascii="Arial" w:eastAsia="Arial" w:hAnsi="Arial" w:cs="Arial"/>
          <w:b/>
          <w:bCs/>
        </w:rPr>
        <w:t>Fluxo</w:t>
      </w:r>
      <w:r w:rsidR="4B083E16" w:rsidRPr="7BD80FF4">
        <w:rPr>
          <w:rFonts w:ascii="Arial" w:eastAsia="Arial" w:hAnsi="Arial" w:cs="Arial"/>
          <w:b/>
          <w:bCs/>
        </w:rPr>
        <w:t xml:space="preserve"> Principal</w:t>
      </w:r>
      <w:r w:rsidRPr="7BD80FF4">
        <w:rPr>
          <w:rFonts w:ascii="Arial" w:eastAsia="Arial" w:hAnsi="Arial" w:cs="Arial"/>
          <w:b/>
          <w:bCs/>
        </w:rPr>
        <w:t>:</w:t>
      </w:r>
    </w:p>
    <w:p w14:paraId="0502A252" w14:textId="296F2CD3" w:rsidR="568F4FD6" w:rsidRDefault="568F4FD6" w:rsidP="7BD80FF4">
      <w:pPr>
        <w:jc w:val="both"/>
        <w:rPr>
          <w:rFonts w:ascii="Arial" w:eastAsia="Arial" w:hAnsi="Arial" w:cs="Arial"/>
          <w:b/>
          <w:bCs/>
        </w:rPr>
      </w:pPr>
      <w:r w:rsidRPr="7BD80FF4">
        <w:rPr>
          <w:rFonts w:ascii="Arial" w:eastAsia="Arial" w:hAnsi="Arial" w:cs="Arial"/>
          <w:b/>
          <w:bCs/>
        </w:rPr>
        <w:t>FP1: Iniciar Vistoria</w:t>
      </w:r>
    </w:p>
    <w:p w14:paraId="3F006CE1" w14:textId="165EEE60" w:rsidR="568F4FD6" w:rsidRDefault="568F4FD6" w:rsidP="7BD80FF4">
      <w:pPr>
        <w:pStyle w:val="PargrafodaLista"/>
        <w:numPr>
          <w:ilvl w:val="0"/>
          <w:numId w:val="89"/>
        </w:numPr>
        <w:spacing w:before="240" w:after="240"/>
        <w:jc w:val="both"/>
        <w:rPr>
          <w:rFonts w:ascii="Arial" w:eastAsia="Arial" w:hAnsi="Arial" w:cs="Arial"/>
        </w:rPr>
      </w:pPr>
      <w:r w:rsidRPr="7BD80FF4">
        <w:rPr>
          <w:rFonts w:ascii="Arial" w:eastAsia="Arial" w:hAnsi="Arial" w:cs="Arial"/>
        </w:rPr>
        <w:t>O vistoriador seleciona "Iniciar Vistoria" no menu.</w:t>
      </w:r>
    </w:p>
    <w:p w14:paraId="27157CEC" w14:textId="52F46ADB" w:rsidR="568F4FD6" w:rsidRDefault="568F4FD6" w:rsidP="7BD80FF4">
      <w:pPr>
        <w:pStyle w:val="PargrafodaLista"/>
        <w:numPr>
          <w:ilvl w:val="0"/>
          <w:numId w:val="89"/>
        </w:numPr>
        <w:spacing w:before="240" w:after="240"/>
        <w:jc w:val="both"/>
        <w:rPr>
          <w:rFonts w:ascii="Arial" w:eastAsia="Arial" w:hAnsi="Arial" w:cs="Arial"/>
        </w:rPr>
      </w:pPr>
      <w:r w:rsidRPr="7BD80FF4">
        <w:rPr>
          <w:rFonts w:ascii="Arial" w:eastAsia="Arial" w:hAnsi="Arial" w:cs="Arial"/>
        </w:rPr>
        <w:t>O sistema exibe a lista de imóveis agendados para vistoria.</w:t>
      </w:r>
    </w:p>
    <w:p w14:paraId="53B253D0" w14:textId="7A78D87D" w:rsidR="568F4FD6" w:rsidRDefault="568F4FD6" w:rsidP="7BD80FF4">
      <w:pPr>
        <w:pStyle w:val="PargrafodaLista"/>
        <w:numPr>
          <w:ilvl w:val="0"/>
          <w:numId w:val="89"/>
        </w:numPr>
        <w:spacing w:before="240" w:after="240"/>
        <w:jc w:val="both"/>
        <w:rPr>
          <w:rFonts w:ascii="Arial" w:eastAsia="Arial" w:hAnsi="Arial" w:cs="Arial"/>
        </w:rPr>
      </w:pPr>
      <w:r w:rsidRPr="7BD80FF4">
        <w:rPr>
          <w:rFonts w:ascii="Arial" w:eastAsia="Arial" w:hAnsi="Arial" w:cs="Arial"/>
        </w:rPr>
        <w:t>O vistoriador seleciona um imóvel e clica em "Iniciar".</w:t>
      </w:r>
    </w:p>
    <w:p w14:paraId="6B5933C6" w14:textId="35D1CB3B" w:rsidR="568F4FD6" w:rsidRDefault="568F4FD6" w:rsidP="7BD80FF4">
      <w:pPr>
        <w:pStyle w:val="PargrafodaLista"/>
        <w:numPr>
          <w:ilvl w:val="0"/>
          <w:numId w:val="89"/>
        </w:numPr>
        <w:spacing w:before="240" w:after="240"/>
        <w:jc w:val="both"/>
        <w:rPr>
          <w:rFonts w:ascii="Arial" w:eastAsia="Arial" w:hAnsi="Arial" w:cs="Arial"/>
        </w:rPr>
      </w:pPr>
      <w:r w:rsidRPr="7BD80FF4">
        <w:rPr>
          <w:rFonts w:ascii="Arial" w:eastAsia="Arial" w:hAnsi="Arial" w:cs="Arial"/>
        </w:rPr>
        <w:t>O sistema:</w:t>
      </w:r>
    </w:p>
    <w:p w14:paraId="62C81979" w14:textId="532EB939" w:rsidR="568F4FD6" w:rsidRDefault="568F4FD6" w:rsidP="7BD80FF4">
      <w:pPr>
        <w:pStyle w:val="PargrafodaLista"/>
        <w:numPr>
          <w:ilvl w:val="0"/>
          <w:numId w:val="54"/>
        </w:numPr>
        <w:spacing w:before="240" w:after="240"/>
        <w:jc w:val="both"/>
        <w:rPr>
          <w:rFonts w:ascii="Arial" w:eastAsia="Arial" w:hAnsi="Arial" w:cs="Arial"/>
        </w:rPr>
      </w:pPr>
      <w:r w:rsidRPr="7BD80FF4">
        <w:rPr>
          <w:rFonts w:ascii="Arial" w:eastAsia="Arial" w:hAnsi="Arial" w:cs="Arial"/>
        </w:rPr>
        <w:t>Altera o status do imóvel para "Em vistoria".</w:t>
      </w:r>
    </w:p>
    <w:p w14:paraId="5DBF81EB" w14:textId="6B080C1C" w:rsidR="568F4FD6" w:rsidRDefault="568F4FD6" w:rsidP="7BD80FF4">
      <w:pPr>
        <w:pStyle w:val="PargrafodaLista"/>
        <w:numPr>
          <w:ilvl w:val="0"/>
          <w:numId w:val="54"/>
        </w:numPr>
        <w:spacing w:before="240" w:after="240"/>
        <w:jc w:val="both"/>
        <w:rPr>
          <w:rFonts w:ascii="Arial" w:eastAsia="Arial" w:hAnsi="Arial" w:cs="Arial"/>
        </w:rPr>
      </w:pPr>
      <w:r w:rsidRPr="7BD80FF4">
        <w:rPr>
          <w:rFonts w:ascii="Arial" w:eastAsia="Arial" w:hAnsi="Arial" w:cs="Arial"/>
        </w:rPr>
        <w:t>Abre o formulário técnico de vistoria (checklist, upload de fotos, observações).</w:t>
      </w:r>
    </w:p>
    <w:p w14:paraId="6B98B666" w14:textId="68A682A1" w:rsidR="568F4FD6" w:rsidRDefault="568F4FD6" w:rsidP="7BD80FF4">
      <w:pPr>
        <w:jc w:val="both"/>
        <w:rPr>
          <w:rFonts w:ascii="Arial" w:eastAsia="Arial" w:hAnsi="Arial" w:cs="Arial"/>
          <w:b/>
          <w:bCs/>
        </w:rPr>
      </w:pPr>
      <w:r w:rsidRPr="7BD80FF4">
        <w:rPr>
          <w:rFonts w:ascii="Arial" w:eastAsia="Arial" w:hAnsi="Arial" w:cs="Arial"/>
          <w:b/>
          <w:bCs/>
        </w:rPr>
        <w:t>FP2: Acessar Imóvel</w:t>
      </w:r>
    </w:p>
    <w:p w14:paraId="5EBFB027" w14:textId="1EC7A43B" w:rsidR="568F4FD6" w:rsidRDefault="568F4FD6" w:rsidP="7BD80FF4">
      <w:pPr>
        <w:pStyle w:val="PargrafodaLista"/>
        <w:numPr>
          <w:ilvl w:val="0"/>
          <w:numId w:val="88"/>
        </w:numPr>
        <w:spacing w:before="240" w:after="240"/>
        <w:jc w:val="both"/>
        <w:rPr>
          <w:rFonts w:ascii="Arial" w:eastAsia="Arial" w:hAnsi="Arial" w:cs="Arial"/>
        </w:rPr>
      </w:pPr>
      <w:r w:rsidRPr="7BD80FF4">
        <w:rPr>
          <w:rFonts w:ascii="Arial" w:eastAsia="Arial" w:hAnsi="Arial" w:cs="Arial"/>
        </w:rPr>
        <w:t>O vistoriador seleciona "Acessar Imóvel" no menu.</w:t>
      </w:r>
    </w:p>
    <w:p w14:paraId="3A3B4247" w14:textId="1D8F82D8" w:rsidR="568F4FD6" w:rsidRDefault="568F4FD6" w:rsidP="7BD80FF4">
      <w:pPr>
        <w:pStyle w:val="PargrafodaLista"/>
        <w:numPr>
          <w:ilvl w:val="0"/>
          <w:numId w:val="88"/>
        </w:numPr>
        <w:spacing w:before="240" w:after="240"/>
        <w:jc w:val="both"/>
        <w:rPr>
          <w:rFonts w:ascii="Arial" w:eastAsia="Arial" w:hAnsi="Arial" w:cs="Arial"/>
        </w:rPr>
      </w:pPr>
      <w:r w:rsidRPr="7BD80FF4">
        <w:rPr>
          <w:rFonts w:ascii="Arial" w:eastAsia="Arial" w:hAnsi="Arial" w:cs="Arial"/>
        </w:rPr>
        <w:t>O sistema exibe:</w:t>
      </w:r>
    </w:p>
    <w:p w14:paraId="06577853" w14:textId="5DDED0BD" w:rsidR="568F4FD6" w:rsidRDefault="568F4FD6" w:rsidP="7BD80FF4">
      <w:pPr>
        <w:pStyle w:val="PargrafodaLista"/>
        <w:numPr>
          <w:ilvl w:val="0"/>
          <w:numId w:val="53"/>
        </w:numPr>
        <w:spacing w:before="240" w:after="240"/>
        <w:jc w:val="both"/>
        <w:rPr>
          <w:rFonts w:ascii="Arial" w:eastAsia="Arial" w:hAnsi="Arial" w:cs="Arial"/>
        </w:rPr>
      </w:pPr>
      <w:r w:rsidRPr="7BD80FF4">
        <w:rPr>
          <w:rFonts w:ascii="Arial" w:eastAsia="Arial" w:hAnsi="Arial" w:cs="Arial"/>
        </w:rPr>
        <w:t>Detalhes do imóvel (endereço, planta, histórico de vistorias).</w:t>
      </w:r>
    </w:p>
    <w:p w14:paraId="6E51102B" w14:textId="02E41586" w:rsidR="568F4FD6" w:rsidRDefault="568F4FD6" w:rsidP="7BD80FF4">
      <w:pPr>
        <w:pStyle w:val="PargrafodaLista"/>
        <w:numPr>
          <w:ilvl w:val="0"/>
          <w:numId w:val="53"/>
        </w:numPr>
        <w:spacing w:before="240" w:after="240"/>
        <w:jc w:val="both"/>
        <w:rPr>
          <w:rFonts w:ascii="Arial" w:eastAsia="Arial" w:hAnsi="Arial" w:cs="Arial"/>
        </w:rPr>
      </w:pPr>
      <w:r w:rsidRPr="7BD80FF4">
        <w:rPr>
          <w:rFonts w:ascii="Arial" w:eastAsia="Arial" w:hAnsi="Arial" w:cs="Arial"/>
        </w:rPr>
        <w:t>Opções: "Continuar Vistoria" (se em andamento) ou "Nova Vistoria".</w:t>
      </w:r>
    </w:p>
    <w:p w14:paraId="633DFA9B" w14:textId="75443155" w:rsidR="568F4FD6" w:rsidRDefault="568F4FD6" w:rsidP="7BD80FF4">
      <w:pPr>
        <w:jc w:val="both"/>
        <w:rPr>
          <w:rFonts w:ascii="Arial" w:eastAsia="Arial" w:hAnsi="Arial" w:cs="Arial"/>
          <w:b/>
          <w:bCs/>
        </w:rPr>
      </w:pPr>
      <w:r w:rsidRPr="7BD80FF4">
        <w:rPr>
          <w:rFonts w:ascii="Arial" w:eastAsia="Arial" w:hAnsi="Arial" w:cs="Arial"/>
          <w:b/>
          <w:bCs/>
        </w:rPr>
        <w:lastRenderedPageBreak/>
        <w:t>FP3: Responder Vistoria</w:t>
      </w:r>
    </w:p>
    <w:p w14:paraId="554DAF39" w14:textId="65254225" w:rsidR="568F4FD6" w:rsidRDefault="568F4FD6" w:rsidP="7BD80FF4">
      <w:pPr>
        <w:pStyle w:val="PargrafodaLista"/>
        <w:numPr>
          <w:ilvl w:val="0"/>
          <w:numId w:val="87"/>
        </w:numPr>
        <w:spacing w:before="240" w:after="240"/>
        <w:jc w:val="both"/>
        <w:rPr>
          <w:rFonts w:ascii="Arial" w:eastAsia="Arial" w:hAnsi="Arial" w:cs="Arial"/>
        </w:rPr>
      </w:pPr>
      <w:r w:rsidRPr="7BD80FF4">
        <w:rPr>
          <w:rFonts w:ascii="Arial" w:eastAsia="Arial" w:hAnsi="Arial" w:cs="Arial"/>
        </w:rPr>
        <w:t>Após preencher o formulário técnico, o vistoriador clica em "Enviar Relatório".</w:t>
      </w:r>
    </w:p>
    <w:p w14:paraId="5D901096" w14:textId="7A14C3D4" w:rsidR="568F4FD6" w:rsidRDefault="568F4FD6" w:rsidP="7BD80FF4">
      <w:pPr>
        <w:pStyle w:val="PargrafodaLista"/>
        <w:numPr>
          <w:ilvl w:val="0"/>
          <w:numId w:val="87"/>
        </w:numPr>
        <w:spacing w:before="240" w:after="240"/>
        <w:jc w:val="both"/>
        <w:rPr>
          <w:rFonts w:ascii="Arial" w:eastAsia="Arial" w:hAnsi="Arial" w:cs="Arial"/>
        </w:rPr>
      </w:pPr>
      <w:r w:rsidRPr="7BD80FF4">
        <w:rPr>
          <w:rFonts w:ascii="Arial" w:eastAsia="Arial" w:hAnsi="Arial" w:cs="Arial"/>
        </w:rPr>
        <w:t>O sistema:</w:t>
      </w:r>
    </w:p>
    <w:p w14:paraId="6E8BFC78" w14:textId="37432E51" w:rsidR="568F4FD6" w:rsidRDefault="568F4FD6" w:rsidP="7BD80FF4">
      <w:pPr>
        <w:pStyle w:val="PargrafodaLista"/>
        <w:numPr>
          <w:ilvl w:val="1"/>
          <w:numId w:val="87"/>
        </w:numPr>
        <w:spacing w:before="240" w:after="240"/>
        <w:jc w:val="both"/>
        <w:rPr>
          <w:rFonts w:ascii="Arial" w:eastAsia="Arial" w:hAnsi="Arial" w:cs="Arial"/>
        </w:rPr>
      </w:pPr>
      <w:r w:rsidRPr="7BD80FF4">
        <w:rPr>
          <w:rFonts w:ascii="Arial" w:eastAsia="Arial" w:hAnsi="Arial" w:cs="Arial"/>
        </w:rPr>
        <w:t>Valida os campos obrigatórios (ex.: fotos, checklist).</w:t>
      </w:r>
    </w:p>
    <w:p w14:paraId="617600CD" w14:textId="2BFE5ECD" w:rsidR="568F4FD6" w:rsidRDefault="568F4FD6" w:rsidP="7BD80FF4">
      <w:pPr>
        <w:pStyle w:val="PargrafodaLista"/>
        <w:numPr>
          <w:ilvl w:val="1"/>
          <w:numId w:val="87"/>
        </w:numPr>
        <w:spacing w:before="240" w:after="240"/>
        <w:jc w:val="both"/>
        <w:rPr>
          <w:rFonts w:ascii="Arial" w:eastAsia="Arial" w:hAnsi="Arial" w:cs="Arial"/>
        </w:rPr>
      </w:pPr>
      <w:r w:rsidRPr="7BD80FF4">
        <w:rPr>
          <w:rFonts w:ascii="Arial" w:eastAsia="Arial" w:hAnsi="Arial" w:cs="Arial"/>
        </w:rPr>
        <w:t>Altera o status do imóvel para "Aguardando aprovação".</w:t>
      </w:r>
    </w:p>
    <w:p w14:paraId="4106D327" w14:textId="4E5772A6" w:rsidR="568F4FD6" w:rsidRDefault="568F4FD6" w:rsidP="7BD80FF4">
      <w:pPr>
        <w:pStyle w:val="PargrafodaLista"/>
        <w:numPr>
          <w:ilvl w:val="1"/>
          <w:numId w:val="87"/>
        </w:numPr>
        <w:spacing w:before="240" w:after="240"/>
        <w:jc w:val="both"/>
        <w:rPr>
          <w:rFonts w:ascii="Arial" w:eastAsia="Arial" w:hAnsi="Arial" w:cs="Arial"/>
        </w:rPr>
      </w:pPr>
      <w:r w:rsidRPr="7BD80FF4">
        <w:rPr>
          <w:rFonts w:ascii="Arial" w:eastAsia="Arial" w:hAnsi="Arial" w:cs="Arial"/>
        </w:rPr>
        <w:t>Notifica o administrador sobre o relatório concluído.</w:t>
      </w:r>
    </w:p>
    <w:p w14:paraId="61FAB7FD" w14:textId="2A28E29F" w:rsidR="00C4512E" w:rsidRDefault="00C4512E" w:rsidP="137B8633">
      <w:pPr>
        <w:jc w:val="both"/>
        <w:rPr>
          <w:rFonts w:ascii="Arial" w:eastAsia="Arial" w:hAnsi="Arial" w:cs="Arial"/>
          <w:b/>
          <w:bCs/>
        </w:rPr>
      </w:pPr>
      <w:r w:rsidRPr="7BD80FF4">
        <w:rPr>
          <w:rFonts w:ascii="Arial" w:eastAsia="Arial" w:hAnsi="Arial" w:cs="Arial"/>
          <w:b/>
          <w:bCs/>
        </w:rPr>
        <w:t>Pós-condições:</w:t>
      </w:r>
    </w:p>
    <w:p w14:paraId="403EF1BA" w14:textId="158C6DE4" w:rsidR="506716BC" w:rsidRDefault="506716BC" w:rsidP="7BD80FF4">
      <w:pPr>
        <w:pStyle w:val="PargrafodaLista"/>
        <w:numPr>
          <w:ilvl w:val="0"/>
          <w:numId w:val="82"/>
        </w:numPr>
        <w:spacing w:before="240" w:after="240"/>
        <w:jc w:val="both"/>
        <w:rPr>
          <w:rFonts w:ascii="Arial" w:eastAsia="Arial" w:hAnsi="Arial" w:cs="Arial"/>
          <w:b/>
          <w:bCs/>
        </w:rPr>
      </w:pPr>
      <w:r w:rsidRPr="7BD80FF4">
        <w:rPr>
          <w:rFonts w:ascii="Arial" w:eastAsia="Arial" w:hAnsi="Arial" w:cs="Arial"/>
          <w:b/>
          <w:bCs/>
        </w:rPr>
        <w:t>Sucesso:</w:t>
      </w:r>
    </w:p>
    <w:p w14:paraId="76C00400" w14:textId="23E2C439" w:rsidR="506716BC" w:rsidRDefault="506716BC" w:rsidP="7BD80FF4">
      <w:pPr>
        <w:pStyle w:val="PargrafodaLista"/>
        <w:numPr>
          <w:ilvl w:val="1"/>
          <w:numId w:val="82"/>
        </w:numPr>
        <w:spacing w:before="240" w:after="240"/>
        <w:jc w:val="both"/>
        <w:rPr>
          <w:rFonts w:ascii="Arial" w:eastAsia="Arial" w:hAnsi="Arial" w:cs="Arial"/>
        </w:rPr>
      </w:pPr>
      <w:r w:rsidRPr="7BD80FF4">
        <w:rPr>
          <w:rFonts w:ascii="Arial" w:eastAsia="Arial" w:hAnsi="Arial" w:cs="Arial"/>
        </w:rPr>
        <w:t>Relatório de vistoria é gerado e disponibilizado para o cliente/construtora.</w:t>
      </w:r>
    </w:p>
    <w:p w14:paraId="5502740E" w14:textId="2149C82F" w:rsidR="506716BC" w:rsidRDefault="506716BC" w:rsidP="7BD80FF4">
      <w:pPr>
        <w:pStyle w:val="PargrafodaLista"/>
        <w:numPr>
          <w:ilvl w:val="1"/>
          <w:numId w:val="82"/>
        </w:numPr>
        <w:spacing w:before="240" w:after="240"/>
        <w:jc w:val="both"/>
        <w:rPr>
          <w:rFonts w:ascii="Arial" w:eastAsia="Arial" w:hAnsi="Arial" w:cs="Arial"/>
        </w:rPr>
      </w:pPr>
      <w:r w:rsidRPr="7BD80FF4">
        <w:rPr>
          <w:rFonts w:ascii="Arial" w:eastAsia="Arial" w:hAnsi="Arial" w:cs="Arial"/>
        </w:rPr>
        <w:t>Status do imóvel atualizado no sistema.</w:t>
      </w:r>
    </w:p>
    <w:p w14:paraId="560ACAA9" w14:textId="6BF608D2" w:rsidR="506716BC" w:rsidRDefault="506716BC" w:rsidP="7BD80FF4">
      <w:pPr>
        <w:pStyle w:val="PargrafodaLista"/>
        <w:numPr>
          <w:ilvl w:val="0"/>
          <w:numId w:val="82"/>
        </w:numPr>
        <w:spacing w:before="240" w:after="240"/>
        <w:jc w:val="both"/>
        <w:rPr>
          <w:rFonts w:ascii="Arial" w:eastAsia="Arial" w:hAnsi="Arial" w:cs="Arial"/>
          <w:b/>
          <w:bCs/>
        </w:rPr>
      </w:pPr>
      <w:r w:rsidRPr="7BD80FF4">
        <w:rPr>
          <w:rFonts w:ascii="Arial" w:eastAsia="Arial" w:hAnsi="Arial" w:cs="Arial"/>
          <w:b/>
          <w:bCs/>
        </w:rPr>
        <w:t>Falha:</w:t>
      </w:r>
    </w:p>
    <w:p w14:paraId="01F0B048" w14:textId="0D89D58F" w:rsidR="506716BC" w:rsidRDefault="506716BC" w:rsidP="7BD80FF4">
      <w:pPr>
        <w:pStyle w:val="PargrafodaLista"/>
        <w:numPr>
          <w:ilvl w:val="1"/>
          <w:numId w:val="82"/>
        </w:numPr>
        <w:spacing w:before="240" w:after="240"/>
        <w:jc w:val="both"/>
        <w:rPr>
          <w:rFonts w:ascii="Arial" w:eastAsia="Arial" w:hAnsi="Arial" w:cs="Arial"/>
        </w:rPr>
      </w:pPr>
      <w:r w:rsidRPr="7BD80FF4">
        <w:rPr>
          <w:rFonts w:ascii="Arial" w:eastAsia="Arial" w:hAnsi="Arial" w:cs="Arial"/>
        </w:rPr>
        <w:t xml:space="preserve">Sistema exibe mensagens de erro específicas (ex.: </w:t>
      </w:r>
      <w:r w:rsidRPr="7BD80FF4">
        <w:rPr>
          <w:rFonts w:ascii="Arial" w:eastAsia="Arial" w:hAnsi="Arial" w:cs="Arial"/>
          <w:i/>
          <w:iCs/>
        </w:rPr>
        <w:t>"Fotos obrigatórias não inseridas"</w:t>
      </w:r>
      <w:r w:rsidRPr="7BD80FF4">
        <w:rPr>
          <w:rFonts w:ascii="Arial" w:eastAsia="Arial" w:hAnsi="Arial" w:cs="Arial"/>
        </w:rPr>
        <w:t>).</w:t>
      </w:r>
    </w:p>
    <w:p w14:paraId="74570450" w14:textId="51C0D96F" w:rsidR="032D4364" w:rsidRDefault="032D4364" w:rsidP="137B8633">
      <w:pPr>
        <w:jc w:val="both"/>
        <w:rPr>
          <w:rFonts w:ascii="Arial" w:eastAsia="Arial" w:hAnsi="Arial" w:cs="Arial"/>
          <w:b/>
          <w:bCs/>
        </w:rPr>
      </w:pPr>
      <w:r w:rsidRPr="7BD80FF4">
        <w:rPr>
          <w:rFonts w:ascii="Arial" w:eastAsia="Arial" w:hAnsi="Arial" w:cs="Arial"/>
          <w:b/>
          <w:bCs/>
        </w:rPr>
        <w:t>Fluxo alternativo:</w:t>
      </w:r>
    </w:p>
    <w:p w14:paraId="427D2C4C" w14:textId="00782AB9" w:rsidR="70668FF8" w:rsidRDefault="70668FF8" w:rsidP="7BD80FF4">
      <w:pPr>
        <w:jc w:val="both"/>
        <w:rPr>
          <w:rFonts w:ascii="Arial" w:eastAsia="Arial" w:hAnsi="Arial" w:cs="Arial"/>
          <w:b/>
          <w:bCs/>
        </w:rPr>
      </w:pPr>
      <w:r w:rsidRPr="7BD80FF4">
        <w:rPr>
          <w:rFonts w:ascii="Arial" w:eastAsia="Arial" w:hAnsi="Arial" w:cs="Arial"/>
          <w:b/>
          <w:bCs/>
        </w:rPr>
        <w:t>FA1: Vistoria com Não Conformidades</w:t>
      </w:r>
    </w:p>
    <w:p w14:paraId="5B7BC144" w14:textId="212123E1" w:rsidR="70668FF8" w:rsidRDefault="70668FF8" w:rsidP="7BD80FF4">
      <w:pPr>
        <w:pStyle w:val="PargrafodaLista"/>
        <w:numPr>
          <w:ilvl w:val="0"/>
          <w:numId w:val="81"/>
        </w:numPr>
        <w:spacing w:before="240" w:after="240"/>
        <w:jc w:val="both"/>
        <w:rPr>
          <w:rFonts w:ascii="Arial" w:eastAsia="Arial" w:hAnsi="Arial" w:cs="Arial"/>
        </w:rPr>
      </w:pPr>
      <w:r w:rsidRPr="7BD80FF4">
        <w:rPr>
          <w:rFonts w:ascii="Arial" w:eastAsia="Arial" w:hAnsi="Arial" w:cs="Arial"/>
        </w:rPr>
        <w:t>O vistoriador marca itens como "Não conforme" no checklist.</w:t>
      </w:r>
    </w:p>
    <w:p w14:paraId="2B18FC2B" w14:textId="12CCD268" w:rsidR="70668FF8" w:rsidRDefault="70668FF8" w:rsidP="7BD80FF4">
      <w:pPr>
        <w:pStyle w:val="PargrafodaLista"/>
        <w:numPr>
          <w:ilvl w:val="0"/>
          <w:numId w:val="81"/>
        </w:numPr>
        <w:spacing w:before="240" w:after="240"/>
        <w:jc w:val="both"/>
        <w:rPr>
          <w:rFonts w:ascii="Arial" w:eastAsia="Arial" w:hAnsi="Arial" w:cs="Arial"/>
        </w:rPr>
      </w:pPr>
      <w:r w:rsidRPr="7BD80FF4">
        <w:rPr>
          <w:rFonts w:ascii="Arial" w:eastAsia="Arial" w:hAnsi="Arial" w:cs="Arial"/>
        </w:rPr>
        <w:t>O sistema:</w:t>
      </w:r>
    </w:p>
    <w:p w14:paraId="159A12BD" w14:textId="1C2C9C60" w:rsidR="70668FF8" w:rsidRDefault="70668FF8" w:rsidP="7BD80FF4">
      <w:pPr>
        <w:pStyle w:val="PargrafodaLista"/>
        <w:numPr>
          <w:ilvl w:val="0"/>
          <w:numId w:val="76"/>
        </w:numPr>
        <w:spacing w:before="240" w:after="240"/>
        <w:jc w:val="both"/>
        <w:rPr>
          <w:rFonts w:ascii="Arial" w:eastAsia="Arial" w:hAnsi="Arial" w:cs="Arial"/>
        </w:rPr>
      </w:pPr>
      <w:r w:rsidRPr="7BD80FF4">
        <w:rPr>
          <w:rFonts w:ascii="Arial" w:eastAsia="Arial" w:hAnsi="Arial" w:cs="Arial"/>
        </w:rPr>
        <w:t>Exige upload de fotos comprobatórias.</w:t>
      </w:r>
    </w:p>
    <w:p w14:paraId="3AD6D57C" w14:textId="44B55695" w:rsidR="70668FF8" w:rsidRDefault="70668FF8" w:rsidP="7BD80FF4">
      <w:pPr>
        <w:pStyle w:val="PargrafodaLista"/>
        <w:numPr>
          <w:ilvl w:val="0"/>
          <w:numId w:val="76"/>
        </w:numPr>
        <w:spacing w:before="240" w:after="240"/>
        <w:jc w:val="both"/>
        <w:rPr>
          <w:rFonts w:ascii="Arial" w:eastAsia="Arial" w:hAnsi="Arial" w:cs="Arial"/>
        </w:rPr>
      </w:pPr>
      <w:r w:rsidRPr="7BD80FF4">
        <w:rPr>
          <w:rFonts w:ascii="Arial" w:eastAsia="Arial" w:hAnsi="Arial" w:cs="Arial"/>
        </w:rPr>
        <w:t>Gera alerta para o setor responsável (ex.: obras).</w:t>
      </w:r>
    </w:p>
    <w:p w14:paraId="559A49C2" w14:textId="5C09A209" w:rsidR="70668FF8" w:rsidRDefault="70668FF8" w:rsidP="7BD80FF4">
      <w:pPr>
        <w:jc w:val="both"/>
        <w:rPr>
          <w:rFonts w:ascii="Arial" w:eastAsia="Arial" w:hAnsi="Arial" w:cs="Arial"/>
          <w:b/>
          <w:bCs/>
        </w:rPr>
      </w:pPr>
      <w:r w:rsidRPr="7BD80FF4">
        <w:rPr>
          <w:rFonts w:ascii="Arial" w:eastAsia="Arial" w:hAnsi="Arial" w:cs="Arial"/>
          <w:b/>
          <w:bCs/>
        </w:rPr>
        <w:t>FA2: Salvar Rascunho da Vistoria</w:t>
      </w:r>
    </w:p>
    <w:p w14:paraId="07E05EDA" w14:textId="6EBF62EC" w:rsidR="70668FF8" w:rsidRDefault="70668FF8" w:rsidP="7BD80FF4">
      <w:pPr>
        <w:pStyle w:val="PargrafodaLista"/>
        <w:numPr>
          <w:ilvl w:val="0"/>
          <w:numId w:val="80"/>
        </w:numPr>
        <w:spacing w:before="240" w:after="240"/>
        <w:jc w:val="both"/>
        <w:rPr>
          <w:rFonts w:ascii="Arial" w:eastAsia="Arial" w:hAnsi="Arial" w:cs="Arial"/>
        </w:rPr>
      </w:pPr>
      <w:r w:rsidRPr="7BD80FF4">
        <w:rPr>
          <w:rFonts w:ascii="Arial" w:eastAsia="Arial" w:hAnsi="Arial" w:cs="Arial"/>
        </w:rPr>
        <w:t xml:space="preserve">O vistoriador clica em </w:t>
      </w:r>
      <w:r w:rsidRPr="7BD80FF4">
        <w:rPr>
          <w:rFonts w:ascii="Arial" w:eastAsia="Arial" w:hAnsi="Arial" w:cs="Arial"/>
          <w:b/>
          <w:bCs/>
        </w:rPr>
        <w:t>"Salvar Rascunho"</w:t>
      </w:r>
      <w:r w:rsidRPr="7BD80FF4">
        <w:rPr>
          <w:rFonts w:ascii="Arial" w:eastAsia="Arial" w:hAnsi="Arial" w:cs="Arial"/>
        </w:rPr>
        <w:t xml:space="preserve"> antes de enviar.</w:t>
      </w:r>
    </w:p>
    <w:p w14:paraId="754E02B6" w14:textId="2180E227" w:rsidR="70668FF8" w:rsidRDefault="70668FF8" w:rsidP="7BD80FF4">
      <w:pPr>
        <w:pStyle w:val="PargrafodaLista"/>
        <w:numPr>
          <w:ilvl w:val="0"/>
          <w:numId w:val="80"/>
        </w:numPr>
        <w:spacing w:before="240" w:after="240"/>
        <w:jc w:val="both"/>
        <w:rPr>
          <w:rFonts w:ascii="Arial" w:eastAsia="Arial" w:hAnsi="Arial" w:cs="Arial"/>
        </w:rPr>
      </w:pPr>
      <w:r w:rsidRPr="7BD80FF4">
        <w:rPr>
          <w:rFonts w:ascii="Arial" w:eastAsia="Arial" w:hAnsi="Arial" w:cs="Arial"/>
        </w:rPr>
        <w:t>O sistema armazena os dados parcialmente, permitindo continuar depois.</w:t>
      </w:r>
    </w:p>
    <w:p w14:paraId="44265F53" w14:textId="25120DD5" w:rsidR="70668FF8" w:rsidRDefault="70668FF8" w:rsidP="7BD80FF4">
      <w:pPr>
        <w:jc w:val="both"/>
        <w:rPr>
          <w:rFonts w:ascii="Arial" w:eastAsia="Arial" w:hAnsi="Arial" w:cs="Arial"/>
          <w:b/>
          <w:bCs/>
        </w:rPr>
      </w:pPr>
      <w:r w:rsidRPr="7BD80FF4">
        <w:rPr>
          <w:rFonts w:ascii="Arial" w:eastAsia="Arial" w:hAnsi="Arial" w:cs="Arial"/>
          <w:b/>
          <w:bCs/>
        </w:rPr>
        <w:t>FA3: Reagendamento de Vistoria</w:t>
      </w:r>
    </w:p>
    <w:p w14:paraId="410C4B7E" w14:textId="457F5184" w:rsidR="70668FF8" w:rsidRDefault="70668FF8" w:rsidP="7BD80FF4">
      <w:pPr>
        <w:pStyle w:val="PargrafodaLista"/>
        <w:numPr>
          <w:ilvl w:val="0"/>
          <w:numId w:val="79"/>
        </w:numPr>
        <w:spacing w:before="240" w:after="240"/>
        <w:jc w:val="both"/>
        <w:rPr>
          <w:rFonts w:ascii="Arial" w:eastAsia="Arial" w:hAnsi="Arial" w:cs="Arial"/>
        </w:rPr>
      </w:pPr>
      <w:r w:rsidRPr="7BD80FF4">
        <w:rPr>
          <w:rFonts w:ascii="Arial" w:eastAsia="Arial" w:hAnsi="Arial" w:cs="Arial"/>
        </w:rPr>
        <w:t xml:space="preserve">Se o imóvel não estiver acessível, o vistoriador clica em </w:t>
      </w:r>
      <w:r w:rsidRPr="7BD80FF4">
        <w:rPr>
          <w:rFonts w:ascii="Arial" w:eastAsia="Arial" w:hAnsi="Arial" w:cs="Arial"/>
          <w:b/>
          <w:bCs/>
        </w:rPr>
        <w:t>"Reagendar"</w:t>
      </w:r>
      <w:r w:rsidRPr="7BD80FF4">
        <w:rPr>
          <w:rFonts w:ascii="Arial" w:eastAsia="Arial" w:hAnsi="Arial" w:cs="Arial"/>
        </w:rPr>
        <w:t>.</w:t>
      </w:r>
    </w:p>
    <w:p w14:paraId="7EEFA74F" w14:textId="1963C1C9" w:rsidR="70668FF8" w:rsidRDefault="3DE99720" w:rsidP="7BD80FF4">
      <w:pPr>
        <w:pStyle w:val="PargrafodaLista"/>
        <w:numPr>
          <w:ilvl w:val="0"/>
          <w:numId w:val="79"/>
        </w:numPr>
        <w:spacing w:before="240" w:after="240"/>
        <w:jc w:val="both"/>
        <w:rPr>
          <w:rFonts w:ascii="Arial" w:eastAsia="Arial" w:hAnsi="Arial" w:cs="Arial"/>
        </w:rPr>
      </w:pPr>
      <w:r w:rsidRPr="3BB2554F">
        <w:rPr>
          <w:rFonts w:ascii="Arial" w:eastAsia="Arial" w:hAnsi="Arial" w:cs="Arial"/>
        </w:rPr>
        <w:t>O sistema solicita nova data e justificativa, notificando o cliente.</w:t>
      </w:r>
    </w:p>
    <w:p w14:paraId="0862C59B" w14:textId="1C6C9E54" w:rsidR="3BB2554F" w:rsidRDefault="3BB2554F">
      <w:r>
        <w:br w:type="page"/>
      </w:r>
    </w:p>
    <w:p w14:paraId="523AD939" w14:textId="4120F4E1" w:rsidR="2E58A0CC" w:rsidRDefault="2E58A0CC" w:rsidP="3BB2554F">
      <w:pPr>
        <w:spacing w:before="240"/>
        <w:rPr>
          <w:rFonts w:ascii="Arial" w:eastAsia="Arial" w:hAnsi="Arial" w:cs="Arial"/>
          <w:b/>
          <w:bCs/>
        </w:rPr>
      </w:pPr>
      <w:r w:rsidRPr="3BB2554F">
        <w:rPr>
          <w:rFonts w:ascii="Arial" w:eastAsia="Arial" w:hAnsi="Arial" w:cs="Arial"/>
          <w:b/>
          <w:bCs/>
        </w:rPr>
        <w:lastRenderedPageBreak/>
        <w:t>DCU05 - Cenário de Acesso do Cliente</w:t>
      </w:r>
    </w:p>
    <w:p w14:paraId="57973A55" w14:textId="6902353E" w:rsidR="375EA746" w:rsidRDefault="375EA746" w:rsidP="3BB2554F">
      <w:pPr>
        <w:spacing w:before="240"/>
        <w:jc w:val="center"/>
        <w:rPr>
          <w:rFonts w:ascii="Arial" w:eastAsia="Arial" w:hAnsi="Arial" w:cs="Arial"/>
        </w:rPr>
      </w:pPr>
      <w:r w:rsidRPr="3BB2554F">
        <w:rPr>
          <w:rFonts w:ascii="Arial" w:eastAsia="Arial" w:hAnsi="Arial" w:cs="Arial"/>
        </w:rPr>
        <w:t>Figura 5: Diagrama de Acesso do Cliente</w:t>
      </w:r>
    </w:p>
    <w:p w14:paraId="7CE364BE" w14:textId="6FC7D4D1" w:rsidR="13166CFC" w:rsidRDefault="2E58A0CC" w:rsidP="3BB2554F">
      <w:pPr>
        <w:jc w:val="center"/>
        <w:rPr>
          <w:rFonts w:ascii="Arial" w:eastAsia="Arial" w:hAnsi="Arial" w:cs="Arial"/>
          <w:sz w:val="20"/>
          <w:szCs w:val="20"/>
        </w:rPr>
      </w:pPr>
      <w:r>
        <w:rPr>
          <w:noProof/>
        </w:rPr>
        <w:drawing>
          <wp:inline distT="0" distB="0" distL="0" distR="0" wp14:anchorId="1E36FA90" wp14:editId="1F21F41C">
            <wp:extent cx="6022492" cy="3437130"/>
            <wp:effectExtent l="0" t="0" r="0" b="0"/>
            <wp:docPr id="1449336743" name="Imagem 1449336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49336743"/>
                    <pic:cNvPicPr/>
                  </pic:nvPicPr>
                  <pic:blipFill>
                    <a:blip r:embed="rId15">
                      <a:extLst>
                        <a:ext uri="{28A0092B-C50C-407E-A947-70E740481C1C}">
                          <a14:useLocalDpi xmlns:a14="http://schemas.microsoft.com/office/drawing/2010/main" val="0"/>
                        </a:ext>
                      </a:extLst>
                    </a:blip>
                    <a:stretch>
                      <a:fillRect/>
                    </a:stretch>
                  </pic:blipFill>
                  <pic:spPr>
                    <a:xfrm>
                      <a:off x="0" y="0"/>
                      <a:ext cx="6022492" cy="3437130"/>
                    </a:xfrm>
                    <a:prstGeom prst="rect">
                      <a:avLst/>
                    </a:prstGeom>
                  </pic:spPr>
                </pic:pic>
              </a:graphicData>
            </a:graphic>
          </wp:inline>
        </w:drawing>
      </w:r>
      <w:r w:rsidRPr="3BB2554F">
        <w:rPr>
          <w:rFonts w:ascii="Arial" w:eastAsia="Arial" w:hAnsi="Arial" w:cs="Arial"/>
          <w:b/>
          <w:bCs/>
          <w:sz w:val="20"/>
          <w:szCs w:val="20"/>
        </w:rPr>
        <w:t>Fonte:</w:t>
      </w:r>
      <w:r w:rsidRPr="3BB2554F">
        <w:rPr>
          <w:rFonts w:ascii="Arial" w:eastAsia="Arial" w:hAnsi="Arial" w:cs="Arial"/>
          <w:sz w:val="20"/>
          <w:szCs w:val="20"/>
        </w:rPr>
        <w:t xml:space="preserve"> Elaborado pelos Autores.</w:t>
      </w:r>
    </w:p>
    <w:p w14:paraId="16A60628" w14:textId="743D581B" w:rsidR="15E6DBD3" w:rsidRDefault="15E6DBD3" w:rsidP="7BD80FF4">
      <w:pPr>
        <w:jc w:val="both"/>
        <w:rPr>
          <w:rFonts w:ascii="Arial" w:eastAsia="Arial" w:hAnsi="Arial" w:cs="Arial"/>
        </w:rPr>
      </w:pPr>
      <w:r w:rsidRPr="7BD80FF4">
        <w:rPr>
          <w:rFonts w:ascii="Arial" w:eastAsia="Arial" w:hAnsi="Arial" w:cs="Arial"/>
          <w:b/>
          <w:bCs/>
        </w:rPr>
        <w:t xml:space="preserve">Gerenciamento de imóveis e vistorias pelo Cliente: </w:t>
      </w:r>
      <w:r w:rsidRPr="7BD80FF4">
        <w:rPr>
          <w:rFonts w:ascii="Arial" w:eastAsia="Arial" w:hAnsi="Arial" w:cs="Arial"/>
        </w:rPr>
        <w:t>permite que o cliente visualize seus imóveis, agende vistorias e acompanhe o status das inspeções.</w:t>
      </w:r>
    </w:p>
    <w:p w14:paraId="35A8F625" w14:textId="0B97CB21" w:rsidR="15E6DBD3" w:rsidRDefault="15E6DBD3" w:rsidP="137B8633">
      <w:pPr>
        <w:jc w:val="both"/>
        <w:rPr>
          <w:rFonts w:ascii="Arial" w:eastAsia="Arial" w:hAnsi="Arial" w:cs="Arial"/>
          <w:b/>
          <w:bCs/>
        </w:rPr>
      </w:pPr>
      <w:r w:rsidRPr="7BD80FF4">
        <w:rPr>
          <w:rFonts w:ascii="Arial" w:eastAsia="Arial" w:hAnsi="Arial" w:cs="Arial"/>
          <w:b/>
          <w:bCs/>
        </w:rPr>
        <w:t>Pré-condições:</w:t>
      </w:r>
    </w:p>
    <w:p w14:paraId="084C7147" w14:textId="7622DE13" w:rsidR="15E6DBD3" w:rsidRDefault="15E6DBD3" w:rsidP="7BD80FF4">
      <w:pPr>
        <w:pStyle w:val="PargrafodaLista"/>
        <w:numPr>
          <w:ilvl w:val="0"/>
          <w:numId w:val="75"/>
        </w:numPr>
        <w:spacing w:before="240" w:after="240"/>
        <w:jc w:val="both"/>
        <w:rPr>
          <w:rFonts w:ascii="Arial" w:eastAsia="Arial" w:hAnsi="Arial" w:cs="Arial"/>
        </w:rPr>
      </w:pPr>
      <w:r w:rsidRPr="7BD80FF4">
        <w:rPr>
          <w:rFonts w:ascii="Arial" w:eastAsia="Arial" w:hAnsi="Arial" w:cs="Arial"/>
        </w:rPr>
        <w:t>O cliente deve estar cadastrado e logado no sistema.</w:t>
      </w:r>
    </w:p>
    <w:p w14:paraId="6AF8ECD8" w14:textId="06F795F7" w:rsidR="15E6DBD3" w:rsidRDefault="15E6DBD3" w:rsidP="7BD80FF4">
      <w:pPr>
        <w:pStyle w:val="PargrafodaLista"/>
        <w:numPr>
          <w:ilvl w:val="0"/>
          <w:numId w:val="75"/>
        </w:numPr>
        <w:spacing w:before="240" w:after="240"/>
        <w:jc w:val="both"/>
        <w:rPr>
          <w:rFonts w:ascii="Arial" w:eastAsia="Arial" w:hAnsi="Arial" w:cs="Arial"/>
        </w:rPr>
      </w:pPr>
      <w:r w:rsidRPr="7BD80FF4">
        <w:rPr>
          <w:rFonts w:ascii="Arial" w:eastAsia="Arial" w:hAnsi="Arial" w:cs="Arial"/>
        </w:rPr>
        <w:t>Deve ter pelo menos um imóvel vinculado ao seu cadastro.</w:t>
      </w:r>
    </w:p>
    <w:p w14:paraId="1A4C9DED" w14:textId="44110E6A" w:rsidR="15E6DBD3" w:rsidRDefault="15E6DBD3" w:rsidP="137B8633">
      <w:pPr>
        <w:jc w:val="both"/>
        <w:rPr>
          <w:rFonts w:ascii="Arial" w:eastAsia="Arial" w:hAnsi="Arial" w:cs="Arial"/>
          <w:b/>
          <w:bCs/>
        </w:rPr>
      </w:pPr>
      <w:r w:rsidRPr="7BD80FF4">
        <w:rPr>
          <w:rFonts w:ascii="Arial" w:eastAsia="Arial" w:hAnsi="Arial" w:cs="Arial"/>
          <w:b/>
          <w:bCs/>
        </w:rPr>
        <w:t>Fluxo Principal:</w:t>
      </w:r>
    </w:p>
    <w:p w14:paraId="3A51BE32" w14:textId="02E6A780" w:rsidR="15E6DBD3" w:rsidRDefault="15E6DBD3" w:rsidP="7BD80FF4">
      <w:pPr>
        <w:spacing w:after="319"/>
        <w:jc w:val="both"/>
        <w:rPr>
          <w:rFonts w:ascii="Arial" w:eastAsia="Arial" w:hAnsi="Arial" w:cs="Arial"/>
          <w:b/>
          <w:bCs/>
        </w:rPr>
      </w:pPr>
      <w:r w:rsidRPr="7BD80FF4">
        <w:rPr>
          <w:rFonts w:ascii="Arial" w:eastAsia="Arial" w:hAnsi="Arial" w:cs="Arial"/>
          <w:b/>
          <w:bCs/>
        </w:rPr>
        <w:t>FP1: Listar Imóveis</w:t>
      </w:r>
    </w:p>
    <w:p w14:paraId="6C8C2DE0" w14:textId="642F5A45" w:rsidR="15E6DBD3" w:rsidRDefault="15E6DBD3" w:rsidP="7BD80FF4">
      <w:pPr>
        <w:pStyle w:val="PargrafodaLista"/>
        <w:numPr>
          <w:ilvl w:val="0"/>
          <w:numId w:val="74"/>
        </w:numPr>
        <w:spacing w:before="240" w:after="240"/>
        <w:jc w:val="both"/>
        <w:rPr>
          <w:rFonts w:ascii="Arial" w:eastAsia="Arial" w:hAnsi="Arial" w:cs="Arial"/>
        </w:rPr>
      </w:pPr>
      <w:r w:rsidRPr="7BD80FF4">
        <w:rPr>
          <w:rFonts w:ascii="Arial" w:eastAsia="Arial" w:hAnsi="Arial" w:cs="Arial"/>
        </w:rPr>
        <w:t>O cliente acessa a página inicial após login.</w:t>
      </w:r>
    </w:p>
    <w:p w14:paraId="5E4D3ED5" w14:textId="4016E64E" w:rsidR="15E6DBD3" w:rsidRDefault="15E6DBD3" w:rsidP="7BD80FF4">
      <w:pPr>
        <w:pStyle w:val="PargrafodaLista"/>
        <w:numPr>
          <w:ilvl w:val="0"/>
          <w:numId w:val="74"/>
        </w:numPr>
        <w:spacing w:before="240" w:after="240"/>
        <w:jc w:val="both"/>
        <w:rPr>
          <w:rFonts w:ascii="Arial" w:eastAsia="Arial" w:hAnsi="Arial" w:cs="Arial"/>
        </w:rPr>
      </w:pPr>
      <w:r w:rsidRPr="7BD80FF4">
        <w:rPr>
          <w:rFonts w:ascii="Arial" w:eastAsia="Arial" w:hAnsi="Arial" w:cs="Arial"/>
        </w:rPr>
        <w:t>O sistema exibe a lista de imóveis associados ao cliente.</w:t>
      </w:r>
    </w:p>
    <w:p w14:paraId="503A62AA" w14:textId="4876EBD9" w:rsidR="15E6DBD3" w:rsidRDefault="15E6DBD3" w:rsidP="7BD80FF4">
      <w:pPr>
        <w:pStyle w:val="PargrafodaLista"/>
        <w:numPr>
          <w:ilvl w:val="0"/>
          <w:numId w:val="74"/>
        </w:numPr>
        <w:spacing w:before="240" w:after="240"/>
        <w:jc w:val="both"/>
        <w:rPr>
          <w:rFonts w:ascii="Arial" w:eastAsia="Arial" w:hAnsi="Arial" w:cs="Arial"/>
        </w:rPr>
      </w:pPr>
      <w:r w:rsidRPr="7BD80FF4">
        <w:rPr>
          <w:rFonts w:ascii="Arial" w:eastAsia="Arial" w:hAnsi="Arial" w:cs="Arial"/>
        </w:rPr>
        <w:t>Opções disponíveis:</w:t>
      </w:r>
    </w:p>
    <w:p w14:paraId="7BC5D3C1" w14:textId="1D92142C" w:rsidR="15E6DBD3" w:rsidRDefault="15E6DBD3" w:rsidP="7BD80FF4">
      <w:pPr>
        <w:pStyle w:val="PargrafodaLista"/>
        <w:numPr>
          <w:ilvl w:val="1"/>
          <w:numId w:val="74"/>
        </w:numPr>
        <w:spacing w:before="240" w:after="240"/>
        <w:jc w:val="both"/>
        <w:rPr>
          <w:rFonts w:ascii="Arial" w:eastAsia="Arial" w:hAnsi="Arial" w:cs="Arial"/>
        </w:rPr>
      </w:pPr>
      <w:r w:rsidRPr="7BD80FF4">
        <w:rPr>
          <w:rFonts w:ascii="Arial" w:eastAsia="Arial" w:hAnsi="Arial" w:cs="Arial"/>
        </w:rPr>
        <w:t>Acessar Perfil: Editar dados pessoais.</w:t>
      </w:r>
    </w:p>
    <w:p w14:paraId="76BBD986" w14:textId="7AB92E5E" w:rsidR="15E6DBD3" w:rsidRDefault="15E6DBD3" w:rsidP="7BD80FF4">
      <w:pPr>
        <w:pStyle w:val="PargrafodaLista"/>
        <w:numPr>
          <w:ilvl w:val="1"/>
          <w:numId w:val="74"/>
        </w:numPr>
        <w:spacing w:before="240" w:after="240"/>
        <w:jc w:val="both"/>
        <w:rPr>
          <w:rFonts w:ascii="Arial" w:eastAsia="Arial" w:hAnsi="Arial" w:cs="Arial"/>
        </w:rPr>
      </w:pPr>
      <w:r w:rsidRPr="7BD80FF4">
        <w:rPr>
          <w:rFonts w:ascii="Arial" w:eastAsia="Arial" w:hAnsi="Arial" w:cs="Arial"/>
        </w:rPr>
        <w:t>Selecionar Imóvel: Ver detalhes específicos.</w:t>
      </w:r>
    </w:p>
    <w:p w14:paraId="5C7B6154" w14:textId="04D097D7" w:rsidR="15E6DBD3" w:rsidRDefault="15E6DBD3" w:rsidP="7BD80FF4">
      <w:pPr>
        <w:spacing w:before="319" w:after="319"/>
        <w:jc w:val="both"/>
        <w:rPr>
          <w:rFonts w:ascii="Arial" w:eastAsia="Arial" w:hAnsi="Arial" w:cs="Arial"/>
          <w:b/>
          <w:bCs/>
        </w:rPr>
      </w:pPr>
      <w:r w:rsidRPr="7BD80FF4">
        <w:rPr>
          <w:rFonts w:ascii="Arial" w:eastAsia="Arial" w:hAnsi="Arial" w:cs="Arial"/>
          <w:b/>
          <w:bCs/>
        </w:rPr>
        <w:t>FP2: Agendar Vistoria</w:t>
      </w:r>
    </w:p>
    <w:p w14:paraId="2CCBE083" w14:textId="2DFBCF01" w:rsidR="15E6DBD3" w:rsidRDefault="15E6DBD3" w:rsidP="7BD80FF4">
      <w:pPr>
        <w:pStyle w:val="PargrafodaLista"/>
        <w:numPr>
          <w:ilvl w:val="0"/>
          <w:numId w:val="73"/>
        </w:numPr>
        <w:spacing w:before="240" w:after="240"/>
        <w:jc w:val="both"/>
        <w:rPr>
          <w:rFonts w:ascii="Arial" w:eastAsia="Arial" w:hAnsi="Arial" w:cs="Arial"/>
        </w:rPr>
      </w:pPr>
      <w:r w:rsidRPr="7BD80FF4">
        <w:rPr>
          <w:rFonts w:ascii="Arial" w:eastAsia="Arial" w:hAnsi="Arial" w:cs="Arial"/>
        </w:rPr>
        <w:t>Na página do imóvel, o cliente seleciona "Agendar Vistoria".</w:t>
      </w:r>
    </w:p>
    <w:p w14:paraId="5CB277F7" w14:textId="60B18D93" w:rsidR="15E6DBD3" w:rsidRDefault="15E6DBD3" w:rsidP="7BD80FF4">
      <w:pPr>
        <w:pStyle w:val="PargrafodaLista"/>
        <w:numPr>
          <w:ilvl w:val="0"/>
          <w:numId w:val="73"/>
        </w:numPr>
        <w:spacing w:before="240" w:after="240"/>
        <w:jc w:val="both"/>
        <w:rPr>
          <w:rFonts w:ascii="Arial" w:eastAsia="Arial" w:hAnsi="Arial" w:cs="Arial"/>
        </w:rPr>
      </w:pPr>
      <w:r w:rsidRPr="7BD80FF4">
        <w:rPr>
          <w:rFonts w:ascii="Arial" w:eastAsia="Arial" w:hAnsi="Arial" w:cs="Arial"/>
        </w:rPr>
        <w:t>O sistema exibe:</w:t>
      </w:r>
    </w:p>
    <w:p w14:paraId="4B2F6C96" w14:textId="3E7444E6" w:rsidR="15E6DBD3" w:rsidRDefault="15E6DBD3" w:rsidP="7BD80FF4">
      <w:pPr>
        <w:pStyle w:val="PargrafodaLista"/>
        <w:numPr>
          <w:ilvl w:val="1"/>
          <w:numId w:val="73"/>
        </w:numPr>
        <w:spacing w:before="240" w:after="240"/>
        <w:jc w:val="both"/>
        <w:rPr>
          <w:rFonts w:ascii="Arial" w:eastAsia="Arial" w:hAnsi="Arial" w:cs="Arial"/>
        </w:rPr>
      </w:pPr>
      <w:r w:rsidRPr="7BD80FF4">
        <w:rPr>
          <w:rFonts w:ascii="Arial" w:eastAsia="Arial" w:hAnsi="Arial" w:cs="Arial"/>
        </w:rPr>
        <w:t>Calendário com datas disponíveis.</w:t>
      </w:r>
    </w:p>
    <w:p w14:paraId="1F071020" w14:textId="11B6099F" w:rsidR="15E6DBD3" w:rsidRDefault="15E6DBD3" w:rsidP="7BD80FF4">
      <w:pPr>
        <w:pStyle w:val="PargrafodaLista"/>
        <w:numPr>
          <w:ilvl w:val="1"/>
          <w:numId w:val="73"/>
        </w:numPr>
        <w:spacing w:before="240" w:after="240"/>
        <w:jc w:val="both"/>
        <w:rPr>
          <w:rFonts w:ascii="Arial" w:eastAsia="Arial" w:hAnsi="Arial" w:cs="Arial"/>
        </w:rPr>
      </w:pPr>
      <w:r w:rsidRPr="7BD80FF4">
        <w:rPr>
          <w:rFonts w:ascii="Arial" w:eastAsia="Arial" w:hAnsi="Arial" w:cs="Arial"/>
        </w:rPr>
        <w:lastRenderedPageBreak/>
        <w:t>Campo para indicar profissional externo (opcional).</w:t>
      </w:r>
    </w:p>
    <w:p w14:paraId="01B2FC5A" w14:textId="6474F397" w:rsidR="15E6DBD3" w:rsidRDefault="15E6DBD3" w:rsidP="7BD80FF4">
      <w:pPr>
        <w:pStyle w:val="PargrafodaLista"/>
        <w:numPr>
          <w:ilvl w:val="0"/>
          <w:numId w:val="73"/>
        </w:numPr>
        <w:spacing w:before="240" w:after="240"/>
        <w:jc w:val="both"/>
        <w:rPr>
          <w:rFonts w:ascii="Arial" w:eastAsia="Arial" w:hAnsi="Arial" w:cs="Arial"/>
        </w:rPr>
      </w:pPr>
      <w:r w:rsidRPr="7BD80FF4">
        <w:rPr>
          <w:rFonts w:ascii="Arial" w:eastAsia="Arial" w:hAnsi="Arial" w:cs="Arial"/>
        </w:rPr>
        <w:t>O cliente confirma o agendamento.</w:t>
      </w:r>
    </w:p>
    <w:p w14:paraId="21661BFF" w14:textId="4C8DC473" w:rsidR="15E6DBD3" w:rsidRDefault="15E6DBD3" w:rsidP="7BD80FF4">
      <w:pPr>
        <w:pStyle w:val="PargrafodaLista"/>
        <w:numPr>
          <w:ilvl w:val="0"/>
          <w:numId w:val="73"/>
        </w:numPr>
        <w:spacing w:before="240" w:after="240"/>
        <w:jc w:val="both"/>
        <w:rPr>
          <w:rFonts w:ascii="Arial" w:eastAsia="Arial" w:hAnsi="Arial" w:cs="Arial"/>
        </w:rPr>
      </w:pPr>
      <w:r w:rsidRPr="7BD80FF4">
        <w:rPr>
          <w:rFonts w:ascii="Arial" w:eastAsia="Arial" w:hAnsi="Arial" w:cs="Arial"/>
        </w:rPr>
        <w:t>O sistema:</w:t>
      </w:r>
    </w:p>
    <w:p w14:paraId="3F437A95" w14:textId="2622341E" w:rsidR="15E6DBD3" w:rsidRDefault="15E6DBD3" w:rsidP="7BD80FF4">
      <w:pPr>
        <w:pStyle w:val="PargrafodaLista"/>
        <w:numPr>
          <w:ilvl w:val="1"/>
          <w:numId w:val="63"/>
        </w:numPr>
        <w:spacing w:before="240" w:after="240"/>
        <w:jc w:val="both"/>
        <w:rPr>
          <w:rFonts w:ascii="Arial" w:eastAsia="Arial" w:hAnsi="Arial" w:cs="Arial"/>
        </w:rPr>
      </w:pPr>
      <w:r w:rsidRPr="7BD80FF4">
        <w:rPr>
          <w:rFonts w:ascii="Arial" w:eastAsia="Arial" w:hAnsi="Arial" w:cs="Arial"/>
        </w:rPr>
        <w:t>Envia confirmação por e-mail.</w:t>
      </w:r>
    </w:p>
    <w:p w14:paraId="40BF866A" w14:textId="11DCDCF7" w:rsidR="15E6DBD3" w:rsidRDefault="15E6DBD3" w:rsidP="7BD80FF4">
      <w:pPr>
        <w:pStyle w:val="PargrafodaLista"/>
        <w:numPr>
          <w:ilvl w:val="1"/>
          <w:numId w:val="63"/>
        </w:numPr>
        <w:spacing w:before="240" w:after="240"/>
        <w:jc w:val="both"/>
        <w:rPr>
          <w:rFonts w:ascii="Arial" w:eastAsia="Arial" w:hAnsi="Arial" w:cs="Arial"/>
        </w:rPr>
      </w:pPr>
      <w:r w:rsidRPr="7BD80FF4">
        <w:rPr>
          <w:rFonts w:ascii="Arial" w:eastAsia="Arial" w:hAnsi="Arial" w:cs="Arial"/>
        </w:rPr>
        <w:t>Atualiza o status para "Vistoria agendada".</w:t>
      </w:r>
    </w:p>
    <w:p w14:paraId="5DB14EB4" w14:textId="534242C9" w:rsidR="15E6DBD3" w:rsidRDefault="15E6DBD3" w:rsidP="137B8633">
      <w:pPr>
        <w:pStyle w:val="PargrafodaLista"/>
        <w:spacing w:before="240" w:after="240"/>
        <w:ind w:left="0"/>
        <w:jc w:val="both"/>
        <w:rPr>
          <w:rFonts w:ascii="Arial" w:eastAsia="Arial" w:hAnsi="Arial" w:cs="Arial"/>
          <w:b/>
          <w:bCs/>
        </w:rPr>
      </w:pPr>
      <w:r w:rsidRPr="7BD80FF4">
        <w:rPr>
          <w:rFonts w:ascii="Arial" w:eastAsia="Arial" w:hAnsi="Arial" w:cs="Arial"/>
          <w:b/>
          <w:bCs/>
        </w:rPr>
        <w:t>FP3: Acompanhar Vistoria</w:t>
      </w:r>
    </w:p>
    <w:p w14:paraId="27469DB3" w14:textId="514EA627" w:rsidR="15E6DBD3" w:rsidRDefault="15E6DBD3" w:rsidP="7BD80FF4">
      <w:pPr>
        <w:pStyle w:val="PargrafodaLista"/>
        <w:numPr>
          <w:ilvl w:val="0"/>
          <w:numId w:val="72"/>
        </w:numPr>
        <w:spacing w:before="240" w:after="240"/>
        <w:jc w:val="both"/>
        <w:rPr>
          <w:rFonts w:ascii="Arial" w:eastAsia="Arial" w:hAnsi="Arial" w:cs="Arial"/>
        </w:rPr>
      </w:pPr>
      <w:r w:rsidRPr="7BD80FF4">
        <w:rPr>
          <w:rFonts w:ascii="Arial" w:eastAsia="Arial" w:hAnsi="Arial" w:cs="Arial"/>
        </w:rPr>
        <w:t>O cliente seleciona "Ver Status da Vistoria".</w:t>
      </w:r>
    </w:p>
    <w:p w14:paraId="7ED9BC6E" w14:textId="4C41E69D" w:rsidR="15E6DBD3" w:rsidRDefault="15E6DBD3" w:rsidP="7BD80FF4">
      <w:pPr>
        <w:pStyle w:val="PargrafodaLista"/>
        <w:numPr>
          <w:ilvl w:val="0"/>
          <w:numId w:val="72"/>
        </w:numPr>
        <w:spacing w:before="240" w:after="240"/>
        <w:jc w:val="both"/>
        <w:rPr>
          <w:rFonts w:ascii="Arial" w:eastAsia="Arial" w:hAnsi="Arial" w:cs="Arial"/>
        </w:rPr>
      </w:pPr>
      <w:r w:rsidRPr="7BD80FF4">
        <w:rPr>
          <w:rFonts w:ascii="Arial" w:eastAsia="Arial" w:hAnsi="Arial" w:cs="Arial"/>
        </w:rPr>
        <w:t>O sistema mostra:</w:t>
      </w:r>
    </w:p>
    <w:p w14:paraId="243683BB" w14:textId="0342233D" w:rsidR="15E6DBD3" w:rsidRDefault="15E6DBD3" w:rsidP="7BD80FF4">
      <w:pPr>
        <w:pStyle w:val="PargrafodaLista"/>
        <w:numPr>
          <w:ilvl w:val="0"/>
          <w:numId w:val="57"/>
        </w:numPr>
        <w:spacing w:before="240" w:after="240"/>
        <w:jc w:val="both"/>
        <w:rPr>
          <w:rFonts w:ascii="Arial" w:eastAsia="Arial" w:hAnsi="Arial" w:cs="Arial"/>
        </w:rPr>
      </w:pPr>
      <w:r w:rsidRPr="7BD80FF4">
        <w:rPr>
          <w:rFonts w:ascii="Arial" w:eastAsia="Arial" w:hAnsi="Arial" w:cs="Arial"/>
        </w:rPr>
        <w:t>Data/hora agendada.</w:t>
      </w:r>
    </w:p>
    <w:p w14:paraId="0F4174D9" w14:textId="71C8A07D" w:rsidR="15E6DBD3" w:rsidRDefault="15E6DBD3" w:rsidP="7BD80FF4">
      <w:pPr>
        <w:pStyle w:val="PargrafodaLista"/>
        <w:numPr>
          <w:ilvl w:val="0"/>
          <w:numId w:val="57"/>
        </w:numPr>
        <w:spacing w:before="240" w:after="240"/>
        <w:jc w:val="both"/>
        <w:rPr>
          <w:rFonts w:ascii="Arial" w:eastAsia="Arial" w:hAnsi="Arial" w:cs="Arial"/>
        </w:rPr>
      </w:pPr>
      <w:r w:rsidRPr="7BD80FF4">
        <w:rPr>
          <w:rFonts w:ascii="Arial" w:eastAsia="Arial" w:hAnsi="Arial" w:cs="Arial"/>
        </w:rPr>
        <w:t xml:space="preserve">Status atual (Agendada, </w:t>
      </w:r>
      <w:proofErr w:type="gramStart"/>
      <w:r w:rsidRPr="7BD80FF4">
        <w:rPr>
          <w:rFonts w:ascii="Arial" w:eastAsia="Arial" w:hAnsi="Arial" w:cs="Arial"/>
        </w:rPr>
        <w:t>Em</w:t>
      </w:r>
      <w:proofErr w:type="gramEnd"/>
      <w:r w:rsidRPr="7BD80FF4">
        <w:rPr>
          <w:rFonts w:ascii="Arial" w:eastAsia="Arial" w:hAnsi="Arial" w:cs="Arial"/>
        </w:rPr>
        <w:t xml:space="preserve"> andamento, Concluída).</w:t>
      </w:r>
    </w:p>
    <w:p w14:paraId="4B6F089B" w14:textId="5AFD0751" w:rsidR="15E6DBD3" w:rsidRDefault="15E6DBD3" w:rsidP="7BD80FF4">
      <w:pPr>
        <w:pStyle w:val="PargrafodaLista"/>
        <w:numPr>
          <w:ilvl w:val="0"/>
          <w:numId w:val="57"/>
        </w:numPr>
        <w:spacing w:before="240" w:after="240"/>
        <w:jc w:val="both"/>
        <w:rPr>
          <w:rFonts w:ascii="Arial" w:eastAsia="Arial" w:hAnsi="Arial" w:cs="Arial"/>
        </w:rPr>
      </w:pPr>
      <w:r w:rsidRPr="7BD80FF4">
        <w:rPr>
          <w:rFonts w:ascii="Arial" w:eastAsia="Arial" w:hAnsi="Arial" w:cs="Arial"/>
        </w:rPr>
        <w:t>Relatório técnico (quando disponível).</w:t>
      </w:r>
    </w:p>
    <w:p w14:paraId="437E7C53" w14:textId="2774A519" w:rsidR="15E6DBD3" w:rsidRDefault="15E6DBD3" w:rsidP="7BD80FF4">
      <w:pPr>
        <w:pStyle w:val="PargrafodaLista"/>
        <w:numPr>
          <w:ilvl w:val="0"/>
          <w:numId w:val="72"/>
        </w:numPr>
        <w:spacing w:before="240" w:after="240"/>
        <w:jc w:val="both"/>
        <w:rPr>
          <w:rFonts w:ascii="Arial" w:eastAsia="Arial" w:hAnsi="Arial" w:cs="Arial"/>
        </w:rPr>
      </w:pPr>
      <w:r w:rsidRPr="7BD80FF4">
        <w:rPr>
          <w:rFonts w:ascii="Arial" w:eastAsia="Arial" w:hAnsi="Arial" w:cs="Arial"/>
        </w:rPr>
        <w:t>Para vistorias concluídas:</w:t>
      </w:r>
    </w:p>
    <w:p w14:paraId="2676EA7C" w14:textId="39D18389" w:rsidR="15E6DBD3" w:rsidRDefault="15E6DBD3" w:rsidP="7BD80FF4">
      <w:pPr>
        <w:pStyle w:val="PargrafodaLista"/>
        <w:numPr>
          <w:ilvl w:val="1"/>
          <w:numId w:val="72"/>
        </w:numPr>
        <w:spacing w:before="240" w:after="240"/>
        <w:jc w:val="both"/>
        <w:rPr>
          <w:rFonts w:ascii="Arial" w:eastAsia="Arial" w:hAnsi="Arial" w:cs="Arial"/>
        </w:rPr>
      </w:pPr>
      <w:r w:rsidRPr="7BD80FF4">
        <w:rPr>
          <w:rFonts w:ascii="Arial" w:eastAsia="Arial" w:hAnsi="Arial" w:cs="Arial"/>
        </w:rPr>
        <w:t>Opção "Validar Vistoria" (confirmar recebimento do relatório).</w:t>
      </w:r>
    </w:p>
    <w:p w14:paraId="4F50B77D" w14:textId="003C623E" w:rsidR="15E6DBD3" w:rsidRDefault="15E6DBD3" w:rsidP="7BD80FF4">
      <w:pPr>
        <w:spacing w:before="240" w:after="240"/>
        <w:jc w:val="both"/>
        <w:rPr>
          <w:rFonts w:ascii="Arial" w:eastAsia="Arial" w:hAnsi="Arial" w:cs="Arial"/>
          <w:b/>
          <w:bCs/>
        </w:rPr>
      </w:pPr>
      <w:r w:rsidRPr="7BD80FF4">
        <w:rPr>
          <w:rFonts w:ascii="Arial" w:eastAsia="Arial" w:hAnsi="Arial" w:cs="Arial"/>
          <w:b/>
          <w:bCs/>
        </w:rPr>
        <w:t xml:space="preserve">Pós-condições: </w:t>
      </w:r>
    </w:p>
    <w:p w14:paraId="69E734C2" w14:textId="2BF25524" w:rsidR="15E6DBD3" w:rsidRDefault="15E6DBD3" w:rsidP="7BD80FF4">
      <w:pPr>
        <w:pStyle w:val="PargrafodaLista"/>
        <w:numPr>
          <w:ilvl w:val="0"/>
          <w:numId w:val="70"/>
        </w:numPr>
        <w:spacing w:before="240" w:after="240"/>
        <w:jc w:val="both"/>
        <w:rPr>
          <w:rFonts w:ascii="Arial" w:eastAsia="Arial" w:hAnsi="Arial" w:cs="Arial"/>
          <w:b/>
          <w:bCs/>
        </w:rPr>
      </w:pPr>
      <w:r w:rsidRPr="7BD80FF4">
        <w:rPr>
          <w:rFonts w:ascii="Arial" w:eastAsia="Arial" w:hAnsi="Arial" w:cs="Arial"/>
          <w:b/>
          <w:bCs/>
        </w:rPr>
        <w:t>Sucesso:</w:t>
      </w:r>
    </w:p>
    <w:p w14:paraId="5DF6E4CB" w14:textId="54AEF6FF" w:rsidR="15E6DBD3" w:rsidRDefault="15E6DBD3" w:rsidP="7BD80FF4">
      <w:pPr>
        <w:pStyle w:val="PargrafodaLista"/>
        <w:numPr>
          <w:ilvl w:val="1"/>
          <w:numId w:val="70"/>
        </w:numPr>
        <w:spacing w:before="240" w:after="240"/>
        <w:jc w:val="both"/>
        <w:rPr>
          <w:rFonts w:ascii="Arial" w:eastAsia="Arial" w:hAnsi="Arial" w:cs="Arial"/>
        </w:rPr>
      </w:pPr>
      <w:r w:rsidRPr="7BD80FF4">
        <w:rPr>
          <w:rFonts w:ascii="Arial" w:eastAsia="Arial" w:hAnsi="Arial" w:cs="Arial"/>
        </w:rPr>
        <w:t>Agendamento registrado no sistema.</w:t>
      </w:r>
    </w:p>
    <w:p w14:paraId="05F1445C" w14:textId="25A566B6" w:rsidR="15E6DBD3" w:rsidRDefault="15E6DBD3" w:rsidP="7BD80FF4">
      <w:pPr>
        <w:pStyle w:val="PargrafodaLista"/>
        <w:numPr>
          <w:ilvl w:val="1"/>
          <w:numId w:val="70"/>
        </w:numPr>
        <w:spacing w:before="240" w:after="240"/>
        <w:jc w:val="both"/>
        <w:rPr>
          <w:rFonts w:ascii="Arial" w:eastAsia="Arial" w:hAnsi="Arial" w:cs="Arial"/>
        </w:rPr>
      </w:pPr>
      <w:r w:rsidRPr="7BD80FF4">
        <w:rPr>
          <w:rFonts w:ascii="Arial" w:eastAsia="Arial" w:hAnsi="Arial" w:cs="Arial"/>
        </w:rPr>
        <w:t>Status atualizado em tempo real.</w:t>
      </w:r>
    </w:p>
    <w:p w14:paraId="06E66710" w14:textId="675B5B2C" w:rsidR="15E6DBD3" w:rsidRDefault="15E6DBD3" w:rsidP="7BD80FF4">
      <w:pPr>
        <w:pStyle w:val="PargrafodaLista"/>
        <w:numPr>
          <w:ilvl w:val="0"/>
          <w:numId w:val="70"/>
        </w:numPr>
        <w:spacing w:before="240" w:after="240"/>
        <w:jc w:val="both"/>
        <w:rPr>
          <w:rFonts w:ascii="Arial" w:eastAsia="Arial" w:hAnsi="Arial" w:cs="Arial"/>
          <w:b/>
          <w:bCs/>
        </w:rPr>
      </w:pPr>
      <w:r w:rsidRPr="7BD80FF4">
        <w:rPr>
          <w:rFonts w:ascii="Arial" w:eastAsia="Arial" w:hAnsi="Arial" w:cs="Arial"/>
          <w:b/>
          <w:bCs/>
        </w:rPr>
        <w:t>Falha:</w:t>
      </w:r>
    </w:p>
    <w:p w14:paraId="4BB7D998" w14:textId="61052148" w:rsidR="15E6DBD3" w:rsidRDefault="15E6DBD3" w:rsidP="7BD80FF4">
      <w:pPr>
        <w:pStyle w:val="PargrafodaLista"/>
        <w:numPr>
          <w:ilvl w:val="1"/>
          <w:numId w:val="70"/>
        </w:numPr>
        <w:spacing w:before="240" w:after="240"/>
        <w:jc w:val="both"/>
        <w:rPr>
          <w:rFonts w:ascii="Arial" w:eastAsia="Arial" w:hAnsi="Arial" w:cs="Arial"/>
        </w:rPr>
      </w:pPr>
      <w:r w:rsidRPr="7BD80FF4">
        <w:rPr>
          <w:rFonts w:ascii="Arial" w:eastAsia="Arial" w:hAnsi="Arial" w:cs="Arial"/>
        </w:rPr>
        <w:t xml:space="preserve">Sistema exibe mensagens contextualizadas (ex.: </w:t>
      </w:r>
      <w:r w:rsidRPr="7BD80FF4">
        <w:rPr>
          <w:rFonts w:ascii="Arial" w:eastAsia="Arial" w:hAnsi="Arial" w:cs="Arial"/>
          <w:i/>
          <w:iCs/>
        </w:rPr>
        <w:t>"Nenhuma data disponível na semana selecionada"</w:t>
      </w:r>
      <w:r w:rsidRPr="7BD80FF4">
        <w:rPr>
          <w:rFonts w:ascii="Arial" w:eastAsia="Arial" w:hAnsi="Arial" w:cs="Arial"/>
        </w:rPr>
        <w:t>).</w:t>
      </w:r>
    </w:p>
    <w:p w14:paraId="743F2E01" w14:textId="10D2442D" w:rsidR="15E6DBD3" w:rsidRDefault="15E6DBD3" w:rsidP="137B8633">
      <w:pPr>
        <w:spacing w:before="240" w:after="240"/>
        <w:jc w:val="both"/>
        <w:rPr>
          <w:rFonts w:ascii="Arial" w:eastAsia="Arial" w:hAnsi="Arial" w:cs="Arial"/>
          <w:b/>
          <w:bCs/>
        </w:rPr>
      </w:pPr>
      <w:r w:rsidRPr="7BD80FF4">
        <w:rPr>
          <w:rFonts w:ascii="Arial" w:eastAsia="Arial" w:hAnsi="Arial" w:cs="Arial"/>
          <w:b/>
          <w:bCs/>
        </w:rPr>
        <w:t>Fluxos alternativos:</w:t>
      </w:r>
    </w:p>
    <w:p w14:paraId="7B7D07B4" w14:textId="3B91D495" w:rsidR="15E6DBD3" w:rsidRDefault="15E6DBD3" w:rsidP="7BD80FF4">
      <w:pPr>
        <w:spacing w:before="240" w:after="240"/>
        <w:jc w:val="both"/>
        <w:rPr>
          <w:rFonts w:ascii="Arial" w:eastAsia="Arial" w:hAnsi="Arial" w:cs="Arial"/>
          <w:b/>
          <w:bCs/>
        </w:rPr>
      </w:pPr>
      <w:r w:rsidRPr="7BD80FF4">
        <w:rPr>
          <w:rFonts w:ascii="Arial" w:eastAsia="Arial" w:hAnsi="Arial" w:cs="Arial"/>
          <w:b/>
          <w:bCs/>
        </w:rPr>
        <w:t>FA1: Reagendamento de Vistoria</w:t>
      </w:r>
    </w:p>
    <w:p w14:paraId="206C0BC8" w14:textId="0F45EE48" w:rsidR="15E6DBD3" w:rsidRDefault="15E6DBD3" w:rsidP="7BD80FF4">
      <w:pPr>
        <w:pStyle w:val="PargrafodaLista"/>
        <w:numPr>
          <w:ilvl w:val="0"/>
          <w:numId w:val="69"/>
        </w:numPr>
        <w:spacing w:before="240" w:after="240"/>
        <w:jc w:val="both"/>
        <w:rPr>
          <w:rFonts w:ascii="Arial" w:eastAsia="Arial" w:hAnsi="Arial" w:cs="Arial"/>
        </w:rPr>
      </w:pPr>
      <w:r w:rsidRPr="7BD80FF4">
        <w:rPr>
          <w:rFonts w:ascii="Arial" w:eastAsia="Arial" w:hAnsi="Arial" w:cs="Arial"/>
        </w:rPr>
        <w:t xml:space="preserve">O cliente seleciona </w:t>
      </w:r>
      <w:r w:rsidRPr="7BD80FF4">
        <w:rPr>
          <w:rFonts w:ascii="Arial" w:eastAsia="Arial" w:hAnsi="Arial" w:cs="Arial"/>
          <w:b/>
          <w:bCs/>
        </w:rPr>
        <w:t>"Alterar Data"</w:t>
      </w:r>
      <w:r w:rsidRPr="7BD80FF4">
        <w:rPr>
          <w:rFonts w:ascii="Arial" w:eastAsia="Arial" w:hAnsi="Arial" w:cs="Arial"/>
        </w:rPr>
        <w:t xml:space="preserve"> em uma vistoria agendada.</w:t>
      </w:r>
    </w:p>
    <w:p w14:paraId="3ABEED20" w14:textId="054B3264" w:rsidR="15E6DBD3" w:rsidRDefault="15E6DBD3" w:rsidP="7BD80FF4">
      <w:pPr>
        <w:pStyle w:val="PargrafodaLista"/>
        <w:numPr>
          <w:ilvl w:val="0"/>
          <w:numId w:val="69"/>
        </w:numPr>
        <w:spacing w:before="240" w:after="240"/>
        <w:jc w:val="both"/>
        <w:rPr>
          <w:rFonts w:ascii="Arial" w:eastAsia="Arial" w:hAnsi="Arial" w:cs="Arial"/>
        </w:rPr>
      </w:pPr>
      <w:r w:rsidRPr="7BD80FF4">
        <w:rPr>
          <w:rFonts w:ascii="Arial" w:eastAsia="Arial" w:hAnsi="Arial" w:cs="Arial"/>
        </w:rPr>
        <w:t>O sistema valida novas datas e atualiza o calendário.</w:t>
      </w:r>
    </w:p>
    <w:p w14:paraId="7E66BA8C" w14:textId="5F4E8DAA" w:rsidR="15E6DBD3" w:rsidRDefault="15E6DBD3" w:rsidP="7BD80FF4">
      <w:pPr>
        <w:spacing w:before="240" w:after="240"/>
        <w:jc w:val="both"/>
        <w:rPr>
          <w:rFonts w:ascii="Arial" w:eastAsia="Arial" w:hAnsi="Arial" w:cs="Arial"/>
          <w:b/>
          <w:bCs/>
        </w:rPr>
      </w:pPr>
      <w:r w:rsidRPr="7BD80FF4">
        <w:rPr>
          <w:rFonts w:ascii="Arial" w:eastAsia="Arial" w:hAnsi="Arial" w:cs="Arial"/>
          <w:b/>
          <w:bCs/>
        </w:rPr>
        <w:t>FA2: Upload de Documentos</w:t>
      </w:r>
    </w:p>
    <w:p w14:paraId="53E1D134" w14:textId="528EF211" w:rsidR="15E6DBD3" w:rsidRDefault="15E6DBD3" w:rsidP="7BD80FF4">
      <w:pPr>
        <w:pStyle w:val="PargrafodaLista"/>
        <w:numPr>
          <w:ilvl w:val="0"/>
          <w:numId w:val="68"/>
        </w:numPr>
        <w:spacing w:before="240" w:after="240"/>
        <w:jc w:val="both"/>
        <w:rPr>
          <w:rFonts w:ascii="Arial" w:eastAsia="Arial" w:hAnsi="Arial" w:cs="Arial"/>
        </w:rPr>
      </w:pPr>
      <w:r w:rsidRPr="7BD80FF4">
        <w:rPr>
          <w:rFonts w:ascii="Arial" w:eastAsia="Arial" w:hAnsi="Arial" w:cs="Arial"/>
        </w:rPr>
        <w:t>Para vistorias com profissional externo, o sistema solicita:</w:t>
      </w:r>
    </w:p>
    <w:p w14:paraId="446260A1" w14:textId="4F648085" w:rsidR="15E6DBD3" w:rsidRDefault="15E6DBD3" w:rsidP="7BD80FF4">
      <w:pPr>
        <w:pStyle w:val="PargrafodaLista"/>
        <w:numPr>
          <w:ilvl w:val="0"/>
          <w:numId w:val="59"/>
        </w:numPr>
        <w:spacing w:before="240" w:after="240"/>
        <w:jc w:val="both"/>
        <w:rPr>
          <w:rFonts w:ascii="Arial" w:eastAsia="Arial" w:hAnsi="Arial" w:cs="Arial"/>
        </w:rPr>
      </w:pPr>
      <w:r w:rsidRPr="7BD80FF4">
        <w:rPr>
          <w:rFonts w:ascii="Arial" w:eastAsia="Arial" w:hAnsi="Arial" w:cs="Arial"/>
        </w:rPr>
        <w:t>Autorização formal (upload de documento).</w:t>
      </w:r>
    </w:p>
    <w:p w14:paraId="18ACD9C3" w14:textId="781E89CB" w:rsidR="15E6DBD3" w:rsidRDefault="15E6DBD3" w:rsidP="7BD80FF4">
      <w:pPr>
        <w:pStyle w:val="PargrafodaLista"/>
        <w:numPr>
          <w:ilvl w:val="0"/>
          <w:numId w:val="59"/>
        </w:numPr>
        <w:spacing w:before="240" w:after="240"/>
        <w:jc w:val="both"/>
        <w:rPr>
          <w:rFonts w:ascii="Arial" w:eastAsia="Arial" w:hAnsi="Arial" w:cs="Arial"/>
        </w:rPr>
      </w:pPr>
      <w:r w:rsidRPr="7BD80FF4">
        <w:rPr>
          <w:rFonts w:ascii="Arial" w:eastAsia="Arial" w:hAnsi="Arial" w:cs="Arial"/>
        </w:rPr>
        <w:t>Dados do profissional (CREA, CPF).</w:t>
      </w:r>
    </w:p>
    <w:p w14:paraId="02DB6799" w14:textId="5142D4CC" w:rsidR="15E6DBD3" w:rsidRDefault="15E6DBD3" w:rsidP="7BD80FF4">
      <w:pPr>
        <w:spacing w:before="240" w:after="240"/>
        <w:jc w:val="both"/>
        <w:rPr>
          <w:rFonts w:ascii="Arial" w:eastAsia="Arial" w:hAnsi="Arial" w:cs="Arial"/>
          <w:b/>
          <w:bCs/>
        </w:rPr>
      </w:pPr>
      <w:r w:rsidRPr="7BD80FF4">
        <w:rPr>
          <w:rFonts w:ascii="Arial" w:eastAsia="Arial" w:hAnsi="Arial" w:cs="Arial"/>
          <w:b/>
          <w:bCs/>
        </w:rPr>
        <w:t>FA3: Contestação de Relatório</w:t>
      </w:r>
    </w:p>
    <w:p w14:paraId="53BF91CB" w14:textId="4AAB8FC8" w:rsidR="15E6DBD3" w:rsidRDefault="15E6DBD3" w:rsidP="7BD80FF4">
      <w:pPr>
        <w:pStyle w:val="PargrafodaLista"/>
        <w:numPr>
          <w:ilvl w:val="0"/>
          <w:numId w:val="67"/>
        </w:numPr>
        <w:spacing w:before="240" w:after="240"/>
        <w:jc w:val="both"/>
        <w:rPr>
          <w:rFonts w:ascii="Arial" w:eastAsia="Arial" w:hAnsi="Arial" w:cs="Arial"/>
        </w:rPr>
      </w:pPr>
      <w:r w:rsidRPr="7BD80FF4">
        <w:rPr>
          <w:rFonts w:ascii="Arial" w:eastAsia="Arial" w:hAnsi="Arial" w:cs="Arial"/>
        </w:rPr>
        <w:t>Se o cliente discordar do relatório:</w:t>
      </w:r>
    </w:p>
    <w:p w14:paraId="51D4679F" w14:textId="0F44BC2A" w:rsidR="15E6DBD3" w:rsidRDefault="15E6DBD3" w:rsidP="7BD80FF4">
      <w:pPr>
        <w:pStyle w:val="PargrafodaLista"/>
        <w:numPr>
          <w:ilvl w:val="1"/>
          <w:numId w:val="67"/>
        </w:numPr>
        <w:spacing w:before="240" w:after="240"/>
        <w:jc w:val="both"/>
        <w:rPr>
          <w:rFonts w:ascii="Arial" w:eastAsia="Arial" w:hAnsi="Arial" w:cs="Arial"/>
        </w:rPr>
      </w:pPr>
      <w:r w:rsidRPr="7BD80FF4">
        <w:rPr>
          <w:rFonts w:ascii="Arial" w:eastAsia="Arial" w:hAnsi="Arial" w:cs="Arial"/>
        </w:rPr>
        <w:t>Clica em "Solicitar Revisão".</w:t>
      </w:r>
    </w:p>
    <w:p w14:paraId="2C6BFAB1" w14:textId="08D0CC9B" w:rsidR="15E6DBD3" w:rsidRDefault="15E6DBD3" w:rsidP="7BD80FF4">
      <w:pPr>
        <w:pStyle w:val="PargrafodaLista"/>
        <w:numPr>
          <w:ilvl w:val="1"/>
          <w:numId w:val="67"/>
        </w:numPr>
        <w:spacing w:before="240" w:after="240"/>
        <w:jc w:val="both"/>
        <w:rPr>
          <w:rFonts w:ascii="Arial" w:eastAsia="Arial" w:hAnsi="Arial" w:cs="Arial"/>
        </w:rPr>
      </w:pPr>
      <w:r w:rsidRPr="7BD80FF4">
        <w:rPr>
          <w:rFonts w:ascii="Arial" w:eastAsia="Arial" w:hAnsi="Arial" w:cs="Arial"/>
        </w:rPr>
        <w:t>Adiciona justificativa e anexos.</w:t>
      </w:r>
    </w:p>
    <w:p w14:paraId="20E58B9C" w14:textId="34B06366" w:rsidR="15E6DBD3" w:rsidRDefault="15E6DBD3" w:rsidP="7BD80FF4">
      <w:pPr>
        <w:pStyle w:val="PargrafodaLista"/>
        <w:numPr>
          <w:ilvl w:val="0"/>
          <w:numId w:val="67"/>
        </w:numPr>
        <w:spacing w:before="240" w:after="240"/>
        <w:jc w:val="both"/>
        <w:rPr>
          <w:rFonts w:ascii="Arial" w:eastAsia="Arial" w:hAnsi="Arial" w:cs="Arial"/>
        </w:rPr>
      </w:pPr>
      <w:r w:rsidRPr="7BD80FF4">
        <w:rPr>
          <w:rFonts w:ascii="Arial" w:eastAsia="Arial" w:hAnsi="Arial" w:cs="Arial"/>
        </w:rPr>
        <w:t>O sistema notifica a equipe técnica.</w:t>
      </w:r>
    </w:p>
    <w:p w14:paraId="0E5E1F53" w14:textId="728AEDB7" w:rsidR="1E51022E" w:rsidRDefault="4727BE73" w:rsidP="3BB2554F">
      <w:pPr>
        <w:pStyle w:val="Ttulo2"/>
        <w:rPr>
          <w:rFonts w:ascii="Arial" w:eastAsia="Arial" w:hAnsi="Arial" w:cs="Arial"/>
          <w:color w:val="000000" w:themeColor="text1"/>
        </w:rPr>
      </w:pPr>
      <w:bookmarkStart w:id="60" w:name="_Toc1797218988"/>
      <w:bookmarkStart w:id="61" w:name="_Toc160690980"/>
      <w:bookmarkStart w:id="62" w:name="_Toc580339683"/>
      <w:r w:rsidRPr="3BB2554F">
        <w:rPr>
          <w:color w:val="000000" w:themeColor="text1"/>
        </w:rPr>
        <w:lastRenderedPageBreak/>
        <w:t>5.2</w:t>
      </w:r>
      <w:r w:rsidR="16E6F238" w:rsidRPr="3BB2554F">
        <w:rPr>
          <w:color w:val="000000" w:themeColor="text1"/>
        </w:rPr>
        <w:t xml:space="preserve"> Diagrama de Classe</w:t>
      </w:r>
      <w:bookmarkEnd w:id="60"/>
      <w:bookmarkEnd w:id="61"/>
      <w:bookmarkEnd w:id="62"/>
    </w:p>
    <w:p w14:paraId="03D27BC5" w14:textId="4073CE5D" w:rsidR="137B8633" w:rsidRDefault="2E6E9B61" w:rsidP="3BB2554F">
      <w:pPr>
        <w:spacing w:before="240"/>
        <w:jc w:val="center"/>
        <w:rPr>
          <w:rFonts w:ascii="Arial" w:eastAsia="Arial" w:hAnsi="Arial" w:cs="Arial"/>
        </w:rPr>
      </w:pPr>
      <w:r w:rsidRPr="3BB2554F">
        <w:rPr>
          <w:rFonts w:ascii="Arial" w:eastAsia="Arial" w:hAnsi="Arial" w:cs="Arial"/>
        </w:rPr>
        <w:t xml:space="preserve">Figura 6: Diagrama de classe do Sistema </w:t>
      </w:r>
      <w:ins w:id="63" w:author="BRUNO KAUAN RODRIGUES SILVA" w:date="2025-06-13T22:21:00Z">
        <w:r w:rsidR="104594AD">
          <w:rPr>
            <w:noProof/>
          </w:rPr>
          <w:drawing>
            <wp:inline distT="0" distB="0" distL="0" distR="0" wp14:anchorId="2F0FB36A" wp14:editId="53B52BB4">
              <wp:extent cx="5724524" cy="3171825"/>
              <wp:effectExtent l="0" t="0" r="0" b="0"/>
              <wp:docPr id="2012175047" name="Imagem 2012175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524" cy="3171825"/>
                      </a:xfrm>
                      <a:prstGeom prst="rect">
                        <a:avLst/>
                      </a:prstGeom>
                    </pic:spPr>
                  </pic:pic>
                </a:graphicData>
              </a:graphic>
            </wp:inline>
          </w:drawing>
        </w:r>
      </w:ins>
      <w:r w:rsidR="16E6F238" w:rsidRPr="3BB2554F">
        <w:rPr>
          <w:b/>
          <w:bCs/>
        </w:rPr>
        <w:t>Fonte:</w:t>
      </w:r>
      <w:r w:rsidR="16E6F238">
        <w:t xml:space="preserve"> Elaborado pelos Autores.</w:t>
      </w:r>
    </w:p>
    <w:p w14:paraId="4DDEA04A" w14:textId="4BC74F61" w:rsidR="137B8633" w:rsidRDefault="137B8633" w:rsidP="7BD80FF4">
      <w:pPr>
        <w:rPr>
          <w:rFonts w:ascii="Arial" w:eastAsia="Arial" w:hAnsi="Arial" w:cs="Arial"/>
          <w:b/>
          <w:bCs/>
        </w:rPr>
      </w:pPr>
      <w:r w:rsidRPr="7BD80FF4">
        <w:rPr>
          <w:rFonts w:ascii="Arial" w:eastAsia="Arial" w:hAnsi="Arial" w:cs="Arial"/>
          <w:b/>
          <w:bCs/>
        </w:rPr>
        <w:t xml:space="preserve">1. </w:t>
      </w:r>
      <w:r w:rsidR="789C0E24" w:rsidRPr="7BD80FF4">
        <w:rPr>
          <w:rFonts w:ascii="Arial" w:eastAsia="Arial" w:hAnsi="Arial" w:cs="Arial"/>
          <w:b/>
          <w:bCs/>
        </w:rPr>
        <w:t>Funcionário</w:t>
      </w:r>
    </w:p>
    <w:p w14:paraId="1562765A" w14:textId="2B8ECFD9" w:rsidR="137B8633" w:rsidRDefault="02054D2F" w:rsidP="137B8633">
      <w:pPr>
        <w:rPr>
          <w:rFonts w:ascii="Arial" w:eastAsia="Arial" w:hAnsi="Arial" w:cs="Arial"/>
        </w:rPr>
      </w:pPr>
      <w:r w:rsidRPr="3BB2554F">
        <w:rPr>
          <w:rFonts w:ascii="Arial" w:eastAsia="Arial" w:hAnsi="Arial" w:cs="Arial"/>
          <w:b/>
          <w:bCs/>
        </w:rPr>
        <w:t>Descrição:</w:t>
      </w:r>
      <w:r w:rsidRPr="3BB2554F">
        <w:rPr>
          <w:rFonts w:ascii="Arial" w:eastAsia="Arial" w:hAnsi="Arial" w:cs="Arial"/>
        </w:rPr>
        <w:t xml:space="preserve"> Representa um funcionário do sistema (genérico). Pode ser especializado como o administrador ou Vistoriador</w:t>
      </w:r>
      <w:r w:rsidR="782631FC" w:rsidRPr="3BB2554F">
        <w:rPr>
          <w:rFonts w:ascii="Arial" w:eastAsia="Arial" w:hAnsi="Arial" w:cs="Arial"/>
        </w:rPr>
        <w:t>;</w:t>
      </w:r>
    </w:p>
    <w:p w14:paraId="0011B548" w14:textId="64CE920A" w:rsidR="7C6EA59D" w:rsidRDefault="7C6EA59D" w:rsidP="137B8633">
      <w:pPr>
        <w:rPr>
          <w:rFonts w:ascii="Arial" w:eastAsia="Arial" w:hAnsi="Arial" w:cs="Arial"/>
          <w:b/>
          <w:bCs/>
        </w:rPr>
      </w:pPr>
      <w:r w:rsidRPr="7BD80FF4">
        <w:rPr>
          <w:rFonts w:ascii="Arial" w:eastAsia="Arial" w:hAnsi="Arial" w:cs="Arial"/>
          <w:b/>
          <w:bCs/>
        </w:rPr>
        <w:t>Atributos</w:t>
      </w:r>
      <w:r w:rsidR="7574FC34" w:rsidRPr="7BD80FF4">
        <w:rPr>
          <w:rFonts w:ascii="Arial" w:eastAsia="Arial" w:hAnsi="Arial" w:cs="Arial"/>
          <w:b/>
          <w:bCs/>
        </w:rPr>
        <w:t>:</w:t>
      </w:r>
    </w:p>
    <w:p w14:paraId="6F14E274" w14:textId="555185B8" w:rsidR="67659855" w:rsidRDefault="280A7B27" w:rsidP="3BB2554F">
      <w:pPr>
        <w:pStyle w:val="PargrafodaLista"/>
        <w:numPr>
          <w:ilvl w:val="0"/>
          <w:numId w:val="184"/>
        </w:numPr>
        <w:rPr>
          <w:rFonts w:ascii="Arial" w:eastAsia="Arial" w:hAnsi="Arial" w:cs="Arial"/>
          <w:lang w:val="es-ES"/>
        </w:rPr>
      </w:pPr>
      <w:r w:rsidRPr="3BB2554F">
        <w:rPr>
          <w:rFonts w:ascii="Arial" w:eastAsia="Arial" w:hAnsi="Arial" w:cs="Arial"/>
          <w:lang w:val="es-ES"/>
        </w:rPr>
        <w:t>i</w:t>
      </w:r>
      <w:r w:rsidR="782631FC" w:rsidRPr="3BB2554F">
        <w:rPr>
          <w:rFonts w:ascii="Arial" w:eastAsia="Arial" w:hAnsi="Arial" w:cs="Arial"/>
          <w:lang w:val="es-ES"/>
        </w:rPr>
        <w:t xml:space="preserve">d: </w:t>
      </w:r>
      <w:proofErr w:type="spellStart"/>
      <w:r w:rsidR="782631FC" w:rsidRPr="3BB2554F">
        <w:rPr>
          <w:rFonts w:ascii="Arial" w:eastAsia="Arial" w:hAnsi="Arial" w:cs="Arial"/>
          <w:lang w:val="es-ES"/>
        </w:rPr>
        <w:t>int</w:t>
      </w:r>
      <w:proofErr w:type="spellEnd"/>
      <w:r w:rsidR="782631FC" w:rsidRPr="3BB2554F">
        <w:rPr>
          <w:rFonts w:ascii="Arial" w:eastAsia="Arial" w:hAnsi="Arial" w:cs="Arial"/>
          <w:lang w:val="es-ES"/>
        </w:rPr>
        <w:t xml:space="preserve"> – Identificador </w:t>
      </w:r>
      <w:r w:rsidR="2671E5F8" w:rsidRPr="3BB2554F">
        <w:rPr>
          <w:rFonts w:ascii="Arial" w:eastAsia="Arial" w:hAnsi="Arial" w:cs="Arial"/>
          <w:lang w:val="es-ES"/>
        </w:rPr>
        <w:t xml:space="preserve">único de </w:t>
      </w:r>
      <w:r w:rsidR="21BE7EC9" w:rsidRPr="3BB2554F">
        <w:rPr>
          <w:rFonts w:ascii="Arial" w:eastAsia="Arial" w:hAnsi="Arial" w:cs="Arial"/>
          <w:lang w:val="es-ES"/>
        </w:rPr>
        <w:t>funcionario</w:t>
      </w:r>
    </w:p>
    <w:p w14:paraId="7F65CDE4" w14:textId="2B5F5545" w:rsidR="7464D786" w:rsidRDefault="7453A2F9" w:rsidP="137B8633">
      <w:pPr>
        <w:pStyle w:val="PargrafodaLista"/>
        <w:numPr>
          <w:ilvl w:val="0"/>
          <w:numId w:val="184"/>
        </w:numPr>
        <w:rPr>
          <w:rFonts w:ascii="Arial" w:eastAsia="Arial" w:hAnsi="Arial" w:cs="Arial"/>
        </w:rPr>
      </w:pPr>
      <w:proofErr w:type="spellStart"/>
      <w:r w:rsidRPr="3BB2554F">
        <w:rPr>
          <w:rFonts w:ascii="Arial" w:eastAsia="Arial" w:hAnsi="Arial" w:cs="Arial"/>
        </w:rPr>
        <w:t>c</w:t>
      </w:r>
      <w:r w:rsidR="2671E5F8" w:rsidRPr="3BB2554F">
        <w:rPr>
          <w:rFonts w:ascii="Arial" w:eastAsia="Arial" w:hAnsi="Arial" w:cs="Arial"/>
        </w:rPr>
        <w:t>pf</w:t>
      </w:r>
      <w:proofErr w:type="spellEnd"/>
      <w:r w:rsidR="2671E5F8" w:rsidRPr="3BB2554F">
        <w:rPr>
          <w:rFonts w:ascii="Arial" w:eastAsia="Arial" w:hAnsi="Arial" w:cs="Arial"/>
        </w:rPr>
        <w:t xml:space="preserve">: </w:t>
      </w:r>
      <w:proofErr w:type="spellStart"/>
      <w:r w:rsidR="2671E5F8" w:rsidRPr="3BB2554F">
        <w:rPr>
          <w:rFonts w:ascii="Arial" w:eastAsia="Arial" w:hAnsi="Arial" w:cs="Arial"/>
        </w:rPr>
        <w:t>string</w:t>
      </w:r>
      <w:proofErr w:type="spellEnd"/>
      <w:r w:rsidR="2671E5F8" w:rsidRPr="3BB2554F">
        <w:rPr>
          <w:rFonts w:ascii="Arial" w:eastAsia="Arial" w:hAnsi="Arial" w:cs="Arial"/>
        </w:rPr>
        <w:t xml:space="preserve"> – Cadastro de pessoa </w:t>
      </w:r>
      <w:r w:rsidR="62A56F87" w:rsidRPr="3BB2554F">
        <w:rPr>
          <w:rFonts w:ascii="Arial" w:eastAsia="Arial" w:hAnsi="Arial" w:cs="Arial"/>
        </w:rPr>
        <w:t>física</w:t>
      </w:r>
    </w:p>
    <w:p w14:paraId="29D1F527" w14:textId="7628D4DD" w:rsidR="7464D786" w:rsidRDefault="7464D786" w:rsidP="137B8633">
      <w:pPr>
        <w:pStyle w:val="PargrafodaLista"/>
        <w:numPr>
          <w:ilvl w:val="0"/>
          <w:numId w:val="184"/>
        </w:numPr>
        <w:rPr>
          <w:rFonts w:ascii="Arial" w:eastAsia="Arial" w:hAnsi="Arial" w:cs="Arial"/>
        </w:rPr>
      </w:pPr>
      <w:proofErr w:type="spellStart"/>
      <w:r w:rsidRPr="7BD80FF4">
        <w:rPr>
          <w:rFonts w:ascii="Arial" w:eastAsia="Arial" w:hAnsi="Arial" w:cs="Arial"/>
        </w:rPr>
        <w:t>e</w:t>
      </w:r>
      <w:r w:rsidR="43DFF436" w:rsidRPr="7BD80FF4">
        <w:rPr>
          <w:rFonts w:ascii="Arial" w:eastAsia="Arial" w:hAnsi="Arial" w:cs="Arial"/>
        </w:rPr>
        <w:t>mail</w:t>
      </w:r>
      <w:proofErr w:type="spellEnd"/>
      <w:r w:rsidR="43DFF436" w:rsidRPr="7BD80FF4">
        <w:rPr>
          <w:rFonts w:ascii="Arial" w:eastAsia="Arial" w:hAnsi="Arial" w:cs="Arial"/>
        </w:rPr>
        <w:t xml:space="preserve">: </w:t>
      </w:r>
      <w:proofErr w:type="spellStart"/>
      <w:r w:rsidR="43DFF436" w:rsidRPr="7BD80FF4">
        <w:rPr>
          <w:rFonts w:ascii="Arial" w:eastAsia="Arial" w:hAnsi="Arial" w:cs="Arial"/>
        </w:rPr>
        <w:t>string</w:t>
      </w:r>
      <w:proofErr w:type="spellEnd"/>
      <w:r w:rsidR="43DFF436" w:rsidRPr="7BD80FF4">
        <w:rPr>
          <w:rFonts w:ascii="Arial" w:eastAsia="Arial" w:hAnsi="Arial" w:cs="Arial"/>
        </w:rPr>
        <w:t xml:space="preserve"> – Email do funcionário</w:t>
      </w:r>
    </w:p>
    <w:p w14:paraId="7A2992FB" w14:textId="3353BEA7" w:rsidR="76F0278B" w:rsidRDefault="76F0278B" w:rsidP="137B8633">
      <w:pPr>
        <w:pStyle w:val="PargrafodaLista"/>
        <w:numPr>
          <w:ilvl w:val="0"/>
          <w:numId w:val="184"/>
        </w:numPr>
        <w:rPr>
          <w:rFonts w:ascii="Arial" w:eastAsia="Arial" w:hAnsi="Arial" w:cs="Arial"/>
        </w:rPr>
      </w:pPr>
      <w:r w:rsidRPr="7BD80FF4">
        <w:rPr>
          <w:rFonts w:ascii="Arial" w:eastAsia="Arial" w:hAnsi="Arial" w:cs="Arial"/>
        </w:rPr>
        <w:t>n</w:t>
      </w:r>
      <w:r w:rsidR="43DFF436" w:rsidRPr="7BD80FF4">
        <w:rPr>
          <w:rFonts w:ascii="Arial" w:eastAsia="Arial" w:hAnsi="Arial" w:cs="Arial"/>
        </w:rPr>
        <w:t xml:space="preserve">ome: </w:t>
      </w:r>
      <w:proofErr w:type="spellStart"/>
      <w:r w:rsidR="43DFF436" w:rsidRPr="7BD80FF4">
        <w:rPr>
          <w:rFonts w:ascii="Arial" w:eastAsia="Arial" w:hAnsi="Arial" w:cs="Arial"/>
        </w:rPr>
        <w:t>string</w:t>
      </w:r>
      <w:proofErr w:type="spellEnd"/>
      <w:r w:rsidR="43DFF436" w:rsidRPr="7BD80FF4">
        <w:rPr>
          <w:rFonts w:ascii="Arial" w:eastAsia="Arial" w:hAnsi="Arial" w:cs="Arial"/>
        </w:rPr>
        <w:t xml:space="preserve"> – Nome completo</w:t>
      </w:r>
    </w:p>
    <w:p w14:paraId="5138F19B" w14:textId="0FF8C945" w:rsidR="09C853B4" w:rsidRDefault="09C853B4" w:rsidP="137B8633">
      <w:pPr>
        <w:pStyle w:val="PargrafodaLista"/>
        <w:numPr>
          <w:ilvl w:val="0"/>
          <w:numId w:val="184"/>
        </w:numPr>
        <w:rPr>
          <w:rFonts w:ascii="Arial" w:eastAsia="Arial" w:hAnsi="Arial" w:cs="Arial"/>
        </w:rPr>
      </w:pPr>
      <w:r w:rsidRPr="7BD80FF4">
        <w:rPr>
          <w:rFonts w:ascii="Arial" w:eastAsia="Arial" w:hAnsi="Arial" w:cs="Arial"/>
        </w:rPr>
        <w:t>s</w:t>
      </w:r>
      <w:r w:rsidR="43DFF436" w:rsidRPr="7BD80FF4">
        <w:rPr>
          <w:rFonts w:ascii="Arial" w:eastAsia="Arial" w:hAnsi="Arial" w:cs="Arial"/>
        </w:rPr>
        <w:t xml:space="preserve">enha: </w:t>
      </w:r>
      <w:proofErr w:type="spellStart"/>
      <w:r w:rsidR="43DFF436" w:rsidRPr="7BD80FF4">
        <w:rPr>
          <w:rFonts w:ascii="Arial" w:eastAsia="Arial" w:hAnsi="Arial" w:cs="Arial"/>
        </w:rPr>
        <w:t>string</w:t>
      </w:r>
      <w:proofErr w:type="spellEnd"/>
      <w:r w:rsidR="43DFF436" w:rsidRPr="7BD80FF4">
        <w:rPr>
          <w:rFonts w:ascii="Arial" w:eastAsia="Arial" w:hAnsi="Arial" w:cs="Arial"/>
        </w:rPr>
        <w:t xml:space="preserve"> – Senha de Acesso</w:t>
      </w:r>
    </w:p>
    <w:p w14:paraId="2127C031" w14:textId="563B17E2" w:rsidR="137B8633" w:rsidRDefault="7622A017" w:rsidP="3BB2554F">
      <w:pPr>
        <w:pStyle w:val="PargrafodaLista"/>
        <w:numPr>
          <w:ilvl w:val="0"/>
          <w:numId w:val="184"/>
        </w:numPr>
        <w:rPr>
          <w:rFonts w:ascii="Arial" w:eastAsia="Arial" w:hAnsi="Arial" w:cs="Arial"/>
        </w:rPr>
      </w:pPr>
      <w:r w:rsidRPr="3BB2554F">
        <w:rPr>
          <w:rFonts w:ascii="Arial" w:eastAsia="Arial" w:hAnsi="Arial" w:cs="Arial"/>
        </w:rPr>
        <w:t>t</w:t>
      </w:r>
      <w:r w:rsidR="2671E5F8" w:rsidRPr="3BB2554F">
        <w:rPr>
          <w:rFonts w:ascii="Arial" w:eastAsia="Arial" w:hAnsi="Arial" w:cs="Arial"/>
        </w:rPr>
        <w:t xml:space="preserve">elefone: </w:t>
      </w:r>
      <w:proofErr w:type="spellStart"/>
      <w:r w:rsidR="2671E5F8" w:rsidRPr="3BB2554F">
        <w:rPr>
          <w:rFonts w:ascii="Arial" w:eastAsia="Arial" w:hAnsi="Arial" w:cs="Arial"/>
        </w:rPr>
        <w:t>string</w:t>
      </w:r>
      <w:proofErr w:type="spellEnd"/>
      <w:r w:rsidR="2671E5F8" w:rsidRPr="3BB2554F">
        <w:rPr>
          <w:rFonts w:ascii="Arial" w:eastAsia="Arial" w:hAnsi="Arial" w:cs="Arial"/>
        </w:rPr>
        <w:t xml:space="preserve"> – Contato telefônico</w:t>
      </w:r>
    </w:p>
    <w:p w14:paraId="5D3ACB09" w14:textId="0451D413" w:rsidR="43DFF436" w:rsidRDefault="2671E5F8" w:rsidP="3BB2554F">
      <w:pPr>
        <w:rPr>
          <w:rFonts w:ascii="Arial" w:eastAsia="Arial" w:hAnsi="Arial" w:cs="Arial"/>
          <w:b/>
          <w:bCs/>
          <w:sz w:val="22"/>
          <w:szCs w:val="22"/>
        </w:rPr>
      </w:pPr>
      <w:r w:rsidRPr="3BB2554F">
        <w:rPr>
          <w:rFonts w:ascii="Arial" w:eastAsia="Arial" w:hAnsi="Arial" w:cs="Arial"/>
          <w:b/>
          <w:bCs/>
        </w:rPr>
        <w:t>Métodos</w:t>
      </w:r>
    </w:p>
    <w:p w14:paraId="4B5DF002" w14:textId="74F11D6A" w:rsidR="43DFF436" w:rsidRDefault="43DFF436" w:rsidP="137B8633">
      <w:pPr>
        <w:pStyle w:val="PargrafodaLista"/>
        <w:numPr>
          <w:ilvl w:val="0"/>
          <w:numId w:val="183"/>
        </w:numPr>
        <w:rPr>
          <w:rFonts w:ascii="Arial" w:eastAsia="Arial" w:hAnsi="Arial" w:cs="Arial"/>
        </w:rPr>
      </w:pPr>
      <w:proofErr w:type="spellStart"/>
      <w:proofErr w:type="gramStart"/>
      <w:r w:rsidRPr="7BD80FF4">
        <w:rPr>
          <w:rFonts w:ascii="Arial" w:eastAsia="Arial" w:hAnsi="Arial" w:cs="Arial"/>
        </w:rPr>
        <w:t>editarImoveis</w:t>
      </w:r>
      <w:proofErr w:type="spellEnd"/>
      <w:r w:rsidRPr="7BD80FF4">
        <w:rPr>
          <w:rFonts w:ascii="Arial" w:eastAsia="Arial" w:hAnsi="Arial" w:cs="Arial"/>
        </w:rPr>
        <w:t>(</w:t>
      </w:r>
      <w:proofErr w:type="gramEnd"/>
      <w:r w:rsidRPr="7BD80FF4">
        <w:rPr>
          <w:rFonts w:ascii="Arial" w:eastAsia="Arial" w:hAnsi="Arial" w:cs="Arial"/>
        </w:rPr>
        <w:t>)</w:t>
      </w:r>
    </w:p>
    <w:p w14:paraId="281AD0E1" w14:textId="25E461C8" w:rsidR="3B3E3E8C" w:rsidRDefault="3B3E3E8C" w:rsidP="137B8633">
      <w:pPr>
        <w:pStyle w:val="PargrafodaLista"/>
        <w:numPr>
          <w:ilvl w:val="0"/>
          <w:numId w:val="183"/>
        </w:numPr>
        <w:rPr>
          <w:rFonts w:ascii="Arial" w:eastAsia="Arial" w:hAnsi="Arial" w:cs="Arial"/>
        </w:rPr>
      </w:pPr>
      <w:proofErr w:type="spellStart"/>
      <w:proofErr w:type="gramStart"/>
      <w:r w:rsidRPr="7BD80FF4">
        <w:rPr>
          <w:rFonts w:ascii="Arial" w:eastAsia="Arial" w:hAnsi="Arial" w:cs="Arial"/>
        </w:rPr>
        <w:t>l</w:t>
      </w:r>
      <w:r w:rsidR="43DFF436" w:rsidRPr="7BD80FF4">
        <w:rPr>
          <w:rFonts w:ascii="Arial" w:eastAsia="Arial" w:hAnsi="Arial" w:cs="Arial"/>
        </w:rPr>
        <w:t>istarImoveis</w:t>
      </w:r>
      <w:proofErr w:type="spellEnd"/>
      <w:r w:rsidR="43DFF436" w:rsidRPr="7BD80FF4">
        <w:rPr>
          <w:rFonts w:ascii="Arial" w:eastAsia="Arial" w:hAnsi="Arial" w:cs="Arial"/>
        </w:rPr>
        <w:t>(</w:t>
      </w:r>
      <w:proofErr w:type="gramEnd"/>
      <w:r w:rsidR="43DFF436" w:rsidRPr="7BD80FF4">
        <w:rPr>
          <w:rFonts w:ascii="Arial" w:eastAsia="Arial" w:hAnsi="Arial" w:cs="Arial"/>
        </w:rPr>
        <w:t>)</w:t>
      </w:r>
    </w:p>
    <w:p w14:paraId="4CA74696" w14:textId="4CCC91DA" w:rsidR="0C648046" w:rsidRDefault="0C648046" w:rsidP="137B8633">
      <w:pPr>
        <w:pStyle w:val="PargrafodaLista"/>
        <w:numPr>
          <w:ilvl w:val="0"/>
          <w:numId w:val="183"/>
        </w:numPr>
        <w:rPr>
          <w:rFonts w:ascii="Arial" w:eastAsia="Arial" w:hAnsi="Arial" w:cs="Arial"/>
        </w:rPr>
      </w:pPr>
      <w:proofErr w:type="spellStart"/>
      <w:proofErr w:type="gramStart"/>
      <w:r w:rsidRPr="7BD80FF4">
        <w:rPr>
          <w:rFonts w:ascii="Arial" w:eastAsia="Arial" w:hAnsi="Arial" w:cs="Arial"/>
        </w:rPr>
        <w:t>a</w:t>
      </w:r>
      <w:r w:rsidR="43DFF436" w:rsidRPr="7BD80FF4">
        <w:rPr>
          <w:rFonts w:ascii="Arial" w:eastAsia="Arial" w:hAnsi="Arial" w:cs="Arial"/>
        </w:rPr>
        <w:t>dicionarVistoria</w:t>
      </w:r>
      <w:proofErr w:type="spellEnd"/>
      <w:r w:rsidR="43DFF436" w:rsidRPr="7BD80FF4">
        <w:rPr>
          <w:rFonts w:ascii="Arial" w:eastAsia="Arial" w:hAnsi="Arial" w:cs="Arial"/>
        </w:rPr>
        <w:t>(</w:t>
      </w:r>
      <w:proofErr w:type="gramEnd"/>
      <w:r w:rsidR="43DFF436" w:rsidRPr="7BD80FF4">
        <w:rPr>
          <w:rFonts w:ascii="Arial" w:eastAsia="Arial" w:hAnsi="Arial" w:cs="Arial"/>
        </w:rPr>
        <w:t>)</w:t>
      </w:r>
    </w:p>
    <w:p w14:paraId="5029E46F" w14:textId="76C52AC4" w:rsidR="4673F8A1" w:rsidRDefault="4673F8A1" w:rsidP="137B8633">
      <w:pPr>
        <w:pStyle w:val="PargrafodaLista"/>
        <w:numPr>
          <w:ilvl w:val="0"/>
          <w:numId w:val="183"/>
        </w:numPr>
        <w:rPr>
          <w:rFonts w:ascii="Arial" w:eastAsia="Arial" w:hAnsi="Arial" w:cs="Arial"/>
        </w:rPr>
      </w:pPr>
      <w:proofErr w:type="spellStart"/>
      <w:proofErr w:type="gramStart"/>
      <w:r w:rsidRPr="7BD80FF4">
        <w:rPr>
          <w:rFonts w:ascii="Arial" w:eastAsia="Arial" w:hAnsi="Arial" w:cs="Arial"/>
        </w:rPr>
        <w:t>d</w:t>
      </w:r>
      <w:r w:rsidR="43DFF436" w:rsidRPr="7BD80FF4">
        <w:rPr>
          <w:rFonts w:ascii="Arial" w:eastAsia="Arial" w:hAnsi="Arial" w:cs="Arial"/>
        </w:rPr>
        <w:t>eletarVistoria</w:t>
      </w:r>
      <w:proofErr w:type="spellEnd"/>
      <w:r w:rsidR="43DFF436" w:rsidRPr="7BD80FF4">
        <w:rPr>
          <w:rFonts w:ascii="Arial" w:eastAsia="Arial" w:hAnsi="Arial" w:cs="Arial"/>
        </w:rPr>
        <w:t>(</w:t>
      </w:r>
      <w:proofErr w:type="gramEnd"/>
      <w:r w:rsidR="43DFF436" w:rsidRPr="7BD80FF4">
        <w:rPr>
          <w:rFonts w:ascii="Arial" w:eastAsia="Arial" w:hAnsi="Arial" w:cs="Arial"/>
        </w:rPr>
        <w:t>)</w:t>
      </w:r>
    </w:p>
    <w:p w14:paraId="217FC890" w14:textId="15AF5385" w:rsidR="137B8633" w:rsidRDefault="247BEA31" w:rsidP="3BB2554F">
      <w:pPr>
        <w:pStyle w:val="PargrafodaLista"/>
        <w:numPr>
          <w:ilvl w:val="0"/>
          <w:numId w:val="183"/>
        </w:numPr>
        <w:rPr>
          <w:rFonts w:ascii="Arial" w:eastAsia="Arial" w:hAnsi="Arial" w:cs="Arial"/>
        </w:rPr>
      </w:pPr>
      <w:proofErr w:type="spellStart"/>
      <w:proofErr w:type="gramStart"/>
      <w:r w:rsidRPr="3BB2554F">
        <w:rPr>
          <w:rFonts w:ascii="Arial" w:eastAsia="Arial" w:hAnsi="Arial" w:cs="Arial"/>
        </w:rPr>
        <w:t>e</w:t>
      </w:r>
      <w:r w:rsidR="2671E5F8" w:rsidRPr="3BB2554F">
        <w:rPr>
          <w:rFonts w:ascii="Arial" w:eastAsia="Arial" w:hAnsi="Arial" w:cs="Arial"/>
        </w:rPr>
        <w:t>ditarVistoria</w:t>
      </w:r>
      <w:proofErr w:type="spellEnd"/>
      <w:r w:rsidR="2671E5F8" w:rsidRPr="3BB2554F">
        <w:rPr>
          <w:rFonts w:ascii="Arial" w:eastAsia="Arial" w:hAnsi="Arial" w:cs="Arial"/>
        </w:rPr>
        <w:t>(</w:t>
      </w:r>
      <w:proofErr w:type="gramEnd"/>
      <w:r w:rsidR="2671E5F8" w:rsidRPr="3BB2554F">
        <w:rPr>
          <w:rFonts w:ascii="Arial" w:eastAsia="Arial" w:hAnsi="Arial" w:cs="Arial"/>
        </w:rPr>
        <w:t>)</w:t>
      </w:r>
    </w:p>
    <w:p w14:paraId="15B02C83" w14:textId="6474090C" w:rsidR="1164AF93" w:rsidRDefault="1164AF93" w:rsidP="137B8633">
      <w:pPr>
        <w:rPr>
          <w:rFonts w:ascii="Arial" w:eastAsia="Arial" w:hAnsi="Arial" w:cs="Arial"/>
          <w:b/>
          <w:bCs/>
        </w:rPr>
      </w:pPr>
      <w:r w:rsidRPr="7BD80FF4">
        <w:rPr>
          <w:rFonts w:ascii="Arial" w:eastAsia="Arial" w:hAnsi="Arial" w:cs="Arial"/>
          <w:b/>
          <w:bCs/>
        </w:rPr>
        <w:t>2</w:t>
      </w:r>
      <w:r w:rsidR="43DFF436" w:rsidRPr="7BD80FF4">
        <w:rPr>
          <w:rFonts w:ascii="Arial" w:eastAsia="Arial" w:hAnsi="Arial" w:cs="Arial"/>
          <w:b/>
          <w:bCs/>
        </w:rPr>
        <w:t>. Administrador – Herda de Funcionário</w:t>
      </w:r>
    </w:p>
    <w:p w14:paraId="580DBEA5" w14:textId="645B9328" w:rsidR="43DFF436" w:rsidRDefault="43DFF436" w:rsidP="137B8633">
      <w:pPr>
        <w:rPr>
          <w:rFonts w:ascii="Arial" w:eastAsia="Arial" w:hAnsi="Arial" w:cs="Arial"/>
        </w:rPr>
      </w:pPr>
      <w:r w:rsidRPr="7BD80FF4">
        <w:rPr>
          <w:rFonts w:ascii="Arial" w:eastAsia="Arial" w:hAnsi="Arial" w:cs="Arial"/>
          <w:b/>
          <w:bCs/>
        </w:rPr>
        <w:t>Descrição:</w:t>
      </w:r>
      <w:r w:rsidRPr="7BD80FF4">
        <w:rPr>
          <w:rFonts w:ascii="Arial" w:eastAsia="Arial" w:hAnsi="Arial" w:cs="Arial"/>
        </w:rPr>
        <w:t xml:space="preserve"> Representa uma funcionalidade específica de administrador do sistema.</w:t>
      </w:r>
    </w:p>
    <w:p w14:paraId="403FEE4D" w14:textId="5D2DE85A" w:rsidR="43DFF436" w:rsidRDefault="43DFF436" w:rsidP="7BD80FF4">
      <w:pPr>
        <w:rPr>
          <w:rFonts w:ascii="Arial" w:eastAsia="Arial" w:hAnsi="Arial" w:cs="Arial"/>
          <w:b/>
          <w:bCs/>
        </w:rPr>
      </w:pPr>
      <w:r w:rsidRPr="7BD80FF4">
        <w:rPr>
          <w:rFonts w:ascii="Arial" w:eastAsia="Arial" w:hAnsi="Arial" w:cs="Arial"/>
          <w:b/>
          <w:bCs/>
        </w:rPr>
        <w:lastRenderedPageBreak/>
        <w:t>Métodos</w:t>
      </w:r>
    </w:p>
    <w:p w14:paraId="1BCDEE78" w14:textId="1C71D109" w:rsidR="1DD2DEA4" w:rsidRDefault="1DD2DEA4" w:rsidP="137B8633">
      <w:pPr>
        <w:pStyle w:val="PargrafodaLista"/>
        <w:numPr>
          <w:ilvl w:val="0"/>
          <w:numId w:val="183"/>
        </w:numPr>
        <w:rPr>
          <w:rFonts w:ascii="Arial" w:eastAsia="Arial" w:hAnsi="Arial" w:cs="Arial"/>
        </w:rPr>
      </w:pPr>
      <w:proofErr w:type="spellStart"/>
      <w:proofErr w:type="gramStart"/>
      <w:r w:rsidRPr="7BD80FF4">
        <w:rPr>
          <w:rFonts w:ascii="Arial" w:eastAsia="Arial" w:hAnsi="Arial" w:cs="Arial"/>
        </w:rPr>
        <w:t>cadastrarFuncionario</w:t>
      </w:r>
      <w:proofErr w:type="spellEnd"/>
      <w:r w:rsidR="43DFF436" w:rsidRPr="7BD80FF4">
        <w:rPr>
          <w:rFonts w:ascii="Arial" w:eastAsia="Arial" w:hAnsi="Arial" w:cs="Arial"/>
        </w:rPr>
        <w:t>(</w:t>
      </w:r>
      <w:proofErr w:type="gramEnd"/>
      <w:r w:rsidR="43DFF436" w:rsidRPr="7BD80FF4">
        <w:rPr>
          <w:rFonts w:ascii="Arial" w:eastAsia="Arial" w:hAnsi="Arial" w:cs="Arial"/>
        </w:rPr>
        <w:t>)</w:t>
      </w:r>
    </w:p>
    <w:p w14:paraId="1FA04CCA" w14:textId="73D697FF" w:rsidR="39A81CA6" w:rsidRDefault="39A81CA6" w:rsidP="137B8633">
      <w:pPr>
        <w:pStyle w:val="PargrafodaLista"/>
        <w:numPr>
          <w:ilvl w:val="0"/>
          <w:numId w:val="183"/>
        </w:numPr>
        <w:rPr>
          <w:rFonts w:ascii="Arial" w:eastAsia="Arial" w:hAnsi="Arial" w:cs="Arial"/>
        </w:rPr>
      </w:pPr>
      <w:proofErr w:type="spellStart"/>
      <w:proofErr w:type="gramStart"/>
      <w:r w:rsidRPr="7BD80FF4">
        <w:rPr>
          <w:rFonts w:ascii="Arial" w:eastAsia="Arial" w:hAnsi="Arial" w:cs="Arial"/>
        </w:rPr>
        <w:t>deletarFuncionario</w:t>
      </w:r>
      <w:proofErr w:type="spellEnd"/>
      <w:r w:rsidR="43DFF436" w:rsidRPr="7BD80FF4">
        <w:rPr>
          <w:rFonts w:ascii="Arial" w:eastAsia="Arial" w:hAnsi="Arial" w:cs="Arial"/>
        </w:rPr>
        <w:t>(</w:t>
      </w:r>
      <w:proofErr w:type="gramEnd"/>
      <w:r w:rsidR="43DFF436" w:rsidRPr="7BD80FF4">
        <w:rPr>
          <w:rFonts w:ascii="Arial" w:eastAsia="Arial" w:hAnsi="Arial" w:cs="Arial"/>
        </w:rPr>
        <w:t>)</w:t>
      </w:r>
    </w:p>
    <w:p w14:paraId="43AFFBA6" w14:textId="1974EBB3" w:rsidR="669C6541" w:rsidRDefault="669C6541" w:rsidP="137B8633">
      <w:pPr>
        <w:pStyle w:val="PargrafodaLista"/>
        <w:numPr>
          <w:ilvl w:val="0"/>
          <w:numId w:val="183"/>
        </w:numPr>
        <w:rPr>
          <w:rFonts w:ascii="Arial" w:eastAsia="Arial" w:hAnsi="Arial" w:cs="Arial"/>
        </w:rPr>
      </w:pPr>
      <w:proofErr w:type="spellStart"/>
      <w:proofErr w:type="gramStart"/>
      <w:r w:rsidRPr="7BD80FF4">
        <w:rPr>
          <w:rFonts w:ascii="Arial" w:eastAsia="Arial" w:hAnsi="Arial" w:cs="Arial"/>
        </w:rPr>
        <w:t>editarFuncionario</w:t>
      </w:r>
      <w:proofErr w:type="spellEnd"/>
      <w:r w:rsidR="43DFF436" w:rsidRPr="7BD80FF4">
        <w:rPr>
          <w:rFonts w:ascii="Arial" w:eastAsia="Arial" w:hAnsi="Arial" w:cs="Arial"/>
        </w:rPr>
        <w:t>(</w:t>
      </w:r>
      <w:proofErr w:type="gramEnd"/>
      <w:r w:rsidR="43DFF436" w:rsidRPr="7BD80FF4">
        <w:rPr>
          <w:rFonts w:ascii="Arial" w:eastAsia="Arial" w:hAnsi="Arial" w:cs="Arial"/>
        </w:rPr>
        <w:t>)</w:t>
      </w:r>
    </w:p>
    <w:p w14:paraId="4D934E2D" w14:textId="4852FBE4" w:rsidR="53FE13F8" w:rsidRDefault="53FE13F8" w:rsidP="137B8633">
      <w:pPr>
        <w:pStyle w:val="PargrafodaLista"/>
        <w:numPr>
          <w:ilvl w:val="0"/>
          <w:numId w:val="183"/>
        </w:numPr>
        <w:rPr>
          <w:rFonts w:ascii="Arial" w:eastAsia="Arial" w:hAnsi="Arial" w:cs="Arial"/>
        </w:rPr>
      </w:pPr>
      <w:proofErr w:type="spellStart"/>
      <w:proofErr w:type="gramStart"/>
      <w:r w:rsidRPr="7BD80FF4">
        <w:rPr>
          <w:rFonts w:ascii="Arial" w:eastAsia="Arial" w:hAnsi="Arial" w:cs="Arial"/>
        </w:rPr>
        <w:t>listarFuncionarios</w:t>
      </w:r>
      <w:proofErr w:type="spellEnd"/>
      <w:r w:rsidR="43DFF436" w:rsidRPr="7BD80FF4">
        <w:rPr>
          <w:rFonts w:ascii="Arial" w:eastAsia="Arial" w:hAnsi="Arial" w:cs="Arial"/>
        </w:rPr>
        <w:t>(</w:t>
      </w:r>
      <w:proofErr w:type="gramEnd"/>
      <w:r w:rsidR="43DFF436" w:rsidRPr="7BD80FF4">
        <w:rPr>
          <w:rFonts w:ascii="Arial" w:eastAsia="Arial" w:hAnsi="Arial" w:cs="Arial"/>
        </w:rPr>
        <w:t>)</w:t>
      </w:r>
    </w:p>
    <w:p w14:paraId="683044B7" w14:textId="30F8CE52" w:rsidR="3B411324" w:rsidRDefault="3B411324" w:rsidP="137B8633">
      <w:pPr>
        <w:pStyle w:val="PargrafodaLista"/>
        <w:numPr>
          <w:ilvl w:val="0"/>
          <w:numId w:val="183"/>
        </w:numPr>
        <w:rPr>
          <w:rFonts w:ascii="Arial" w:eastAsia="Arial" w:hAnsi="Arial" w:cs="Arial"/>
        </w:rPr>
      </w:pPr>
      <w:proofErr w:type="spellStart"/>
      <w:proofErr w:type="gramStart"/>
      <w:r w:rsidRPr="7BD80FF4">
        <w:rPr>
          <w:rFonts w:ascii="Arial" w:eastAsia="Arial" w:hAnsi="Arial" w:cs="Arial"/>
        </w:rPr>
        <w:t>cadastrarImoveis</w:t>
      </w:r>
      <w:proofErr w:type="spellEnd"/>
      <w:r w:rsidR="43DFF436" w:rsidRPr="7BD80FF4">
        <w:rPr>
          <w:rFonts w:ascii="Arial" w:eastAsia="Arial" w:hAnsi="Arial" w:cs="Arial"/>
        </w:rPr>
        <w:t>(</w:t>
      </w:r>
      <w:proofErr w:type="gramEnd"/>
      <w:r w:rsidR="43DFF436" w:rsidRPr="7BD80FF4">
        <w:rPr>
          <w:rFonts w:ascii="Arial" w:eastAsia="Arial" w:hAnsi="Arial" w:cs="Arial"/>
        </w:rPr>
        <w:t>)</w:t>
      </w:r>
    </w:p>
    <w:p w14:paraId="31032DAE" w14:textId="31AB5538" w:rsidR="137B8633" w:rsidRDefault="51D4085A" w:rsidP="3BB2554F">
      <w:pPr>
        <w:pStyle w:val="PargrafodaLista"/>
        <w:numPr>
          <w:ilvl w:val="0"/>
          <w:numId w:val="183"/>
        </w:numPr>
        <w:rPr>
          <w:rFonts w:ascii="Arial" w:eastAsia="Arial" w:hAnsi="Arial" w:cs="Arial"/>
        </w:rPr>
      </w:pPr>
      <w:proofErr w:type="spellStart"/>
      <w:proofErr w:type="gramStart"/>
      <w:r w:rsidRPr="3BB2554F">
        <w:rPr>
          <w:rFonts w:ascii="Arial" w:eastAsia="Arial" w:hAnsi="Arial" w:cs="Arial"/>
        </w:rPr>
        <w:t>deletarImoveis</w:t>
      </w:r>
      <w:proofErr w:type="spellEnd"/>
      <w:r w:rsidRPr="3BB2554F">
        <w:rPr>
          <w:rFonts w:ascii="Arial" w:eastAsia="Arial" w:hAnsi="Arial" w:cs="Arial"/>
        </w:rPr>
        <w:t>(</w:t>
      </w:r>
      <w:proofErr w:type="gramEnd"/>
      <w:r w:rsidRPr="3BB2554F">
        <w:rPr>
          <w:rFonts w:ascii="Arial" w:eastAsia="Arial" w:hAnsi="Arial" w:cs="Arial"/>
        </w:rPr>
        <w:t>)</w:t>
      </w:r>
    </w:p>
    <w:p w14:paraId="1EBFAF72" w14:textId="6B3D71DA" w:rsidR="02F7D0BC" w:rsidRDefault="02F7D0BC" w:rsidP="137B8633">
      <w:pPr>
        <w:rPr>
          <w:rFonts w:ascii="Arial" w:eastAsia="Arial" w:hAnsi="Arial" w:cs="Arial"/>
          <w:b/>
          <w:bCs/>
        </w:rPr>
      </w:pPr>
      <w:r w:rsidRPr="7BD80FF4">
        <w:rPr>
          <w:rFonts w:ascii="Arial" w:eastAsia="Arial" w:hAnsi="Arial" w:cs="Arial"/>
          <w:b/>
          <w:bCs/>
        </w:rPr>
        <w:t>3</w:t>
      </w:r>
      <w:r w:rsidR="7FC1D7C9" w:rsidRPr="7BD80FF4">
        <w:rPr>
          <w:rFonts w:ascii="Arial" w:eastAsia="Arial" w:hAnsi="Arial" w:cs="Arial"/>
          <w:b/>
          <w:bCs/>
        </w:rPr>
        <w:t>. Vistoriador – Herda de Funcionário</w:t>
      </w:r>
    </w:p>
    <w:p w14:paraId="55067AE8" w14:textId="70EA6B0B" w:rsidR="7FC1D7C9" w:rsidRDefault="7FC1D7C9" w:rsidP="137B8633">
      <w:pPr>
        <w:rPr>
          <w:rFonts w:ascii="Arial" w:eastAsia="Arial" w:hAnsi="Arial" w:cs="Arial"/>
        </w:rPr>
      </w:pPr>
      <w:r w:rsidRPr="7BD80FF4">
        <w:rPr>
          <w:rFonts w:ascii="Arial" w:eastAsia="Arial" w:hAnsi="Arial" w:cs="Arial"/>
          <w:b/>
          <w:bCs/>
        </w:rPr>
        <w:t>Descrição:</w:t>
      </w:r>
      <w:r w:rsidRPr="7BD80FF4">
        <w:rPr>
          <w:rFonts w:ascii="Arial" w:eastAsia="Arial" w:hAnsi="Arial" w:cs="Arial"/>
        </w:rPr>
        <w:t xml:space="preserve"> Representa o funcionário responsável por realizar e registrar as vistorias pela construtora.</w:t>
      </w:r>
    </w:p>
    <w:p w14:paraId="72C0D148" w14:textId="0C66A945" w:rsidR="540CD20D" w:rsidRDefault="540CD20D" w:rsidP="137B8633">
      <w:pPr>
        <w:rPr>
          <w:rFonts w:ascii="Arial" w:eastAsia="Arial" w:hAnsi="Arial" w:cs="Arial"/>
          <w:b/>
          <w:bCs/>
        </w:rPr>
      </w:pPr>
      <w:r w:rsidRPr="7BD80FF4">
        <w:rPr>
          <w:rFonts w:ascii="Arial" w:eastAsia="Arial" w:hAnsi="Arial" w:cs="Arial"/>
          <w:b/>
          <w:bCs/>
        </w:rPr>
        <w:t>Atributos</w:t>
      </w:r>
      <w:r w:rsidR="7FC1D7C9" w:rsidRPr="7BD80FF4">
        <w:rPr>
          <w:rFonts w:ascii="Arial" w:eastAsia="Arial" w:hAnsi="Arial" w:cs="Arial"/>
          <w:b/>
          <w:bCs/>
        </w:rPr>
        <w:t>:</w:t>
      </w:r>
    </w:p>
    <w:p w14:paraId="5052AC85" w14:textId="36A0F829" w:rsidR="7FC1D7C9" w:rsidRDefault="7FC1D7C9" w:rsidP="7BD80FF4">
      <w:pPr>
        <w:pStyle w:val="PargrafodaLista"/>
        <w:numPr>
          <w:ilvl w:val="0"/>
          <w:numId w:val="181"/>
        </w:numPr>
        <w:rPr>
          <w:rFonts w:ascii="Arial" w:eastAsia="Arial" w:hAnsi="Arial" w:cs="Arial"/>
        </w:rPr>
      </w:pPr>
      <w:proofErr w:type="spellStart"/>
      <w:r w:rsidRPr="7BD80FF4">
        <w:rPr>
          <w:rFonts w:ascii="Arial" w:eastAsia="Arial" w:hAnsi="Arial" w:cs="Arial"/>
        </w:rPr>
        <w:t>IdVistoriador</w:t>
      </w:r>
      <w:proofErr w:type="spellEnd"/>
      <w:r w:rsidRPr="7BD80FF4">
        <w:rPr>
          <w:rFonts w:ascii="Arial" w:eastAsia="Arial" w:hAnsi="Arial" w:cs="Arial"/>
        </w:rPr>
        <w:t xml:space="preserve">: </w:t>
      </w:r>
      <w:proofErr w:type="spellStart"/>
      <w:r w:rsidRPr="7BD80FF4">
        <w:rPr>
          <w:rFonts w:ascii="Arial" w:eastAsia="Arial" w:hAnsi="Arial" w:cs="Arial"/>
        </w:rPr>
        <w:t>int</w:t>
      </w:r>
      <w:proofErr w:type="spellEnd"/>
      <w:r w:rsidRPr="7BD80FF4">
        <w:rPr>
          <w:rFonts w:ascii="Arial" w:eastAsia="Arial" w:hAnsi="Arial" w:cs="Arial"/>
        </w:rPr>
        <w:t xml:space="preserve"> – Identificador do Vistoriador</w:t>
      </w:r>
    </w:p>
    <w:p w14:paraId="1F86D0C2" w14:textId="5D2DE85A" w:rsidR="7FC1D7C9" w:rsidRDefault="7FC1D7C9" w:rsidP="7BD80FF4">
      <w:pPr>
        <w:rPr>
          <w:rFonts w:ascii="Arial" w:eastAsia="Arial" w:hAnsi="Arial" w:cs="Arial"/>
          <w:b/>
          <w:bCs/>
        </w:rPr>
      </w:pPr>
      <w:r w:rsidRPr="7BD80FF4">
        <w:rPr>
          <w:rFonts w:ascii="Arial" w:eastAsia="Arial" w:hAnsi="Arial" w:cs="Arial"/>
          <w:b/>
          <w:bCs/>
        </w:rPr>
        <w:t>Métodos</w:t>
      </w:r>
    </w:p>
    <w:p w14:paraId="6A86B095" w14:textId="1C71D109" w:rsidR="7FC1D7C9" w:rsidRDefault="7FC1D7C9" w:rsidP="137B8633">
      <w:pPr>
        <w:pStyle w:val="PargrafodaLista"/>
        <w:numPr>
          <w:ilvl w:val="0"/>
          <w:numId w:val="183"/>
        </w:numPr>
        <w:rPr>
          <w:rFonts w:ascii="Arial" w:eastAsia="Arial" w:hAnsi="Arial" w:cs="Arial"/>
        </w:rPr>
      </w:pPr>
      <w:proofErr w:type="spellStart"/>
      <w:proofErr w:type="gramStart"/>
      <w:r w:rsidRPr="7BD80FF4">
        <w:rPr>
          <w:rFonts w:ascii="Arial" w:eastAsia="Arial" w:hAnsi="Arial" w:cs="Arial"/>
        </w:rPr>
        <w:t>cadastrarFuncionario</w:t>
      </w:r>
      <w:proofErr w:type="spellEnd"/>
      <w:r w:rsidRPr="7BD80FF4">
        <w:rPr>
          <w:rFonts w:ascii="Arial" w:eastAsia="Arial" w:hAnsi="Arial" w:cs="Arial"/>
        </w:rPr>
        <w:t>(</w:t>
      </w:r>
      <w:proofErr w:type="gramEnd"/>
      <w:r w:rsidRPr="7BD80FF4">
        <w:rPr>
          <w:rFonts w:ascii="Arial" w:eastAsia="Arial" w:hAnsi="Arial" w:cs="Arial"/>
        </w:rPr>
        <w:t>)</w:t>
      </w:r>
    </w:p>
    <w:p w14:paraId="20F51443" w14:textId="73D697FF" w:rsidR="7FC1D7C9" w:rsidRDefault="7FC1D7C9" w:rsidP="137B8633">
      <w:pPr>
        <w:pStyle w:val="PargrafodaLista"/>
        <w:numPr>
          <w:ilvl w:val="0"/>
          <w:numId w:val="183"/>
        </w:numPr>
        <w:rPr>
          <w:rFonts w:ascii="Arial" w:eastAsia="Arial" w:hAnsi="Arial" w:cs="Arial"/>
        </w:rPr>
      </w:pPr>
      <w:proofErr w:type="spellStart"/>
      <w:proofErr w:type="gramStart"/>
      <w:r w:rsidRPr="7BD80FF4">
        <w:rPr>
          <w:rFonts w:ascii="Arial" w:eastAsia="Arial" w:hAnsi="Arial" w:cs="Arial"/>
        </w:rPr>
        <w:t>deletarFuncionario</w:t>
      </w:r>
      <w:proofErr w:type="spellEnd"/>
      <w:r w:rsidRPr="7BD80FF4">
        <w:rPr>
          <w:rFonts w:ascii="Arial" w:eastAsia="Arial" w:hAnsi="Arial" w:cs="Arial"/>
        </w:rPr>
        <w:t>(</w:t>
      </w:r>
      <w:proofErr w:type="gramEnd"/>
      <w:r w:rsidRPr="7BD80FF4">
        <w:rPr>
          <w:rFonts w:ascii="Arial" w:eastAsia="Arial" w:hAnsi="Arial" w:cs="Arial"/>
        </w:rPr>
        <w:t>)</w:t>
      </w:r>
    </w:p>
    <w:p w14:paraId="436B99F7" w14:textId="1974EBB3" w:rsidR="7FC1D7C9" w:rsidRDefault="7FC1D7C9" w:rsidP="137B8633">
      <w:pPr>
        <w:pStyle w:val="PargrafodaLista"/>
        <w:numPr>
          <w:ilvl w:val="0"/>
          <w:numId w:val="183"/>
        </w:numPr>
        <w:rPr>
          <w:rFonts w:ascii="Arial" w:eastAsia="Arial" w:hAnsi="Arial" w:cs="Arial"/>
        </w:rPr>
      </w:pPr>
      <w:proofErr w:type="spellStart"/>
      <w:proofErr w:type="gramStart"/>
      <w:r w:rsidRPr="7BD80FF4">
        <w:rPr>
          <w:rFonts w:ascii="Arial" w:eastAsia="Arial" w:hAnsi="Arial" w:cs="Arial"/>
        </w:rPr>
        <w:t>editarFuncionario</w:t>
      </w:r>
      <w:proofErr w:type="spellEnd"/>
      <w:r w:rsidRPr="7BD80FF4">
        <w:rPr>
          <w:rFonts w:ascii="Arial" w:eastAsia="Arial" w:hAnsi="Arial" w:cs="Arial"/>
        </w:rPr>
        <w:t>(</w:t>
      </w:r>
      <w:proofErr w:type="gramEnd"/>
      <w:r w:rsidRPr="7BD80FF4">
        <w:rPr>
          <w:rFonts w:ascii="Arial" w:eastAsia="Arial" w:hAnsi="Arial" w:cs="Arial"/>
        </w:rPr>
        <w:t>)</w:t>
      </w:r>
    </w:p>
    <w:p w14:paraId="18F1D39A" w14:textId="4852FBE4" w:rsidR="7FC1D7C9" w:rsidRDefault="7FC1D7C9" w:rsidP="137B8633">
      <w:pPr>
        <w:pStyle w:val="PargrafodaLista"/>
        <w:numPr>
          <w:ilvl w:val="0"/>
          <w:numId w:val="183"/>
        </w:numPr>
        <w:rPr>
          <w:rFonts w:ascii="Arial" w:eastAsia="Arial" w:hAnsi="Arial" w:cs="Arial"/>
        </w:rPr>
      </w:pPr>
      <w:proofErr w:type="spellStart"/>
      <w:proofErr w:type="gramStart"/>
      <w:r w:rsidRPr="7BD80FF4">
        <w:rPr>
          <w:rFonts w:ascii="Arial" w:eastAsia="Arial" w:hAnsi="Arial" w:cs="Arial"/>
        </w:rPr>
        <w:t>listarFuncionarios</w:t>
      </w:r>
      <w:proofErr w:type="spellEnd"/>
      <w:r w:rsidRPr="7BD80FF4">
        <w:rPr>
          <w:rFonts w:ascii="Arial" w:eastAsia="Arial" w:hAnsi="Arial" w:cs="Arial"/>
        </w:rPr>
        <w:t>(</w:t>
      </w:r>
      <w:proofErr w:type="gramEnd"/>
      <w:r w:rsidRPr="7BD80FF4">
        <w:rPr>
          <w:rFonts w:ascii="Arial" w:eastAsia="Arial" w:hAnsi="Arial" w:cs="Arial"/>
        </w:rPr>
        <w:t>)</w:t>
      </w:r>
    </w:p>
    <w:p w14:paraId="29955A4A" w14:textId="30F8CE52" w:rsidR="7FC1D7C9" w:rsidRDefault="7FC1D7C9" w:rsidP="137B8633">
      <w:pPr>
        <w:pStyle w:val="PargrafodaLista"/>
        <w:numPr>
          <w:ilvl w:val="0"/>
          <w:numId w:val="183"/>
        </w:numPr>
        <w:rPr>
          <w:rFonts w:ascii="Arial" w:eastAsia="Arial" w:hAnsi="Arial" w:cs="Arial"/>
        </w:rPr>
      </w:pPr>
      <w:proofErr w:type="spellStart"/>
      <w:proofErr w:type="gramStart"/>
      <w:r w:rsidRPr="7BD80FF4">
        <w:rPr>
          <w:rFonts w:ascii="Arial" w:eastAsia="Arial" w:hAnsi="Arial" w:cs="Arial"/>
        </w:rPr>
        <w:t>cadastrarImoveis</w:t>
      </w:r>
      <w:proofErr w:type="spellEnd"/>
      <w:r w:rsidRPr="7BD80FF4">
        <w:rPr>
          <w:rFonts w:ascii="Arial" w:eastAsia="Arial" w:hAnsi="Arial" w:cs="Arial"/>
        </w:rPr>
        <w:t>(</w:t>
      </w:r>
      <w:proofErr w:type="gramEnd"/>
      <w:r w:rsidRPr="7BD80FF4">
        <w:rPr>
          <w:rFonts w:ascii="Arial" w:eastAsia="Arial" w:hAnsi="Arial" w:cs="Arial"/>
        </w:rPr>
        <w:t>)</w:t>
      </w:r>
    </w:p>
    <w:p w14:paraId="6710B6AF" w14:textId="396D5780" w:rsidR="137B8633" w:rsidRDefault="1CC9E329" w:rsidP="3BB2554F">
      <w:pPr>
        <w:pStyle w:val="PargrafodaLista"/>
        <w:numPr>
          <w:ilvl w:val="0"/>
          <w:numId w:val="183"/>
        </w:numPr>
        <w:rPr>
          <w:rFonts w:ascii="Arial" w:eastAsia="Arial" w:hAnsi="Arial" w:cs="Arial"/>
        </w:rPr>
      </w:pPr>
      <w:proofErr w:type="spellStart"/>
      <w:proofErr w:type="gramStart"/>
      <w:r w:rsidRPr="3BB2554F">
        <w:rPr>
          <w:rFonts w:ascii="Arial" w:eastAsia="Arial" w:hAnsi="Arial" w:cs="Arial"/>
        </w:rPr>
        <w:t>deletarImoveis</w:t>
      </w:r>
      <w:proofErr w:type="spellEnd"/>
      <w:r w:rsidRPr="3BB2554F">
        <w:rPr>
          <w:rFonts w:ascii="Arial" w:eastAsia="Arial" w:hAnsi="Arial" w:cs="Arial"/>
        </w:rPr>
        <w:t>(</w:t>
      </w:r>
      <w:proofErr w:type="gramEnd"/>
      <w:r w:rsidRPr="3BB2554F">
        <w:rPr>
          <w:rFonts w:ascii="Arial" w:eastAsia="Arial" w:hAnsi="Arial" w:cs="Arial"/>
        </w:rPr>
        <w:t>)</w:t>
      </w:r>
    </w:p>
    <w:p w14:paraId="245598B6" w14:textId="46A73890" w:rsidR="306D7E94" w:rsidRDefault="306D7E94" w:rsidP="137B8633">
      <w:pPr>
        <w:rPr>
          <w:rFonts w:ascii="Arial" w:eastAsia="Arial" w:hAnsi="Arial" w:cs="Arial"/>
          <w:b/>
          <w:bCs/>
        </w:rPr>
      </w:pPr>
      <w:r w:rsidRPr="7BD80FF4">
        <w:rPr>
          <w:rFonts w:ascii="Arial" w:eastAsia="Arial" w:hAnsi="Arial" w:cs="Arial"/>
          <w:b/>
          <w:bCs/>
        </w:rPr>
        <w:t>4. Cliente</w:t>
      </w:r>
    </w:p>
    <w:p w14:paraId="2C9D0C76" w14:textId="5212C3DA" w:rsidR="306D7E94" w:rsidRDefault="306D7E94" w:rsidP="137B8633">
      <w:pPr>
        <w:rPr>
          <w:rFonts w:ascii="Arial" w:eastAsia="Arial" w:hAnsi="Arial" w:cs="Arial"/>
        </w:rPr>
      </w:pPr>
      <w:r w:rsidRPr="7BD80FF4">
        <w:rPr>
          <w:rFonts w:ascii="Arial" w:eastAsia="Arial" w:hAnsi="Arial" w:cs="Arial"/>
          <w:b/>
          <w:bCs/>
        </w:rPr>
        <w:t>Descrição:</w:t>
      </w:r>
      <w:r w:rsidRPr="7BD80FF4">
        <w:rPr>
          <w:rFonts w:ascii="Arial" w:eastAsia="Arial" w:hAnsi="Arial" w:cs="Arial"/>
        </w:rPr>
        <w:t xml:space="preserve"> Representa o cliente que agenda a vistoria.</w:t>
      </w:r>
    </w:p>
    <w:p w14:paraId="293E7CA6" w14:textId="0C66A945" w:rsidR="306D7E94" w:rsidRDefault="306D7E94" w:rsidP="137B8633">
      <w:pPr>
        <w:rPr>
          <w:rFonts w:ascii="Arial" w:eastAsia="Arial" w:hAnsi="Arial" w:cs="Arial"/>
          <w:b/>
          <w:bCs/>
        </w:rPr>
      </w:pPr>
      <w:r w:rsidRPr="7BD80FF4">
        <w:rPr>
          <w:rFonts w:ascii="Arial" w:eastAsia="Arial" w:hAnsi="Arial" w:cs="Arial"/>
          <w:b/>
          <w:bCs/>
        </w:rPr>
        <w:t>Atributos:</w:t>
      </w:r>
    </w:p>
    <w:p w14:paraId="7AC53124" w14:textId="74EAD5C2" w:rsidR="35F0B2AA" w:rsidRDefault="35F0B2AA" w:rsidP="137B8633">
      <w:pPr>
        <w:pStyle w:val="PargrafodaLista"/>
        <w:numPr>
          <w:ilvl w:val="0"/>
          <w:numId w:val="181"/>
        </w:numPr>
        <w:rPr>
          <w:rFonts w:ascii="Arial" w:eastAsia="Arial" w:hAnsi="Arial" w:cs="Arial"/>
        </w:rPr>
      </w:pPr>
      <w:proofErr w:type="spellStart"/>
      <w:r w:rsidRPr="7BD80FF4">
        <w:rPr>
          <w:rFonts w:ascii="Arial" w:eastAsia="Arial" w:hAnsi="Arial" w:cs="Arial"/>
        </w:rPr>
        <w:t>i</w:t>
      </w:r>
      <w:r w:rsidR="306D7E94" w:rsidRPr="7BD80FF4">
        <w:rPr>
          <w:rFonts w:ascii="Arial" w:eastAsia="Arial" w:hAnsi="Arial" w:cs="Arial"/>
        </w:rPr>
        <w:t>dCliente</w:t>
      </w:r>
      <w:proofErr w:type="spellEnd"/>
      <w:r w:rsidR="306D7E94" w:rsidRPr="7BD80FF4">
        <w:rPr>
          <w:rFonts w:ascii="Arial" w:eastAsia="Arial" w:hAnsi="Arial" w:cs="Arial"/>
        </w:rPr>
        <w:t xml:space="preserve">: </w:t>
      </w:r>
      <w:proofErr w:type="spellStart"/>
      <w:r w:rsidR="306D7E94" w:rsidRPr="7BD80FF4">
        <w:rPr>
          <w:rFonts w:ascii="Arial" w:eastAsia="Arial" w:hAnsi="Arial" w:cs="Arial"/>
        </w:rPr>
        <w:t>int</w:t>
      </w:r>
      <w:proofErr w:type="spellEnd"/>
      <w:r w:rsidR="306D7E94" w:rsidRPr="7BD80FF4">
        <w:rPr>
          <w:rFonts w:ascii="Arial" w:eastAsia="Arial" w:hAnsi="Arial" w:cs="Arial"/>
        </w:rPr>
        <w:t xml:space="preserve"> – Identificador do Cliente</w:t>
      </w:r>
    </w:p>
    <w:p w14:paraId="38560DD2" w14:textId="56E8C14E" w:rsidR="3AB8C8D5" w:rsidRDefault="3AB8C8D5" w:rsidP="137B8633">
      <w:pPr>
        <w:pStyle w:val="PargrafodaLista"/>
        <w:numPr>
          <w:ilvl w:val="0"/>
          <w:numId w:val="181"/>
        </w:numPr>
        <w:rPr>
          <w:rFonts w:ascii="Arial" w:eastAsia="Arial" w:hAnsi="Arial" w:cs="Arial"/>
        </w:rPr>
      </w:pPr>
      <w:r w:rsidRPr="7BD80FF4">
        <w:rPr>
          <w:rFonts w:ascii="Arial" w:eastAsia="Arial" w:hAnsi="Arial" w:cs="Arial"/>
        </w:rPr>
        <w:t>n</w:t>
      </w:r>
      <w:r w:rsidR="306D7E94" w:rsidRPr="7BD80FF4">
        <w:rPr>
          <w:rFonts w:ascii="Arial" w:eastAsia="Arial" w:hAnsi="Arial" w:cs="Arial"/>
        </w:rPr>
        <w:t xml:space="preserve">ome: </w:t>
      </w:r>
      <w:proofErr w:type="spellStart"/>
      <w:r w:rsidR="306D7E94" w:rsidRPr="7BD80FF4">
        <w:rPr>
          <w:rFonts w:ascii="Arial" w:eastAsia="Arial" w:hAnsi="Arial" w:cs="Arial"/>
        </w:rPr>
        <w:t>string</w:t>
      </w:r>
      <w:proofErr w:type="spellEnd"/>
      <w:r w:rsidR="306D7E94" w:rsidRPr="7BD80FF4">
        <w:rPr>
          <w:rFonts w:ascii="Arial" w:eastAsia="Arial" w:hAnsi="Arial" w:cs="Arial"/>
        </w:rPr>
        <w:t xml:space="preserve"> – Nome do Cliente</w:t>
      </w:r>
    </w:p>
    <w:p w14:paraId="28BEFC8B" w14:textId="63E8C15B" w:rsidR="5E01C62B" w:rsidRDefault="5E01C62B" w:rsidP="137B8633">
      <w:pPr>
        <w:pStyle w:val="PargrafodaLista"/>
        <w:numPr>
          <w:ilvl w:val="0"/>
          <w:numId w:val="181"/>
        </w:numPr>
        <w:rPr>
          <w:rFonts w:ascii="Arial" w:eastAsia="Arial" w:hAnsi="Arial" w:cs="Arial"/>
        </w:rPr>
      </w:pPr>
      <w:proofErr w:type="spellStart"/>
      <w:r w:rsidRPr="7BD80FF4">
        <w:rPr>
          <w:rFonts w:ascii="Arial" w:eastAsia="Arial" w:hAnsi="Arial" w:cs="Arial"/>
        </w:rPr>
        <w:t>c</w:t>
      </w:r>
      <w:r w:rsidR="306D7E94" w:rsidRPr="7BD80FF4">
        <w:rPr>
          <w:rFonts w:ascii="Arial" w:eastAsia="Arial" w:hAnsi="Arial" w:cs="Arial"/>
        </w:rPr>
        <w:t>pf</w:t>
      </w:r>
      <w:proofErr w:type="spellEnd"/>
      <w:r w:rsidR="306D7E94" w:rsidRPr="7BD80FF4">
        <w:rPr>
          <w:rFonts w:ascii="Arial" w:eastAsia="Arial" w:hAnsi="Arial" w:cs="Arial"/>
        </w:rPr>
        <w:t xml:space="preserve">: </w:t>
      </w:r>
      <w:proofErr w:type="spellStart"/>
      <w:r w:rsidR="306D7E94" w:rsidRPr="7BD80FF4">
        <w:rPr>
          <w:rFonts w:ascii="Arial" w:eastAsia="Arial" w:hAnsi="Arial" w:cs="Arial"/>
        </w:rPr>
        <w:t>string</w:t>
      </w:r>
      <w:proofErr w:type="spellEnd"/>
      <w:r w:rsidR="306D7E94" w:rsidRPr="7BD80FF4">
        <w:rPr>
          <w:rFonts w:ascii="Arial" w:eastAsia="Arial" w:hAnsi="Arial" w:cs="Arial"/>
        </w:rPr>
        <w:t xml:space="preserve"> – CPF do Cliente</w:t>
      </w:r>
    </w:p>
    <w:p w14:paraId="75990A3C" w14:textId="582BF823" w:rsidR="689B94B2" w:rsidRDefault="689B94B2" w:rsidP="137B8633">
      <w:pPr>
        <w:pStyle w:val="PargrafodaLista"/>
        <w:numPr>
          <w:ilvl w:val="0"/>
          <w:numId w:val="181"/>
        </w:numPr>
        <w:rPr>
          <w:rFonts w:ascii="Arial" w:eastAsia="Arial" w:hAnsi="Arial" w:cs="Arial"/>
        </w:rPr>
      </w:pPr>
      <w:r w:rsidRPr="7BD80FF4">
        <w:rPr>
          <w:rFonts w:ascii="Arial" w:eastAsia="Arial" w:hAnsi="Arial" w:cs="Arial"/>
        </w:rPr>
        <w:t>t</w:t>
      </w:r>
      <w:r w:rsidR="306D7E94" w:rsidRPr="7BD80FF4">
        <w:rPr>
          <w:rFonts w:ascii="Arial" w:eastAsia="Arial" w:hAnsi="Arial" w:cs="Arial"/>
        </w:rPr>
        <w:t xml:space="preserve">elefone: </w:t>
      </w:r>
      <w:proofErr w:type="spellStart"/>
      <w:r w:rsidR="306D7E94" w:rsidRPr="7BD80FF4">
        <w:rPr>
          <w:rFonts w:ascii="Arial" w:eastAsia="Arial" w:hAnsi="Arial" w:cs="Arial"/>
        </w:rPr>
        <w:t>string</w:t>
      </w:r>
      <w:proofErr w:type="spellEnd"/>
      <w:r w:rsidR="306D7E94" w:rsidRPr="7BD80FF4">
        <w:rPr>
          <w:rFonts w:ascii="Arial" w:eastAsia="Arial" w:hAnsi="Arial" w:cs="Arial"/>
        </w:rPr>
        <w:t xml:space="preserve"> – Contato Telefônico</w:t>
      </w:r>
    </w:p>
    <w:p w14:paraId="50ACFA12" w14:textId="4760B52B" w:rsidR="4DD51BA8" w:rsidRDefault="4DD51BA8" w:rsidP="137B8633">
      <w:pPr>
        <w:pStyle w:val="PargrafodaLista"/>
        <w:numPr>
          <w:ilvl w:val="0"/>
          <w:numId w:val="181"/>
        </w:numPr>
        <w:rPr>
          <w:rFonts w:ascii="Arial" w:eastAsia="Arial" w:hAnsi="Arial" w:cs="Arial"/>
        </w:rPr>
      </w:pPr>
      <w:proofErr w:type="spellStart"/>
      <w:r w:rsidRPr="7BD80FF4">
        <w:rPr>
          <w:rFonts w:ascii="Arial" w:eastAsia="Arial" w:hAnsi="Arial" w:cs="Arial"/>
        </w:rPr>
        <w:t>e</w:t>
      </w:r>
      <w:r w:rsidR="306D7E94" w:rsidRPr="7BD80FF4">
        <w:rPr>
          <w:rFonts w:ascii="Arial" w:eastAsia="Arial" w:hAnsi="Arial" w:cs="Arial"/>
        </w:rPr>
        <w:t>mail</w:t>
      </w:r>
      <w:proofErr w:type="spellEnd"/>
      <w:r w:rsidR="306D7E94" w:rsidRPr="7BD80FF4">
        <w:rPr>
          <w:rFonts w:ascii="Arial" w:eastAsia="Arial" w:hAnsi="Arial" w:cs="Arial"/>
        </w:rPr>
        <w:t xml:space="preserve">: </w:t>
      </w:r>
      <w:proofErr w:type="spellStart"/>
      <w:r w:rsidR="306D7E94" w:rsidRPr="7BD80FF4">
        <w:rPr>
          <w:rFonts w:ascii="Arial" w:eastAsia="Arial" w:hAnsi="Arial" w:cs="Arial"/>
        </w:rPr>
        <w:t>string</w:t>
      </w:r>
      <w:proofErr w:type="spellEnd"/>
      <w:r w:rsidR="306D7E94" w:rsidRPr="7BD80FF4">
        <w:rPr>
          <w:rFonts w:ascii="Arial" w:eastAsia="Arial" w:hAnsi="Arial" w:cs="Arial"/>
        </w:rPr>
        <w:t xml:space="preserve"> – Email do Cliente</w:t>
      </w:r>
    </w:p>
    <w:p w14:paraId="02D492EA" w14:textId="5D2DE85A" w:rsidR="306D7E94" w:rsidRDefault="306D7E94" w:rsidP="137B8633">
      <w:pPr>
        <w:rPr>
          <w:rFonts w:ascii="Arial" w:eastAsia="Arial" w:hAnsi="Arial" w:cs="Arial"/>
          <w:b/>
          <w:bCs/>
        </w:rPr>
      </w:pPr>
      <w:r w:rsidRPr="7BD80FF4">
        <w:rPr>
          <w:rFonts w:ascii="Arial" w:eastAsia="Arial" w:hAnsi="Arial" w:cs="Arial"/>
          <w:b/>
          <w:bCs/>
        </w:rPr>
        <w:t>Métodos</w:t>
      </w:r>
    </w:p>
    <w:p w14:paraId="66021F43" w14:textId="162DD245" w:rsidR="306D7E94" w:rsidRDefault="306D7E94" w:rsidP="137B8633">
      <w:pPr>
        <w:pStyle w:val="PargrafodaLista"/>
        <w:numPr>
          <w:ilvl w:val="0"/>
          <w:numId w:val="183"/>
        </w:numPr>
        <w:rPr>
          <w:rFonts w:ascii="Arial" w:eastAsia="Arial" w:hAnsi="Arial" w:cs="Arial"/>
        </w:rPr>
      </w:pPr>
      <w:proofErr w:type="spellStart"/>
      <w:proofErr w:type="gramStart"/>
      <w:r w:rsidRPr="7BD80FF4">
        <w:rPr>
          <w:rFonts w:ascii="Arial" w:eastAsia="Arial" w:hAnsi="Arial" w:cs="Arial"/>
        </w:rPr>
        <w:t>AgendarVistoria</w:t>
      </w:r>
      <w:proofErr w:type="spellEnd"/>
      <w:r w:rsidRPr="7BD80FF4">
        <w:rPr>
          <w:rFonts w:ascii="Arial" w:eastAsia="Arial" w:hAnsi="Arial" w:cs="Arial"/>
        </w:rPr>
        <w:t>(</w:t>
      </w:r>
      <w:proofErr w:type="gramEnd"/>
      <w:r w:rsidRPr="7BD80FF4">
        <w:rPr>
          <w:rFonts w:ascii="Arial" w:eastAsia="Arial" w:hAnsi="Arial" w:cs="Arial"/>
        </w:rPr>
        <w:t>)</w:t>
      </w:r>
    </w:p>
    <w:p w14:paraId="13E5B23E" w14:textId="387C221A" w:rsidR="137B8633" w:rsidRDefault="4F5CAE29" w:rsidP="3BB2554F">
      <w:pPr>
        <w:pStyle w:val="PargrafodaLista"/>
        <w:numPr>
          <w:ilvl w:val="0"/>
          <w:numId w:val="183"/>
        </w:numPr>
        <w:rPr>
          <w:rFonts w:ascii="Arial" w:eastAsia="Arial" w:hAnsi="Arial" w:cs="Arial"/>
        </w:rPr>
      </w:pPr>
      <w:proofErr w:type="spellStart"/>
      <w:proofErr w:type="gramStart"/>
      <w:r w:rsidRPr="3BB2554F">
        <w:rPr>
          <w:rFonts w:ascii="Arial" w:eastAsia="Arial" w:hAnsi="Arial" w:cs="Arial"/>
        </w:rPr>
        <w:t>validarVistoria</w:t>
      </w:r>
      <w:proofErr w:type="spellEnd"/>
      <w:r w:rsidRPr="3BB2554F">
        <w:rPr>
          <w:rFonts w:ascii="Arial" w:eastAsia="Arial" w:hAnsi="Arial" w:cs="Arial"/>
        </w:rPr>
        <w:t>(</w:t>
      </w:r>
      <w:proofErr w:type="gramEnd"/>
      <w:r w:rsidRPr="3BB2554F">
        <w:rPr>
          <w:rFonts w:ascii="Arial" w:eastAsia="Arial" w:hAnsi="Arial" w:cs="Arial"/>
        </w:rPr>
        <w:t>)</w:t>
      </w:r>
    </w:p>
    <w:p w14:paraId="445B81D4" w14:textId="1EAAA67D" w:rsidR="306D7E94" w:rsidRDefault="306D7E94" w:rsidP="137B8633">
      <w:pPr>
        <w:rPr>
          <w:rFonts w:ascii="Arial" w:eastAsia="Arial" w:hAnsi="Arial" w:cs="Arial"/>
          <w:b/>
          <w:bCs/>
        </w:rPr>
      </w:pPr>
      <w:r w:rsidRPr="7BD80FF4">
        <w:rPr>
          <w:rFonts w:ascii="Arial" w:eastAsia="Arial" w:hAnsi="Arial" w:cs="Arial"/>
          <w:b/>
          <w:bCs/>
        </w:rPr>
        <w:t>5. Imóvel</w:t>
      </w:r>
    </w:p>
    <w:p w14:paraId="263B2972" w14:textId="25F039DF" w:rsidR="306D7E94" w:rsidRDefault="306D7E94" w:rsidP="137B8633">
      <w:pPr>
        <w:rPr>
          <w:rFonts w:ascii="Arial" w:eastAsia="Arial" w:hAnsi="Arial" w:cs="Arial"/>
        </w:rPr>
      </w:pPr>
      <w:r w:rsidRPr="7BD80FF4">
        <w:rPr>
          <w:rFonts w:ascii="Arial" w:eastAsia="Arial" w:hAnsi="Arial" w:cs="Arial"/>
          <w:b/>
          <w:bCs/>
        </w:rPr>
        <w:t>Descrição:</w:t>
      </w:r>
      <w:r w:rsidRPr="7BD80FF4">
        <w:rPr>
          <w:rFonts w:ascii="Arial" w:eastAsia="Arial" w:hAnsi="Arial" w:cs="Arial"/>
        </w:rPr>
        <w:t xml:space="preserve"> Representa uma unidade dentro de um empreendimento que será vistoriada.</w:t>
      </w:r>
    </w:p>
    <w:p w14:paraId="03C51A3D" w14:textId="0C66A945" w:rsidR="306D7E94" w:rsidRDefault="306D7E94" w:rsidP="137B8633">
      <w:pPr>
        <w:rPr>
          <w:rFonts w:ascii="Arial" w:eastAsia="Arial" w:hAnsi="Arial" w:cs="Arial"/>
          <w:b/>
          <w:bCs/>
        </w:rPr>
      </w:pPr>
      <w:r w:rsidRPr="7BD80FF4">
        <w:rPr>
          <w:rFonts w:ascii="Arial" w:eastAsia="Arial" w:hAnsi="Arial" w:cs="Arial"/>
          <w:b/>
          <w:bCs/>
        </w:rPr>
        <w:t>Atributos:</w:t>
      </w:r>
    </w:p>
    <w:p w14:paraId="33FBDCB3" w14:textId="4C5716A2" w:rsidR="4415BA86" w:rsidRDefault="4415BA86" w:rsidP="137B8633">
      <w:pPr>
        <w:pStyle w:val="PargrafodaLista"/>
        <w:numPr>
          <w:ilvl w:val="0"/>
          <w:numId w:val="181"/>
        </w:numPr>
        <w:rPr>
          <w:rFonts w:ascii="Arial" w:eastAsia="Arial" w:hAnsi="Arial" w:cs="Arial"/>
        </w:rPr>
      </w:pPr>
      <w:proofErr w:type="spellStart"/>
      <w:r w:rsidRPr="7BD80FF4">
        <w:rPr>
          <w:rFonts w:ascii="Arial" w:eastAsia="Arial" w:hAnsi="Arial" w:cs="Arial"/>
        </w:rPr>
        <w:lastRenderedPageBreak/>
        <w:t>i</w:t>
      </w:r>
      <w:r w:rsidR="306D7E94" w:rsidRPr="7BD80FF4">
        <w:rPr>
          <w:rFonts w:ascii="Arial" w:eastAsia="Arial" w:hAnsi="Arial" w:cs="Arial"/>
        </w:rPr>
        <w:t>dImovel</w:t>
      </w:r>
      <w:proofErr w:type="spellEnd"/>
      <w:r w:rsidR="306D7E94" w:rsidRPr="7BD80FF4">
        <w:rPr>
          <w:rFonts w:ascii="Arial" w:eastAsia="Arial" w:hAnsi="Arial" w:cs="Arial"/>
        </w:rPr>
        <w:t xml:space="preserve">: </w:t>
      </w:r>
      <w:proofErr w:type="spellStart"/>
      <w:r w:rsidR="306D7E94" w:rsidRPr="7BD80FF4">
        <w:rPr>
          <w:rFonts w:ascii="Arial" w:eastAsia="Arial" w:hAnsi="Arial" w:cs="Arial"/>
        </w:rPr>
        <w:t>int</w:t>
      </w:r>
      <w:proofErr w:type="spellEnd"/>
      <w:r w:rsidR="306D7E94" w:rsidRPr="7BD80FF4">
        <w:rPr>
          <w:rFonts w:ascii="Arial" w:eastAsia="Arial" w:hAnsi="Arial" w:cs="Arial"/>
        </w:rPr>
        <w:t xml:space="preserve"> – Identificador do Imóvel</w:t>
      </w:r>
    </w:p>
    <w:p w14:paraId="2E53B4FC" w14:textId="5BDAC5C5" w:rsidR="43A7B23D" w:rsidRDefault="43A7B23D" w:rsidP="137B8633">
      <w:pPr>
        <w:pStyle w:val="PargrafodaLista"/>
        <w:numPr>
          <w:ilvl w:val="0"/>
          <w:numId w:val="181"/>
        </w:numPr>
        <w:rPr>
          <w:rFonts w:ascii="Arial" w:eastAsia="Arial" w:hAnsi="Arial" w:cs="Arial"/>
        </w:rPr>
      </w:pPr>
      <w:r w:rsidRPr="7BD80FF4">
        <w:rPr>
          <w:rFonts w:ascii="Arial" w:eastAsia="Arial" w:hAnsi="Arial" w:cs="Arial"/>
        </w:rPr>
        <w:t>d</w:t>
      </w:r>
      <w:r w:rsidR="306D7E94" w:rsidRPr="7BD80FF4">
        <w:rPr>
          <w:rFonts w:ascii="Arial" w:eastAsia="Arial" w:hAnsi="Arial" w:cs="Arial"/>
        </w:rPr>
        <w:t xml:space="preserve">escrição: </w:t>
      </w:r>
      <w:proofErr w:type="spellStart"/>
      <w:r w:rsidR="306D7E94" w:rsidRPr="7BD80FF4">
        <w:rPr>
          <w:rFonts w:ascii="Arial" w:eastAsia="Arial" w:hAnsi="Arial" w:cs="Arial"/>
        </w:rPr>
        <w:t>string</w:t>
      </w:r>
      <w:proofErr w:type="spellEnd"/>
      <w:r w:rsidR="306D7E94" w:rsidRPr="7BD80FF4">
        <w:rPr>
          <w:rFonts w:ascii="Arial" w:eastAsia="Arial" w:hAnsi="Arial" w:cs="Arial"/>
        </w:rPr>
        <w:t xml:space="preserve"> </w:t>
      </w:r>
      <w:r w:rsidR="1BAE62BC" w:rsidRPr="7BD80FF4">
        <w:rPr>
          <w:rFonts w:ascii="Arial" w:eastAsia="Arial" w:hAnsi="Arial" w:cs="Arial"/>
        </w:rPr>
        <w:t>–</w:t>
      </w:r>
      <w:r w:rsidR="306D7E94" w:rsidRPr="7BD80FF4">
        <w:rPr>
          <w:rFonts w:ascii="Arial" w:eastAsia="Arial" w:hAnsi="Arial" w:cs="Arial"/>
        </w:rPr>
        <w:t xml:space="preserve"> Descrição Geral</w:t>
      </w:r>
    </w:p>
    <w:p w14:paraId="1289D0E4" w14:textId="2F3E7479" w:rsidR="2C7575EB" w:rsidRDefault="2C7575EB" w:rsidP="137B8633">
      <w:pPr>
        <w:pStyle w:val="PargrafodaLista"/>
        <w:numPr>
          <w:ilvl w:val="0"/>
          <w:numId w:val="181"/>
        </w:numPr>
        <w:rPr>
          <w:rFonts w:ascii="Arial" w:eastAsia="Arial" w:hAnsi="Arial" w:cs="Arial"/>
        </w:rPr>
      </w:pPr>
      <w:r w:rsidRPr="7BD80FF4">
        <w:rPr>
          <w:rFonts w:ascii="Arial" w:eastAsia="Arial" w:hAnsi="Arial" w:cs="Arial"/>
        </w:rPr>
        <w:t>s</w:t>
      </w:r>
      <w:r w:rsidR="306D7E94" w:rsidRPr="7BD80FF4">
        <w:rPr>
          <w:rFonts w:ascii="Arial" w:eastAsia="Arial" w:hAnsi="Arial" w:cs="Arial"/>
        </w:rPr>
        <w:t xml:space="preserve">tatus: enum </w:t>
      </w:r>
      <w:r w:rsidR="532A995C" w:rsidRPr="7BD80FF4">
        <w:rPr>
          <w:rFonts w:ascii="Arial" w:eastAsia="Arial" w:hAnsi="Arial" w:cs="Arial"/>
        </w:rPr>
        <w:t>–</w:t>
      </w:r>
      <w:r w:rsidR="306D7E94" w:rsidRPr="7BD80FF4">
        <w:rPr>
          <w:rFonts w:ascii="Arial" w:eastAsia="Arial" w:hAnsi="Arial" w:cs="Arial"/>
        </w:rPr>
        <w:t xml:space="preserve"> Situação Atual do Imóvel</w:t>
      </w:r>
    </w:p>
    <w:p w14:paraId="33A178A9" w14:textId="3B4A59F2" w:rsidR="7B9660D6" w:rsidRDefault="7B9660D6" w:rsidP="137B8633">
      <w:pPr>
        <w:pStyle w:val="PargrafodaLista"/>
        <w:numPr>
          <w:ilvl w:val="0"/>
          <w:numId w:val="181"/>
        </w:numPr>
        <w:rPr>
          <w:rFonts w:ascii="Arial" w:eastAsia="Arial" w:hAnsi="Arial" w:cs="Arial"/>
        </w:rPr>
      </w:pPr>
      <w:proofErr w:type="spellStart"/>
      <w:r w:rsidRPr="7BD80FF4">
        <w:rPr>
          <w:rFonts w:ascii="Arial" w:eastAsia="Arial" w:hAnsi="Arial" w:cs="Arial"/>
        </w:rPr>
        <w:t>v</w:t>
      </w:r>
      <w:r w:rsidR="306D7E94" w:rsidRPr="7BD80FF4">
        <w:rPr>
          <w:rFonts w:ascii="Arial" w:eastAsia="Arial" w:hAnsi="Arial" w:cs="Arial"/>
        </w:rPr>
        <w:t>istoriasRealizadas</w:t>
      </w:r>
      <w:proofErr w:type="spellEnd"/>
      <w:r w:rsidR="306D7E94" w:rsidRPr="7BD80FF4">
        <w:rPr>
          <w:rFonts w:ascii="Arial" w:eastAsia="Arial" w:hAnsi="Arial" w:cs="Arial"/>
        </w:rPr>
        <w:t xml:space="preserve">: </w:t>
      </w:r>
      <w:proofErr w:type="spellStart"/>
      <w:r w:rsidR="306D7E94" w:rsidRPr="7BD80FF4">
        <w:rPr>
          <w:rFonts w:ascii="Arial" w:eastAsia="Arial" w:hAnsi="Arial" w:cs="Arial"/>
        </w:rPr>
        <w:t>int</w:t>
      </w:r>
      <w:proofErr w:type="spellEnd"/>
      <w:r w:rsidR="306D7E94" w:rsidRPr="7BD80FF4">
        <w:rPr>
          <w:rFonts w:ascii="Arial" w:eastAsia="Arial" w:hAnsi="Arial" w:cs="Arial"/>
        </w:rPr>
        <w:t xml:space="preserve"> </w:t>
      </w:r>
      <w:r w:rsidR="659CCAD6" w:rsidRPr="7BD80FF4">
        <w:rPr>
          <w:rFonts w:ascii="Arial" w:eastAsia="Arial" w:hAnsi="Arial" w:cs="Arial"/>
        </w:rPr>
        <w:t>–</w:t>
      </w:r>
      <w:r w:rsidR="306D7E94" w:rsidRPr="7BD80FF4">
        <w:rPr>
          <w:rFonts w:ascii="Arial" w:eastAsia="Arial" w:hAnsi="Arial" w:cs="Arial"/>
        </w:rPr>
        <w:t xml:space="preserve"> Número de Vistorias</w:t>
      </w:r>
    </w:p>
    <w:p w14:paraId="44B7F022" w14:textId="08DD9E53" w:rsidR="300987A4" w:rsidRDefault="300987A4" w:rsidP="137B8633">
      <w:pPr>
        <w:pStyle w:val="PargrafodaLista"/>
        <w:numPr>
          <w:ilvl w:val="0"/>
          <w:numId w:val="181"/>
        </w:numPr>
        <w:rPr>
          <w:rFonts w:ascii="Arial" w:eastAsia="Arial" w:hAnsi="Arial" w:cs="Arial"/>
        </w:rPr>
      </w:pPr>
      <w:r w:rsidRPr="7BD80FF4">
        <w:rPr>
          <w:rFonts w:ascii="Arial" w:eastAsia="Arial" w:hAnsi="Arial" w:cs="Arial"/>
        </w:rPr>
        <w:t>o</w:t>
      </w:r>
      <w:r w:rsidR="306D7E94" w:rsidRPr="7BD80FF4">
        <w:rPr>
          <w:rFonts w:ascii="Arial" w:eastAsia="Arial" w:hAnsi="Arial" w:cs="Arial"/>
        </w:rPr>
        <w:t xml:space="preserve">bservação: </w:t>
      </w:r>
      <w:proofErr w:type="spellStart"/>
      <w:r w:rsidR="306D7E94" w:rsidRPr="7BD80FF4">
        <w:rPr>
          <w:rFonts w:ascii="Arial" w:eastAsia="Arial" w:hAnsi="Arial" w:cs="Arial"/>
        </w:rPr>
        <w:t>string</w:t>
      </w:r>
      <w:proofErr w:type="spellEnd"/>
      <w:r w:rsidR="306D7E94" w:rsidRPr="7BD80FF4">
        <w:rPr>
          <w:rFonts w:ascii="Arial" w:eastAsia="Arial" w:hAnsi="Arial" w:cs="Arial"/>
        </w:rPr>
        <w:t xml:space="preserve"> </w:t>
      </w:r>
      <w:r w:rsidR="2CFBFB8A" w:rsidRPr="7BD80FF4">
        <w:rPr>
          <w:rFonts w:ascii="Arial" w:eastAsia="Arial" w:hAnsi="Arial" w:cs="Arial"/>
        </w:rPr>
        <w:t>–</w:t>
      </w:r>
      <w:r w:rsidR="306D7E94" w:rsidRPr="7BD80FF4">
        <w:rPr>
          <w:rFonts w:ascii="Arial" w:eastAsia="Arial" w:hAnsi="Arial" w:cs="Arial"/>
        </w:rPr>
        <w:t xml:space="preserve"> Observações Gerais</w:t>
      </w:r>
    </w:p>
    <w:p w14:paraId="3459606C" w14:textId="7D7F7DAC" w:rsidR="137B8633" w:rsidRDefault="06A9179A" w:rsidP="3BB2554F">
      <w:pPr>
        <w:pStyle w:val="PargrafodaLista"/>
        <w:numPr>
          <w:ilvl w:val="0"/>
          <w:numId w:val="181"/>
        </w:numPr>
        <w:rPr>
          <w:rFonts w:ascii="Arial" w:eastAsia="Arial" w:hAnsi="Arial" w:cs="Arial"/>
        </w:rPr>
      </w:pPr>
      <w:r w:rsidRPr="3BB2554F">
        <w:rPr>
          <w:rFonts w:ascii="Arial" w:eastAsia="Arial" w:hAnsi="Arial" w:cs="Arial"/>
        </w:rPr>
        <w:t>a</w:t>
      </w:r>
      <w:r w:rsidR="4F5CAE29" w:rsidRPr="3BB2554F">
        <w:rPr>
          <w:rFonts w:ascii="Arial" w:eastAsia="Arial" w:hAnsi="Arial" w:cs="Arial"/>
        </w:rPr>
        <w:t xml:space="preserve">nexos: </w:t>
      </w:r>
      <w:proofErr w:type="spellStart"/>
      <w:r w:rsidR="4F5CAE29" w:rsidRPr="3BB2554F">
        <w:rPr>
          <w:rFonts w:ascii="Arial" w:eastAsia="Arial" w:hAnsi="Arial" w:cs="Arial"/>
        </w:rPr>
        <w:t>list</w:t>
      </w:r>
      <w:proofErr w:type="spellEnd"/>
      <w:r w:rsidR="4F5CAE29" w:rsidRPr="3BB2554F">
        <w:rPr>
          <w:rFonts w:ascii="Arial" w:eastAsia="Arial" w:hAnsi="Arial" w:cs="Arial"/>
        </w:rPr>
        <w:t>&lt;</w:t>
      </w:r>
      <w:proofErr w:type="spellStart"/>
      <w:r w:rsidR="4F5CAE29" w:rsidRPr="3BB2554F">
        <w:rPr>
          <w:rFonts w:ascii="Arial" w:eastAsia="Arial" w:hAnsi="Arial" w:cs="Arial"/>
        </w:rPr>
        <w:t>document</w:t>
      </w:r>
      <w:proofErr w:type="spellEnd"/>
      <w:r w:rsidR="4F5CAE29" w:rsidRPr="3BB2554F">
        <w:rPr>
          <w:rFonts w:ascii="Arial" w:eastAsia="Arial" w:hAnsi="Arial" w:cs="Arial"/>
        </w:rPr>
        <w:t xml:space="preserve">&gt; </w:t>
      </w:r>
      <w:r w:rsidR="4199F647" w:rsidRPr="3BB2554F">
        <w:rPr>
          <w:rFonts w:ascii="Arial" w:eastAsia="Arial" w:hAnsi="Arial" w:cs="Arial"/>
        </w:rPr>
        <w:t>–</w:t>
      </w:r>
      <w:r w:rsidR="4F5CAE29" w:rsidRPr="3BB2554F">
        <w:rPr>
          <w:rFonts w:ascii="Arial" w:eastAsia="Arial" w:hAnsi="Arial" w:cs="Arial"/>
        </w:rPr>
        <w:t xml:space="preserve"> Lista de Documentos/Imagens Anexadas</w:t>
      </w:r>
    </w:p>
    <w:p w14:paraId="6D12E69E" w14:textId="7BCC30A6" w:rsidR="306D7E94" w:rsidRDefault="306D7E94" w:rsidP="137B8633">
      <w:pPr>
        <w:rPr>
          <w:rFonts w:ascii="Arial" w:eastAsia="Arial" w:hAnsi="Arial" w:cs="Arial"/>
          <w:b/>
          <w:bCs/>
        </w:rPr>
      </w:pPr>
      <w:r w:rsidRPr="7BD80FF4">
        <w:rPr>
          <w:rFonts w:ascii="Arial" w:eastAsia="Arial" w:hAnsi="Arial" w:cs="Arial"/>
          <w:b/>
          <w:bCs/>
        </w:rPr>
        <w:t>6. Vistoria</w:t>
      </w:r>
    </w:p>
    <w:p w14:paraId="7FD6A291" w14:textId="10F274CD" w:rsidR="306D7E94" w:rsidRDefault="306D7E94" w:rsidP="137B8633">
      <w:pPr>
        <w:rPr>
          <w:rFonts w:ascii="Arial" w:eastAsia="Arial" w:hAnsi="Arial" w:cs="Arial"/>
        </w:rPr>
      </w:pPr>
      <w:r w:rsidRPr="7BD80FF4">
        <w:rPr>
          <w:rFonts w:ascii="Arial" w:eastAsia="Arial" w:hAnsi="Arial" w:cs="Arial"/>
          <w:b/>
          <w:bCs/>
        </w:rPr>
        <w:t>Descrição:</w:t>
      </w:r>
      <w:r w:rsidRPr="7BD80FF4">
        <w:rPr>
          <w:rFonts w:ascii="Arial" w:eastAsia="Arial" w:hAnsi="Arial" w:cs="Arial"/>
        </w:rPr>
        <w:t xml:space="preserve"> Representa a inspeção feita de um imóvel, ligando cliente, vis</w:t>
      </w:r>
      <w:r w:rsidR="45594DB3" w:rsidRPr="7BD80FF4">
        <w:rPr>
          <w:rFonts w:ascii="Arial" w:eastAsia="Arial" w:hAnsi="Arial" w:cs="Arial"/>
        </w:rPr>
        <w:t>t</w:t>
      </w:r>
      <w:r w:rsidRPr="7BD80FF4">
        <w:rPr>
          <w:rFonts w:ascii="Arial" w:eastAsia="Arial" w:hAnsi="Arial" w:cs="Arial"/>
        </w:rPr>
        <w:t>oriador e imóvel.</w:t>
      </w:r>
    </w:p>
    <w:p w14:paraId="38C0E4C4" w14:textId="0C66A945" w:rsidR="306D7E94" w:rsidRDefault="306D7E94" w:rsidP="137B8633">
      <w:pPr>
        <w:rPr>
          <w:rFonts w:ascii="Arial" w:eastAsia="Arial" w:hAnsi="Arial" w:cs="Arial"/>
          <w:b/>
          <w:bCs/>
        </w:rPr>
      </w:pPr>
      <w:r w:rsidRPr="7BD80FF4">
        <w:rPr>
          <w:rFonts w:ascii="Arial" w:eastAsia="Arial" w:hAnsi="Arial" w:cs="Arial"/>
          <w:b/>
          <w:bCs/>
        </w:rPr>
        <w:t>Atributos:</w:t>
      </w:r>
    </w:p>
    <w:p w14:paraId="3F1CB207" w14:textId="5F13B635" w:rsidR="6A7F0E4A" w:rsidRDefault="6A7F0E4A" w:rsidP="137B8633">
      <w:pPr>
        <w:pStyle w:val="PargrafodaLista"/>
        <w:numPr>
          <w:ilvl w:val="0"/>
          <w:numId w:val="181"/>
        </w:numPr>
        <w:rPr>
          <w:rFonts w:ascii="Arial" w:eastAsia="Arial" w:hAnsi="Arial" w:cs="Arial"/>
        </w:rPr>
      </w:pPr>
      <w:proofErr w:type="spellStart"/>
      <w:r w:rsidRPr="7BD80FF4">
        <w:rPr>
          <w:rFonts w:ascii="Arial" w:eastAsia="Arial" w:hAnsi="Arial" w:cs="Arial"/>
        </w:rPr>
        <w:t>i</w:t>
      </w:r>
      <w:r w:rsidR="306D7E94" w:rsidRPr="7BD80FF4">
        <w:rPr>
          <w:rFonts w:ascii="Arial" w:eastAsia="Arial" w:hAnsi="Arial" w:cs="Arial"/>
        </w:rPr>
        <w:t>dVistoria</w:t>
      </w:r>
      <w:proofErr w:type="spellEnd"/>
      <w:r w:rsidR="306D7E94" w:rsidRPr="7BD80FF4">
        <w:rPr>
          <w:rFonts w:ascii="Arial" w:eastAsia="Arial" w:hAnsi="Arial" w:cs="Arial"/>
        </w:rPr>
        <w:t xml:space="preserve">: </w:t>
      </w:r>
      <w:proofErr w:type="spellStart"/>
      <w:r w:rsidR="306D7E94" w:rsidRPr="7BD80FF4">
        <w:rPr>
          <w:rFonts w:ascii="Arial" w:eastAsia="Arial" w:hAnsi="Arial" w:cs="Arial"/>
        </w:rPr>
        <w:t>int</w:t>
      </w:r>
      <w:proofErr w:type="spellEnd"/>
      <w:r w:rsidR="306D7E94" w:rsidRPr="7BD80FF4">
        <w:rPr>
          <w:rFonts w:ascii="Arial" w:eastAsia="Arial" w:hAnsi="Arial" w:cs="Arial"/>
        </w:rPr>
        <w:t xml:space="preserve"> – Identificador d</w:t>
      </w:r>
      <w:r w:rsidR="4F84514A" w:rsidRPr="7BD80FF4">
        <w:rPr>
          <w:rFonts w:ascii="Arial" w:eastAsia="Arial" w:hAnsi="Arial" w:cs="Arial"/>
        </w:rPr>
        <w:t>a</w:t>
      </w:r>
      <w:r w:rsidR="306D7E94" w:rsidRPr="7BD80FF4">
        <w:rPr>
          <w:rFonts w:ascii="Arial" w:eastAsia="Arial" w:hAnsi="Arial" w:cs="Arial"/>
        </w:rPr>
        <w:t xml:space="preserve"> Vistoria</w:t>
      </w:r>
    </w:p>
    <w:p w14:paraId="3DCED887" w14:textId="468C7E7D" w:rsidR="6A7F0E4A" w:rsidRDefault="6A7F0E4A" w:rsidP="137B8633">
      <w:pPr>
        <w:pStyle w:val="PargrafodaLista"/>
        <w:numPr>
          <w:ilvl w:val="0"/>
          <w:numId w:val="181"/>
        </w:numPr>
        <w:rPr>
          <w:rFonts w:ascii="Arial" w:eastAsia="Arial" w:hAnsi="Arial" w:cs="Arial"/>
        </w:rPr>
      </w:pPr>
      <w:proofErr w:type="spellStart"/>
      <w:r w:rsidRPr="7BD80FF4">
        <w:rPr>
          <w:rFonts w:ascii="Arial" w:eastAsia="Arial" w:hAnsi="Arial" w:cs="Arial"/>
        </w:rPr>
        <w:t>i</w:t>
      </w:r>
      <w:r w:rsidR="6926CE80" w:rsidRPr="7BD80FF4">
        <w:rPr>
          <w:rFonts w:ascii="Arial" w:eastAsia="Arial" w:hAnsi="Arial" w:cs="Arial"/>
        </w:rPr>
        <w:t>dCliente</w:t>
      </w:r>
      <w:proofErr w:type="spellEnd"/>
      <w:r w:rsidR="6926CE80" w:rsidRPr="7BD80FF4">
        <w:rPr>
          <w:rFonts w:ascii="Arial" w:eastAsia="Arial" w:hAnsi="Arial" w:cs="Arial"/>
        </w:rPr>
        <w:t xml:space="preserve">: </w:t>
      </w:r>
      <w:proofErr w:type="spellStart"/>
      <w:proofErr w:type="gramStart"/>
      <w:r w:rsidR="6926CE80" w:rsidRPr="7BD80FF4">
        <w:rPr>
          <w:rFonts w:ascii="Arial" w:eastAsia="Arial" w:hAnsi="Arial" w:cs="Arial"/>
        </w:rPr>
        <w:t>int</w:t>
      </w:r>
      <w:proofErr w:type="spellEnd"/>
      <w:r w:rsidR="6926CE80" w:rsidRPr="7BD80FF4">
        <w:rPr>
          <w:rFonts w:ascii="Arial" w:eastAsia="Arial" w:hAnsi="Arial" w:cs="Arial"/>
        </w:rPr>
        <w:t xml:space="preserve"> </w:t>
      </w:r>
      <w:r w:rsidR="774138D6" w:rsidRPr="7BD80FF4">
        <w:rPr>
          <w:rFonts w:ascii="Arial" w:eastAsia="Arial" w:hAnsi="Arial" w:cs="Arial"/>
        </w:rPr>
        <w:t xml:space="preserve"> </w:t>
      </w:r>
      <w:r w:rsidR="4AE08859" w:rsidRPr="7BD80FF4">
        <w:rPr>
          <w:rFonts w:ascii="Arial" w:eastAsia="Arial" w:hAnsi="Arial" w:cs="Arial"/>
        </w:rPr>
        <w:t>–</w:t>
      </w:r>
      <w:proofErr w:type="gramEnd"/>
      <w:r w:rsidR="774138D6" w:rsidRPr="7BD80FF4">
        <w:rPr>
          <w:rFonts w:ascii="Arial" w:eastAsia="Arial" w:hAnsi="Arial" w:cs="Arial"/>
        </w:rPr>
        <w:t xml:space="preserve"> Cliente Vinculado</w:t>
      </w:r>
    </w:p>
    <w:p w14:paraId="549B02D2" w14:textId="5986043A" w:rsidR="179CD5EE" w:rsidRDefault="179CD5EE" w:rsidP="137B8633">
      <w:pPr>
        <w:pStyle w:val="PargrafodaLista"/>
        <w:numPr>
          <w:ilvl w:val="0"/>
          <w:numId w:val="181"/>
        </w:numPr>
        <w:rPr>
          <w:rFonts w:ascii="Arial" w:eastAsia="Arial" w:hAnsi="Arial" w:cs="Arial"/>
        </w:rPr>
      </w:pPr>
      <w:proofErr w:type="spellStart"/>
      <w:r w:rsidRPr="7BD80FF4">
        <w:rPr>
          <w:rFonts w:ascii="Arial" w:eastAsia="Arial" w:hAnsi="Arial" w:cs="Arial"/>
        </w:rPr>
        <w:t>i</w:t>
      </w:r>
      <w:r w:rsidR="774138D6" w:rsidRPr="7BD80FF4">
        <w:rPr>
          <w:rFonts w:ascii="Arial" w:eastAsia="Arial" w:hAnsi="Arial" w:cs="Arial"/>
        </w:rPr>
        <w:t>dImovel</w:t>
      </w:r>
      <w:proofErr w:type="spellEnd"/>
      <w:r w:rsidR="774138D6" w:rsidRPr="7BD80FF4">
        <w:rPr>
          <w:rFonts w:ascii="Arial" w:eastAsia="Arial" w:hAnsi="Arial" w:cs="Arial"/>
        </w:rPr>
        <w:t xml:space="preserve">: </w:t>
      </w:r>
      <w:proofErr w:type="spellStart"/>
      <w:r w:rsidR="774138D6" w:rsidRPr="7BD80FF4">
        <w:rPr>
          <w:rFonts w:ascii="Arial" w:eastAsia="Arial" w:hAnsi="Arial" w:cs="Arial"/>
        </w:rPr>
        <w:t>int</w:t>
      </w:r>
      <w:proofErr w:type="spellEnd"/>
      <w:r w:rsidR="774138D6" w:rsidRPr="7BD80FF4">
        <w:rPr>
          <w:rFonts w:ascii="Arial" w:eastAsia="Arial" w:hAnsi="Arial" w:cs="Arial"/>
        </w:rPr>
        <w:t xml:space="preserve"> </w:t>
      </w:r>
      <w:r w:rsidR="1199E75B" w:rsidRPr="7BD80FF4">
        <w:rPr>
          <w:rFonts w:ascii="Arial" w:eastAsia="Arial" w:hAnsi="Arial" w:cs="Arial"/>
        </w:rPr>
        <w:t>–</w:t>
      </w:r>
      <w:r w:rsidR="774138D6" w:rsidRPr="7BD80FF4">
        <w:rPr>
          <w:rFonts w:ascii="Arial" w:eastAsia="Arial" w:hAnsi="Arial" w:cs="Arial"/>
        </w:rPr>
        <w:t xml:space="preserve"> Imóvel Vistoriado</w:t>
      </w:r>
    </w:p>
    <w:p w14:paraId="696D3AC0" w14:textId="115E29FE" w:rsidR="179CD5EE" w:rsidRDefault="179CD5EE" w:rsidP="137B8633">
      <w:pPr>
        <w:pStyle w:val="PargrafodaLista"/>
        <w:numPr>
          <w:ilvl w:val="0"/>
          <w:numId w:val="181"/>
        </w:numPr>
        <w:rPr>
          <w:rFonts w:ascii="Arial" w:eastAsia="Arial" w:hAnsi="Arial" w:cs="Arial"/>
        </w:rPr>
      </w:pPr>
      <w:proofErr w:type="spellStart"/>
      <w:r w:rsidRPr="7BD80FF4">
        <w:rPr>
          <w:rFonts w:ascii="Arial" w:eastAsia="Arial" w:hAnsi="Arial" w:cs="Arial"/>
        </w:rPr>
        <w:t>i</w:t>
      </w:r>
      <w:r w:rsidR="774138D6" w:rsidRPr="7BD80FF4">
        <w:rPr>
          <w:rFonts w:ascii="Arial" w:eastAsia="Arial" w:hAnsi="Arial" w:cs="Arial"/>
        </w:rPr>
        <w:t>dRelatorio</w:t>
      </w:r>
      <w:proofErr w:type="spellEnd"/>
      <w:r w:rsidR="774138D6" w:rsidRPr="7BD80FF4">
        <w:rPr>
          <w:rFonts w:ascii="Arial" w:eastAsia="Arial" w:hAnsi="Arial" w:cs="Arial"/>
        </w:rPr>
        <w:t xml:space="preserve">: </w:t>
      </w:r>
      <w:proofErr w:type="spellStart"/>
      <w:r w:rsidR="774138D6" w:rsidRPr="7BD80FF4">
        <w:rPr>
          <w:rFonts w:ascii="Arial" w:eastAsia="Arial" w:hAnsi="Arial" w:cs="Arial"/>
        </w:rPr>
        <w:t>int</w:t>
      </w:r>
      <w:proofErr w:type="spellEnd"/>
      <w:r w:rsidR="774138D6" w:rsidRPr="7BD80FF4">
        <w:rPr>
          <w:rFonts w:ascii="Arial" w:eastAsia="Arial" w:hAnsi="Arial" w:cs="Arial"/>
        </w:rPr>
        <w:t xml:space="preserve"> </w:t>
      </w:r>
      <w:r w:rsidR="0B419B84" w:rsidRPr="7BD80FF4">
        <w:rPr>
          <w:rFonts w:ascii="Arial" w:eastAsia="Arial" w:hAnsi="Arial" w:cs="Arial"/>
        </w:rPr>
        <w:t>–</w:t>
      </w:r>
      <w:r w:rsidR="774138D6" w:rsidRPr="7BD80FF4">
        <w:rPr>
          <w:rFonts w:ascii="Arial" w:eastAsia="Arial" w:hAnsi="Arial" w:cs="Arial"/>
        </w:rPr>
        <w:t xml:space="preserve"> Relatório Associado</w:t>
      </w:r>
    </w:p>
    <w:p w14:paraId="767547CD" w14:textId="673ADBB3" w:rsidR="6D11C0B0" w:rsidRDefault="6D11C0B0" w:rsidP="137B8633">
      <w:pPr>
        <w:pStyle w:val="PargrafodaLista"/>
        <w:numPr>
          <w:ilvl w:val="0"/>
          <w:numId w:val="181"/>
        </w:numPr>
        <w:rPr>
          <w:rFonts w:ascii="Arial" w:eastAsia="Arial" w:hAnsi="Arial" w:cs="Arial"/>
        </w:rPr>
      </w:pPr>
      <w:proofErr w:type="spellStart"/>
      <w:r w:rsidRPr="7BD80FF4">
        <w:rPr>
          <w:rFonts w:ascii="Arial" w:eastAsia="Arial" w:hAnsi="Arial" w:cs="Arial"/>
        </w:rPr>
        <w:t>i</w:t>
      </w:r>
      <w:r w:rsidR="774138D6" w:rsidRPr="7BD80FF4">
        <w:rPr>
          <w:rFonts w:ascii="Arial" w:eastAsia="Arial" w:hAnsi="Arial" w:cs="Arial"/>
        </w:rPr>
        <w:t>dVistoriador</w:t>
      </w:r>
      <w:proofErr w:type="spellEnd"/>
      <w:r w:rsidR="774138D6" w:rsidRPr="7BD80FF4">
        <w:rPr>
          <w:rFonts w:ascii="Arial" w:eastAsia="Arial" w:hAnsi="Arial" w:cs="Arial"/>
        </w:rPr>
        <w:t xml:space="preserve">: </w:t>
      </w:r>
      <w:proofErr w:type="spellStart"/>
      <w:r w:rsidR="774138D6" w:rsidRPr="7BD80FF4">
        <w:rPr>
          <w:rFonts w:ascii="Arial" w:eastAsia="Arial" w:hAnsi="Arial" w:cs="Arial"/>
        </w:rPr>
        <w:t>int</w:t>
      </w:r>
      <w:proofErr w:type="spellEnd"/>
      <w:r w:rsidR="774138D6" w:rsidRPr="7BD80FF4">
        <w:rPr>
          <w:rFonts w:ascii="Arial" w:eastAsia="Arial" w:hAnsi="Arial" w:cs="Arial"/>
        </w:rPr>
        <w:t xml:space="preserve"> </w:t>
      </w:r>
      <w:r w:rsidR="34D19549" w:rsidRPr="7BD80FF4">
        <w:rPr>
          <w:rFonts w:ascii="Arial" w:eastAsia="Arial" w:hAnsi="Arial" w:cs="Arial"/>
        </w:rPr>
        <w:t>–</w:t>
      </w:r>
      <w:r w:rsidR="774138D6" w:rsidRPr="7BD80FF4">
        <w:rPr>
          <w:rFonts w:ascii="Arial" w:eastAsia="Arial" w:hAnsi="Arial" w:cs="Arial"/>
        </w:rPr>
        <w:t xml:space="preserve"> Responsável pela Vistoria</w:t>
      </w:r>
    </w:p>
    <w:p w14:paraId="253F85DD" w14:textId="6634D763" w:rsidR="018D6F33" w:rsidRDefault="018D6F33" w:rsidP="137B8633">
      <w:pPr>
        <w:pStyle w:val="PargrafodaLista"/>
        <w:numPr>
          <w:ilvl w:val="0"/>
          <w:numId w:val="181"/>
        </w:numPr>
        <w:rPr>
          <w:rFonts w:ascii="Arial" w:eastAsia="Arial" w:hAnsi="Arial" w:cs="Arial"/>
        </w:rPr>
      </w:pPr>
      <w:proofErr w:type="spellStart"/>
      <w:r w:rsidRPr="7BD80FF4">
        <w:rPr>
          <w:rFonts w:ascii="Arial" w:eastAsia="Arial" w:hAnsi="Arial" w:cs="Arial"/>
        </w:rPr>
        <w:t>d</w:t>
      </w:r>
      <w:r w:rsidR="774138D6" w:rsidRPr="7BD80FF4">
        <w:rPr>
          <w:rFonts w:ascii="Arial" w:eastAsia="Arial" w:hAnsi="Arial" w:cs="Arial"/>
        </w:rPr>
        <w:t>ataInicio</w:t>
      </w:r>
      <w:proofErr w:type="spellEnd"/>
      <w:r w:rsidR="774138D6" w:rsidRPr="7BD80FF4">
        <w:rPr>
          <w:rFonts w:ascii="Arial" w:eastAsia="Arial" w:hAnsi="Arial" w:cs="Arial"/>
        </w:rPr>
        <w:t xml:space="preserve">: date </w:t>
      </w:r>
      <w:r w:rsidR="33A53229" w:rsidRPr="7BD80FF4">
        <w:rPr>
          <w:rFonts w:ascii="Arial" w:eastAsia="Arial" w:hAnsi="Arial" w:cs="Arial"/>
        </w:rPr>
        <w:t>–</w:t>
      </w:r>
      <w:r w:rsidR="774138D6" w:rsidRPr="7BD80FF4">
        <w:rPr>
          <w:rFonts w:ascii="Arial" w:eastAsia="Arial" w:hAnsi="Arial" w:cs="Arial"/>
        </w:rPr>
        <w:t xml:space="preserve"> Início da Vistoria</w:t>
      </w:r>
    </w:p>
    <w:p w14:paraId="3A5A3E82" w14:textId="29B1F729" w:rsidR="018D6F33" w:rsidRDefault="018D6F33" w:rsidP="137B8633">
      <w:pPr>
        <w:pStyle w:val="PargrafodaLista"/>
        <w:numPr>
          <w:ilvl w:val="0"/>
          <w:numId w:val="181"/>
        </w:numPr>
        <w:rPr>
          <w:rFonts w:ascii="Arial" w:eastAsia="Arial" w:hAnsi="Arial" w:cs="Arial"/>
        </w:rPr>
      </w:pPr>
      <w:proofErr w:type="spellStart"/>
      <w:r w:rsidRPr="7BD80FF4">
        <w:rPr>
          <w:rFonts w:ascii="Arial" w:eastAsia="Arial" w:hAnsi="Arial" w:cs="Arial"/>
        </w:rPr>
        <w:t>d</w:t>
      </w:r>
      <w:r w:rsidR="774138D6" w:rsidRPr="7BD80FF4">
        <w:rPr>
          <w:rFonts w:ascii="Arial" w:eastAsia="Arial" w:hAnsi="Arial" w:cs="Arial"/>
        </w:rPr>
        <w:t>ataFim</w:t>
      </w:r>
      <w:proofErr w:type="spellEnd"/>
      <w:r w:rsidR="774138D6" w:rsidRPr="7BD80FF4">
        <w:rPr>
          <w:rFonts w:ascii="Arial" w:eastAsia="Arial" w:hAnsi="Arial" w:cs="Arial"/>
        </w:rPr>
        <w:t xml:space="preserve">: date </w:t>
      </w:r>
      <w:r w:rsidR="7594784A" w:rsidRPr="7BD80FF4">
        <w:rPr>
          <w:rFonts w:ascii="Arial" w:eastAsia="Arial" w:hAnsi="Arial" w:cs="Arial"/>
        </w:rPr>
        <w:t>–</w:t>
      </w:r>
      <w:r w:rsidR="774138D6" w:rsidRPr="7BD80FF4">
        <w:rPr>
          <w:rFonts w:ascii="Arial" w:eastAsia="Arial" w:hAnsi="Arial" w:cs="Arial"/>
        </w:rPr>
        <w:t xml:space="preserve"> Término da Vistoria</w:t>
      </w:r>
    </w:p>
    <w:p w14:paraId="402D8F20" w14:textId="0E149C1F" w:rsidR="137B8633" w:rsidRDefault="10FC726A" w:rsidP="3BB2554F">
      <w:pPr>
        <w:pStyle w:val="PargrafodaLista"/>
        <w:numPr>
          <w:ilvl w:val="0"/>
          <w:numId w:val="181"/>
        </w:numPr>
        <w:rPr>
          <w:rFonts w:ascii="Arial" w:eastAsia="Arial" w:hAnsi="Arial" w:cs="Arial"/>
        </w:rPr>
      </w:pPr>
      <w:r w:rsidRPr="3BB2554F">
        <w:rPr>
          <w:rFonts w:ascii="Arial" w:eastAsia="Arial" w:hAnsi="Arial" w:cs="Arial"/>
        </w:rPr>
        <w:t>s</w:t>
      </w:r>
      <w:r w:rsidR="46A94264" w:rsidRPr="3BB2554F">
        <w:rPr>
          <w:rFonts w:ascii="Arial" w:eastAsia="Arial" w:hAnsi="Arial" w:cs="Arial"/>
        </w:rPr>
        <w:t>tatus: enum – Status atual da Vistoria</w:t>
      </w:r>
    </w:p>
    <w:p w14:paraId="252C3D10" w14:textId="63A1EDB4" w:rsidR="5B0DDFE5" w:rsidRDefault="5B0DDFE5" w:rsidP="137B8633">
      <w:pPr>
        <w:rPr>
          <w:rFonts w:ascii="Arial" w:eastAsia="Arial" w:hAnsi="Arial" w:cs="Arial"/>
          <w:b/>
          <w:bCs/>
        </w:rPr>
      </w:pPr>
      <w:r w:rsidRPr="7BD80FF4">
        <w:rPr>
          <w:rFonts w:ascii="Arial" w:eastAsia="Arial" w:hAnsi="Arial" w:cs="Arial"/>
          <w:b/>
          <w:bCs/>
        </w:rPr>
        <w:t>7. Relatório Técnico</w:t>
      </w:r>
    </w:p>
    <w:p w14:paraId="08FFBD72" w14:textId="378665B7" w:rsidR="5B0DDFE5" w:rsidRDefault="5B0DDFE5" w:rsidP="137B8633">
      <w:pPr>
        <w:rPr>
          <w:rFonts w:ascii="Arial" w:eastAsia="Arial" w:hAnsi="Arial" w:cs="Arial"/>
        </w:rPr>
      </w:pPr>
      <w:r w:rsidRPr="7BD80FF4">
        <w:rPr>
          <w:rFonts w:ascii="Arial" w:eastAsia="Arial" w:hAnsi="Arial" w:cs="Arial"/>
          <w:b/>
          <w:bCs/>
        </w:rPr>
        <w:t>Descrição:</w:t>
      </w:r>
      <w:r w:rsidRPr="7BD80FF4">
        <w:rPr>
          <w:rFonts w:ascii="Arial" w:eastAsia="Arial" w:hAnsi="Arial" w:cs="Arial"/>
        </w:rPr>
        <w:t xml:space="preserve"> Detalha tecnicamente as condições do imóvel após a vistoria.</w:t>
      </w:r>
    </w:p>
    <w:p w14:paraId="1EB13124" w14:textId="0C66A945" w:rsidR="5B0DDFE5" w:rsidRDefault="5B0DDFE5" w:rsidP="137B8633">
      <w:pPr>
        <w:rPr>
          <w:rFonts w:ascii="Arial" w:eastAsia="Arial" w:hAnsi="Arial" w:cs="Arial"/>
          <w:b/>
          <w:bCs/>
        </w:rPr>
      </w:pPr>
      <w:r w:rsidRPr="7BD80FF4">
        <w:rPr>
          <w:rFonts w:ascii="Arial" w:eastAsia="Arial" w:hAnsi="Arial" w:cs="Arial"/>
          <w:b/>
          <w:bCs/>
        </w:rPr>
        <w:t>Atributos:</w:t>
      </w:r>
    </w:p>
    <w:p w14:paraId="77DB9E86" w14:textId="21128CA3" w:rsidR="5E8FE4B7" w:rsidRDefault="5E8FE4B7" w:rsidP="137B8633">
      <w:pPr>
        <w:pStyle w:val="PargrafodaLista"/>
        <w:numPr>
          <w:ilvl w:val="0"/>
          <w:numId w:val="181"/>
        </w:numPr>
        <w:rPr>
          <w:rFonts w:ascii="Arial" w:eastAsia="Arial" w:hAnsi="Arial" w:cs="Arial"/>
        </w:rPr>
      </w:pPr>
      <w:proofErr w:type="spellStart"/>
      <w:r w:rsidRPr="7BD80FF4">
        <w:rPr>
          <w:rFonts w:ascii="Arial" w:eastAsia="Arial" w:hAnsi="Arial" w:cs="Arial"/>
        </w:rPr>
        <w:t>i</w:t>
      </w:r>
      <w:r w:rsidR="5B0DDFE5" w:rsidRPr="7BD80FF4">
        <w:rPr>
          <w:rFonts w:ascii="Arial" w:eastAsia="Arial" w:hAnsi="Arial" w:cs="Arial"/>
        </w:rPr>
        <w:t>dVistoria</w:t>
      </w:r>
      <w:proofErr w:type="spellEnd"/>
      <w:r w:rsidR="5B0DDFE5" w:rsidRPr="7BD80FF4">
        <w:rPr>
          <w:rFonts w:ascii="Arial" w:eastAsia="Arial" w:hAnsi="Arial" w:cs="Arial"/>
        </w:rPr>
        <w:t xml:space="preserve">: </w:t>
      </w:r>
      <w:proofErr w:type="spellStart"/>
      <w:r w:rsidR="5B0DDFE5" w:rsidRPr="7BD80FF4">
        <w:rPr>
          <w:rFonts w:ascii="Arial" w:eastAsia="Arial" w:hAnsi="Arial" w:cs="Arial"/>
        </w:rPr>
        <w:t>int</w:t>
      </w:r>
      <w:proofErr w:type="spellEnd"/>
      <w:r w:rsidR="5B0DDFE5" w:rsidRPr="7BD80FF4">
        <w:rPr>
          <w:rFonts w:ascii="Arial" w:eastAsia="Arial" w:hAnsi="Arial" w:cs="Arial"/>
        </w:rPr>
        <w:t xml:space="preserve"> – Identificador d</w:t>
      </w:r>
      <w:r w:rsidR="5544EC6B" w:rsidRPr="7BD80FF4">
        <w:rPr>
          <w:rFonts w:ascii="Arial" w:eastAsia="Arial" w:hAnsi="Arial" w:cs="Arial"/>
        </w:rPr>
        <w:t>a</w:t>
      </w:r>
      <w:r w:rsidR="5B0DDFE5" w:rsidRPr="7BD80FF4">
        <w:rPr>
          <w:rFonts w:ascii="Arial" w:eastAsia="Arial" w:hAnsi="Arial" w:cs="Arial"/>
        </w:rPr>
        <w:t xml:space="preserve"> Vistoria</w:t>
      </w:r>
    </w:p>
    <w:p w14:paraId="60430FEB" w14:textId="42F4AFA8" w:rsidR="0834BE54" w:rsidRDefault="0834BE54" w:rsidP="137B8633">
      <w:pPr>
        <w:pStyle w:val="PargrafodaLista"/>
        <w:numPr>
          <w:ilvl w:val="0"/>
          <w:numId w:val="183"/>
        </w:numPr>
        <w:rPr>
          <w:rFonts w:ascii="Arial" w:eastAsia="Arial" w:hAnsi="Arial" w:cs="Arial"/>
        </w:rPr>
      </w:pPr>
      <w:proofErr w:type="spellStart"/>
      <w:r w:rsidRPr="7BD80FF4">
        <w:rPr>
          <w:rFonts w:ascii="Arial" w:eastAsia="Arial" w:hAnsi="Arial" w:cs="Arial"/>
        </w:rPr>
        <w:t>e</w:t>
      </w:r>
      <w:r w:rsidR="6523D6F0" w:rsidRPr="7BD80FF4">
        <w:rPr>
          <w:rFonts w:ascii="Arial" w:eastAsia="Arial" w:hAnsi="Arial" w:cs="Arial"/>
        </w:rPr>
        <w:t>stadoConservacaoEstrutura</w:t>
      </w:r>
      <w:proofErr w:type="spellEnd"/>
      <w:r w:rsidR="6523D6F0" w:rsidRPr="7BD80FF4">
        <w:rPr>
          <w:rFonts w:ascii="Arial" w:eastAsia="Arial" w:hAnsi="Arial" w:cs="Arial"/>
        </w:rPr>
        <w:t>: enum – Estado da Estrutura</w:t>
      </w:r>
    </w:p>
    <w:p w14:paraId="6AB8BF5E" w14:textId="1D7AAC15" w:rsidR="0834BE54" w:rsidRDefault="0834BE54" w:rsidP="137B8633">
      <w:pPr>
        <w:pStyle w:val="PargrafodaLista"/>
        <w:numPr>
          <w:ilvl w:val="0"/>
          <w:numId w:val="183"/>
        </w:numPr>
        <w:rPr>
          <w:rFonts w:ascii="Arial" w:eastAsia="Arial" w:hAnsi="Arial" w:cs="Arial"/>
        </w:rPr>
      </w:pPr>
      <w:proofErr w:type="spellStart"/>
      <w:r w:rsidRPr="7BD80FF4">
        <w:rPr>
          <w:rFonts w:ascii="Arial" w:eastAsia="Arial" w:hAnsi="Arial" w:cs="Arial"/>
        </w:rPr>
        <w:t>e</w:t>
      </w:r>
      <w:r w:rsidR="6523D6F0" w:rsidRPr="7BD80FF4">
        <w:rPr>
          <w:rFonts w:ascii="Arial" w:eastAsia="Arial" w:hAnsi="Arial" w:cs="Arial"/>
        </w:rPr>
        <w:t>stadoConservacaoPintura</w:t>
      </w:r>
      <w:proofErr w:type="spellEnd"/>
      <w:r w:rsidR="6523D6F0" w:rsidRPr="7BD80FF4">
        <w:rPr>
          <w:rFonts w:ascii="Arial" w:eastAsia="Arial" w:hAnsi="Arial" w:cs="Arial"/>
        </w:rPr>
        <w:t>: enum – Estado da Pintura</w:t>
      </w:r>
    </w:p>
    <w:p w14:paraId="1DD6B413" w14:textId="7F41E571" w:rsidR="11904D2F" w:rsidRDefault="11904D2F" w:rsidP="137B8633">
      <w:pPr>
        <w:pStyle w:val="PargrafodaLista"/>
        <w:numPr>
          <w:ilvl w:val="0"/>
          <w:numId w:val="183"/>
        </w:numPr>
        <w:rPr>
          <w:rFonts w:ascii="Arial" w:eastAsia="Arial" w:hAnsi="Arial" w:cs="Arial"/>
        </w:rPr>
      </w:pPr>
      <w:proofErr w:type="spellStart"/>
      <w:r w:rsidRPr="7BD80FF4">
        <w:rPr>
          <w:rFonts w:ascii="Arial" w:eastAsia="Arial" w:hAnsi="Arial" w:cs="Arial"/>
        </w:rPr>
        <w:t>e</w:t>
      </w:r>
      <w:r w:rsidR="6523D6F0" w:rsidRPr="7BD80FF4">
        <w:rPr>
          <w:rFonts w:ascii="Arial" w:eastAsia="Arial" w:hAnsi="Arial" w:cs="Arial"/>
        </w:rPr>
        <w:t>stadoInstalacaoEletrica</w:t>
      </w:r>
      <w:proofErr w:type="spellEnd"/>
      <w:r w:rsidR="6523D6F0" w:rsidRPr="7BD80FF4">
        <w:rPr>
          <w:rFonts w:ascii="Arial" w:eastAsia="Arial" w:hAnsi="Arial" w:cs="Arial"/>
        </w:rPr>
        <w:t>: enum – Estado das Instalações Elétricas</w:t>
      </w:r>
    </w:p>
    <w:p w14:paraId="545E1678" w14:textId="5EF8C1B9" w:rsidR="11904D2F" w:rsidRDefault="11904D2F" w:rsidP="137B8633">
      <w:pPr>
        <w:pStyle w:val="PargrafodaLista"/>
        <w:numPr>
          <w:ilvl w:val="0"/>
          <w:numId w:val="183"/>
        </w:numPr>
        <w:rPr>
          <w:rFonts w:ascii="Arial" w:eastAsia="Arial" w:hAnsi="Arial" w:cs="Arial"/>
        </w:rPr>
      </w:pPr>
      <w:proofErr w:type="spellStart"/>
      <w:r w:rsidRPr="7BD80FF4">
        <w:rPr>
          <w:rFonts w:ascii="Arial" w:eastAsia="Arial" w:hAnsi="Arial" w:cs="Arial"/>
        </w:rPr>
        <w:t>e</w:t>
      </w:r>
      <w:r w:rsidR="6523D6F0" w:rsidRPr="7BD80FF4">
        <w:rPr>
          <w:rFonts w:ascii="Arial" w:eastAsia="Arial" w:hAnsi="Arial" w:cs="Arial"/>
        </w:rPr>
        <w:t>stadoInstalacaoHidraulica</w:t>
      </w:r>
      <w:proofErr w:type="spellEnd"/>
      <w:r w:rsidR="6523D6F0" w:rsidRPr="7BD80FF4">
        <w:rPr>
          <w:rFonts w:ascii="Arial" w:eastAsia="Arial" w:hAnsi="Arial" w:cs="Arial"/>
        </w:rPr>
        <w:t>: enum – Estado das Instalações Hidráulicas</w:t>
      </w:r>
    </w:p>
    <w:p w14:paraId="1C01E4BE" w14:textId="4276A7AF" w:rsidR="79507D1F" w:rsidRDefault="79507D1F" w:rsidP="137B8633">
      <w:pPr>
        <w:pStyle w:val="PargrafodaLista"/>
        <w:numPr>
          <w:ilvl w:val="0"/>
          <w:numId w:val="183"/>
        </w:numPr>
        <w:rPr>
          <w:rFonts w:ascii="Arial" w:eastAsia="Arial" w:hAnsi="Arial" w:cs="Arial"/>
        </w:rPr>
      </w:pPr>
      <w:proofErr w:type="spellStart"/>
      <w:r w:rsidRPr="7BD80FF4">
        <w:rPr>
          <w:rFonts w:ascii="Arial" w:eastAsia="Arial" w:hAnsi="Arial" w:cs="Arial"/>
        </w:rPr>
        <w:t>e</w:t>
      </w:r>
      <w:r w:rsidR="1BC25800" w:rsidRPr="7BD80FF4">
        <w:rPr>
          <w:rFonts w:ascii="Arial" w:eastAsia="Arial" w:hAnsi="Arial" w:cs="Arial"/>
        </w:rPr>
        <w:t>stadoTelhado</w:t>
      </w:r>
      <w:proofErr w:type="spellEnd"/>
      <w:r w:rsidR="1BC25800" w:rsidRPr="7BD80FF4">
        <w:rPr>
          <w:rFonts w:ascii="Arial" w:eastAsia="Arial" w:hAnsi="Arial" w:cs="Arial"/>
        </w:rPr>
        <w:t>: enum – Condição do Telhado</w:t>
      </w:r>
    </w:p>
    <w:p w14:paraId="1666FB75" w14:textId="6387E5D5" w:rsidR="79507D1F" w:rsidRDefault="79507D1F" w:rsidP="137B8633">
      <w:pPr>
        <w:pStyle w:val="PargrafodaLista"/>
        <w:numPr>
          <w:ilvl w:val="0"/>
          <w:numId w:val="183"/>
        </w:numPr>
        <w:rPr>
          <w:rFonts w:ascii="Arial" w:eastAsia="Arial" w:hAnsi="Arial" w:cs="Arial"/>
        </w:rPr>
      </w:pPr>
      <w:proofErr w:type="spellStart"/>
      <w:r w:rsidRPr="7BD80FF4">
        <w:rPr>
          <w:rFonts w:ascii="Arial" w:eastAsia="Arial" w:hAnsi="Arial" w:cs="Arial"/>
        </w:rPr>
        <w:t>e</w:t>
      </w:r>
      <w:r w:rsidR="1BC25800" w:rsidRPr="7BD80FF4">
        <w:rPr>
          <w:rFonts w:ascii="Arial" w:eastAsia="Arial" w:hAnsi="Arial" w:cs="Arial"/>
        </w:rPr>
        <w:t>stadoPiso</w:t>
      </w:r>
      <w:proofErr w:type="spellEnd"/>
      <w:r w:rsidR="1BC25800" w:rsidRPr="7BD80FF4">
        <w:rPr>
          <w:rFonts w:ascii="Arial" w:eastAsia="Arial" w:hAnsi="Arial" w:cs="Arial"/>
        </w:rPr>
        <w:t>: enum – Condição do Piso</w:t>
      </w:r>
    </w:p>
    <w:p w14:paraId="34D149B1" w14:textId="5C9332D9" w:rsidR="311BC233" w:rsidRDefault="311BC233" w:rsidP="137B8633">
      <w:pPr>
        <w:pStyle w:val="PargrafodaLista"/>
        <w:numPr>
          <w:ilvl w:val="0"/>
          <w:numId w:val="183"/>
        </w:numPr>
        <w:rPr>
          <w:rFonts w:ascii="Arial" w:eastAsia="Arial" w:hAnsi="Arial" w:cs="Arial"/>
        </w:rPr>
      </w:pPr>
      <w:proofErr w:type="spellStart"/>
      <w:r w:rsidRPr="7BD80FF4">
        <w:rPr>
          <w:rFonts w:ascii="Arial" w:eastAsia="Arial" w:hAnsi="Arial" w:cs="Arial"/>
        </w:rPr>
        <w:t>s</w:t>
      </w:r>
      <w:r w:rsidR="1BC25800" w:rsidRPr="7BD80FF4">
        <w:rPr>
          <w:rFonts w:ascii="Arial" w:eastAsia="Arial" w:hAnsi="Arial" w:cs="Arial"/>
        </w:rPr>
        <w:t>egurançaPortasJanelas</w:t>
      </w:r>
      <w:proofErr w:type="spellEnd"/>
      <w:r w:rsidR="1BC25800" w:rsidRPr="7BD80FF4">
        <w:rPr>
          <w:rFonts w:ascii="Arial" w:eastAsia="Arial" w:hAnsi="Arial" w:cs="Arial"/>
        </w:rPr>
        <w:t xml:space="preserve">: </w:t>
      </w:r>
      <w:proofErr w:type="spellStart"/>
      <w:r w:rsidR="1BC25800" w:rsidRPr="7BD80FF4">
        <w:rPr>
          <w:rFonts w:ascii="Arial" w:eastAsia="Arial" w:hAnsi="Arial" w:cs="Arial"/>
        </w:rPr>
        <w:t>boolean</w:t>
      </w:r>
      <w:proofErr w:type="spellEnd"/>
      <w:r w:rsidR="1BC25800" w:rsidRPr="7BD80FF4">
        <w:rPr>
          <w:rFonts w:ascii="Arial" w:eastAsia="Arial" w:hAnsi="Arial" w:cs="Arial"/>
        </w:rPr>
        <w:t xml:space="preserve"> – Segurança em Portas/Janelas</w:t>
      </w:r>
    </w:p>
    <w:p w14:paraId="24E0D632" w14:textId="1F58379E" w:rsidR="311BC233" w:rsidRDefault="311BC233" w:rsidP="137B8633">
      <w:pPr>
        <w:pStyle w:val="PargrafodaLista"/>
        <w:numPr>
          <w:ilvl w:val="0"/>
          <w:numId w:val="183"/>
        </w:numPr>
        <w:rPr>
          <w:rFonts w:ascii="Arial" w:eastAsia="Arial" w:hAnsi="Arial" w:cs="Arial"/>
        </w:rPr>
      </w:pPr>
      <w:proofErr w:type="spellStart"/>
      <w:r w:rsidRPr="7BD80FF4">
        <w:rPr>
          <w:rFonts w:ascii="Arial" w:eastAsia="Arial" w:hAnsi="Arial" w:cs="Arial"/>
        </w:rPr>
        <w:t>f</w:t>
      </w:r>
      <w:r w:rsidR="1BC25800" w:rsidRPr="7BD80FF4">
        <w:rPr>
          <w:rFonts w:ascii="Arial" w:eastAsia="Arial" w:hAnsi="Arial" w:cs="Arial"/>
        </w:rPr>
        <w:t>uncionamentoSistemasAlarme</w:t>
      </w:r>
      <w:proofErr w:type="spellEnd"/>
      <w:r w:rsidR="1BC25800" w:rsidRPr="7BD80FF4">
        <w:rPr>
          <w:rFonts w:ascii="Arial" w:eastAsia="Arial" w:hAnsi="Arial" w:cs="Arial"/>
        </w:rPr>
        <w:t xml:space="preserve">: </w:t>
      </w:r>
      <w:proofErr w:type="spellStart"/>
      <w:r w:rsidR="1BC25800" w:rsidRPr="7BD80FF4">
        <w:rPr>
          <w:rFonts w:ascii="Arial" w:eastAsia="Arial" w:hAnsi="Arial" w:cs="Arial"/>
        </w:rPr>
        <w:t>boolean</w:t>
      </w:r>
      <w:proofErr w:type="spellEnd"/>
      <w:r w:rsidR="1BC25800" w:rsidRPr="7BD80FF4">
        <w:rPr>
          <w:rFonts w:ascii="Arial" w:eastAsia="Arial" w:hAnsi="Arial" w:cs="Arial"/>
        </w:rPr>
        <w:t xml:space="preserve"> – Funcionamento do Alarme</w:t>
      </w:r>
    </w:p>
    <w:p w14:paraId="3C53526A" w14:textId="38A00EA1" w:rsidR="629CA81E" w:rsidRDefault="629CA81E" w:rsidP="137B8633">
      <w:pPr>
        <w:pStyle w:val="PargrafodaLista"/>
        <w:numPr>
          <w:ilvl w:val="0"/>
          <w:numId w:val="183"/>
        </w:numPr>
        <w:rPr>
          <w:rFonts w:ascii="Arial" w:eastAsia="Arial" w:hAnsi="Arial" w:cs="Arial"/>
        </w:rPr>
      </w:pPr>
      <w:proofErr w:type="spellStart"/>
      <w:r w:rsidRPr="7BD80FF4">
        <w:rPr>
          <w:rFonts w:ascii="Arial" w:eastAsia="Arial" w:hAnsi="Arial" w:cs="Arial"/>
        </w:rPr>
        <w:t>p</w:t>
      </w:r>
      <w:r w:rsidR="1BC25800" w:rsidRPr="7BD80FF4">
        <w:rPr>
          <w:rFonts w:ascii="Arial" w:eastAsia="Arial" w:hAnsi="Arial" w:cs="Arial"/>
        </w:rPr>
        <w:t>resencaPragas</w:t>
      </w:r>
      <w:proofErr w:type="spellEnd"/>
      <w:r w:rsidR="1BC25800" w:rsidRPr="7BD80FF4">
        <w:rPr>
          <w:rFonts w:ascii="Arial" w:eastAsia="Arial" w:hAnsi="Arial" w:cs="Arial"/>
        </w:rPr>
        <w:t xml:space="preserve">: </w:t>
      </w:r>
      <w:proofErr w:type="spellStart"/>
      <w:r w:rsidR="1BC25800" w:rsidRPr="7BD80FF4">
        <w:rPr>
          <w:rFonts w:ascii="Arial" w:eastAsia="Arial" w:hAnsi="Arial" w:cs="Arial"/>
        </w:rPr>
        <w:t>boolean</w:t>
      </w:r>
      <w:proofErr w:type="spellEnd"/>
      <w:r w:rsidR="1BC25800" w:rsidRPr="7BD80FF4">
        <w:rPr>
          <w:rFonts w:ascii="Arial" w:eastAsia="Arial" w:hAnsi="Arial" w:cs="Arial"/>
        </w:rPr>
        <w:t xml:space="preserve"> </w:t>
      </w:r>
      <w:r w:rsidR="14CE4B0D" w:rsidRPr="7BD80FF4">
        <w:rPr>
          <w:rFonts w:ascii="Arial" w:eastAsia="Arial" w:hAnsi="Arial" w:cs="Arial"/>
        </w:rPr>
        <w:t>–</w:t>
      </w:r>
      <w:r w:rsidR="1BC25800" w:rsidRPr="7BD80FF4">
        <w:rPr>
          <w:rFonts w:ascii="Arial" w:eastAsia="Arial" w:hAnsi="Arial" w:cs="Arial"/>
        </w:rPr>
        <w:t xml:space="preserve"> Indício de Pragas</w:t>
      </w:r>
    </w:p>
    <w:p w14:paraId="1BF845AE" w14:textId="2042B98E" w:rsidR="4388D245" w:rsidRDefault="4388D245" w:rsidP="137B8633">
      <w:pPr>
        <w:pStyle w:val="PargrafodaLista"/>
        <w:numPr>
          <w:ilvl w:val="0"/>
          <w:numId w:val="183"/>
        </w:numPr>
        <w:rPr>
          <w:rFonts w:ascii="Arial" w:eastAsia="Arial" w:hAnsi="Arial" w:cs="Arial"/>
        </w:rPr>
      </w:pPr>
      <w:proofErr w:type="spellStart"/>
      <w:r w:rsidRPr="7BD80FF4">
        <w:rPr>
          <w:rFonts w:ascii="Arial" w:eastAsia="Arial" w:hAnsi="Arial" w:cs="Arial"/>
        </w:rPr>
        <w:t>p</w:t>
      </w:r>
      <w:r w:rsidR="1BC25800" w:rsidRPr="7BD80FF4">
        <w:rPr>
          <w:rFonts w:ascii="Arial" w:eastAsia="Arial" w:hAnsi="Arial" w:cs="Arial"/>
        </w:rPr>
        <w:t>resencaInfiltracoes</w:t>
      </w:r>
      <w:proofErr w:type="spellEnd"/>
      <w:r w:rsidR="1BC25800" w:rsidRPr="7BD80FF4">
        <w:rPr>
          <w:rFonts w:ascii="Arial" w:eastAsia="Arial" w:hAnsi="Arial" w:cs="Arial"/>
        </w:rPr>
        <w:t xml:space="preserve">: </w:t>
      </w:r>
      <w:proofErr w:type="spellStart"/>
      <w:r w:rsidR="1BC25800" w:rsidRPr="7BD80FF4">
        <w:rPr>
          <w:rFonts w:ascii="Arial" w:eastAsia="Arial" w:hAnsi="Arial" w:cs="Arial"/>
        </w:rPr>
        <w:t>boolean</w:t>
      </w:r>
      <w:proofErr w:type="spellEnd"/>
      <w:r w:rsidR="1BC25800" w:rsidRPr="7BD80FF4">
        <w:rPr>
          <w:rFonts w:ascii="Arial" w:eastAsia="Arial" w:hAnsi="Arial" w:cs="Arial"/>
        </w:rPr>
        <w:t xml:space="preserve"> </w:t>
      </w:r>
      <w:r w:rsidR="252E2A1C" w:rsidRPr="7BD80FF4">
        <w:rPr>
          <w:rFonts w:ascii="Arial" w:eastAsia="Arial" w:hAnsi="Arial" w:cs="Arial"/>
        </w:rPr>
        <w:t>–</w:t>
      </w:r>
      <w:r w:rsidR="1BC25800" w:rsidRPr="7BD80FF4">
        <w:rPr>
          <w:rFonts w:ascii="Arial" w:eastAsia="Arial" w:hAnsi="Arial" w:cs="Arial"/>
        </w:rPr>
        <w:t xml:space="preserve"> Indício de Infiltrações</w:t>
      </w:r>
    </w:p>
    <w:p w14:paraId="52FF6944" w14:textId="7DD41CB6" w:rsidR="137B8633" w:rsidRDefault="46E643D2" w:rsidP="3BB2554F">
      <w:pPr>
        <w:pStyle w:val="PargrafodaLista"/>
        <w:numPr>
          <w:ilvl w:val="0"/>
          <w:numId w:val="183"/>
        </w:numPr>
        <w:rPr>
          <w:rFonts w:ascii="Arial" w:eastAsia="Arial" w:hAnsi="Arial" w:cs="Arial"/>
        </w:rPr>
      </w:pPr>
      <w:r w:rsidRPr="3BB2554F">
        <w:rPr>
          <w:rFonts w:ascii="Arial" w:eastAsia="Arial" w:hAnsi="Arial" w:cs="Arial"/>
        </w:rPr>
        <w:t>a</w:t>
      </w:r>
      <w:r w:rsidR="708E92F5" w:rsidRPr="3BB2554F">
        <w:rPr>
          <w:rFonts w:ascii="Arial" w:eastAsia="Arial" w:hAnsi="Arial" w:cs="Arial"/>
        </w:rPr>
        <w:t xml:space="preserve">nexos: </w:t>
      </w:r>
      <w:proofErr w:type="spellStart"/>
      <w:r w:rsidR="708E92F5" w:rsidRPr="3BB2554F">
        <w:rPr>
          <w:rFonts w:ascii="Arial" w:eastAsia="Arial" w:hAnsi="Arial" w:cs="Arial"/>
        </w:rPr>
        <w:t>list</w:t>
      </w:r>
      <w:proofErr w:type="spellEnd"/>
      <w:r w:rsidR="708E92F5" w:rsidRPr="3BB2554F">
        <w:rPr>
          <w:rFonts w:ascii="Arial" w:eastAsia="Arial" w:hAnsi="Arial" w:cs="Arial"/>
        </w:rPr>
        <w:t>&lt;</w:t>
      </w:r>
      <w:proofErr w:type="spellStart"/>
      <w:r w:rsidR="708E92F5" w:rsidRPr="3BB2554F">
        <w:rPr>
          <w:rFonts w:ascii="Arial" w:eastAsia="Arial" w:hAnsi="Arial" w:cs="Arial"/>
        </w:rPr>
        <w:t>document</w:t>
      </w:r>
      <w:proofErr w:type="spellEnd"/>
      <w:r w:rsidR="708E92F5" w:rsidRPr="3BB2554F">
        <w:rPr>
          <w:rFonts w:ascii="Arial" w:eastAsia="Arial" w:hAnsi="Arial" w:cs="Arial"/>
        </w:rPr>
        <w:t xml:space="preserve">&gt; </w:t>
      </w:r>
      <w:r w:rsidR="737A2B39" w:rsidRPr="3BB2554F">
        <w:rPr>
          <w:rFonts w:ascii="Arial" w:eastAsia="Arial" w:hAnsi="Arial" w:cs="Arial"/>
        </w:rPr>
        <w:t>–</w:t>
      </w:r>
      <w:r w:rsidR="708E92F5" w:rsidRPr="3BB2554F">
        <w:rPr>
          <w:rFonts w:ascii="Arial" w:eastAsia="Arial" w:hAnsi="Arial" w:cs="Arial"/>
        </w:rPr>
        <w:t xml:space="preserve"> Documentos/Imagens Complementares</w:t>
      </w:r>
    </w:p>
    <w:p w14:paraId="0DAB362C" w14:textId="0616CE2A" w:rsidR="4A033DBE" w:rsidRDefault="4A033DBE" w:rsidP="137B8633">
      <w:pPr>
        <w:rPr>
          <w:rFonts w:ascii="Arial" w:eastAsia="Arial" w:hAnsi="Arial" w:cs="Arial"/>
          <w:b/>
          <w:bCs/>
        </w:rPr>
      </w:pPr>
      <w:r w:rsidRPr="7BD80FF4">
        <w:rPr>
          <w:rFonts w:ascii="Arial" w:eastAsia="Arial" w:hAnsi="Arial" w:cs="Arial"/>
          <w:b/>
          <w:bCs/>
        </w:rPr>
        <w:t>8</w:t>
      </w:r>
      <w:r w:rsidR="1BC25800" w:rsidRPr="7BD80FF4">
        <w:rPr>
          <w:rFonts w:ascii="Arial" w:eastAsia="Arial" w:hAnsi="Arial" w:cs="Arial"/>
          <w:b/>
          <w:bCs/>
        </w:rPr>
        <w:t>. Empreendimento</w:t>
      </w:r>
    </w:p>
    <w:p w14:paraId="045263AE" w14:textId="5793B389" w:rsidR="1BC25800" w:rsidRDefault="1BC25800" w:rsidP="137B8633">
      <w:pPr>
        <w:rPr>
          <w:rFonts w:ascii="Arial" w:eastAsia="Arial" w:hAnsi="Arial" w:cs="Arial"/>
        </w:rPr>
      </w:pPr>
      <w:r w:rsidRPr="7BD80FF4">
        <w:rPr>
          <w:rFonts w:ascii="Arial" w:eastAsia="Arial" w:hAnsi="Arial" w:cs="Arial"/>
          <w:b/>
          <w:bCs/>
        </w:rPr>
        <w:t>Descrição:</w:t>
      </w:r>
      <w:r w:rsidRPr="7BD80FF4">
        <w:rPr>
          <w:rFonts w:ascii="Arial" w:eastAsia="Arial" w:hAnsi="Arial" w:cs="Arial"/>
        </w:rPr>
        <w:t xml:space="preserve"> Conjunto de imóveis localizados em um mesmo local ou projeto.</w:t>
      </w:r>
    </w:p>
    <w:p w14:paraId="6115A611" w14:textId="0C66A945" w:rsidR="1BC25800" w:rsidRDefault="1BC25800" w:rsidP="137B8633">
      <w:pPr>
        <w:rPr>
          <w:rFonts w:ascii="Arial" w:eastAsia="Arial" w:hAnsi="Arial" w:cs="Arial"/>
          <w:b/>
          <w:bCs/>
        </w:rPr>
      </w:pPr>
      <w:r w:rsidRPr="7BD80FF4">
        <w:rPr>
          <w:rFonts w:ascii="Arial" w:eastAsia="Arial" w:hAnsi="Arial" w:cs="Arial"/>
          <w:b/>
          <w:bCs/>
        </w:rPr>
        <w:t>Atributos:</w:t>
      </w:r>
    </w:p>
    <w:p w14:paraId="75E21D71" w14:textId="6240C97C" w:rsidR="1BC25800" w:rsidRDefault="1BC25800" w:rsidP="137B8633">
      <w:pPr>
        <w:pStyle w:val="PargrafodaLista"/>
        <w:numPr>
          <w:ilvl w:val="0"/>
          <w:numId w:val="181"/>
        </w:numPr>
        <w:rPr>
          <w:rFonts w:ascii="Arial" w:eastAsia="Arial" w:hAnsi="Arial" w:cs="Arial"/>
        </w:rPr>
      </w:pPr>
      <w:proofErr w:type="spellStart"/>
      <w:r w:rsidRPr="7BD80FF4">
        <w:rPr>
          <w:rFonts w:ascii="Arial" w:eastAsia="Arial" w:hAnsi="Arial" w:cs="Arial"/>
        </w:rPr>
        <w:lastRenderedPageBreak/>
        <w:t>IdEmpreendimento</w:t>
      </w:r>
      <w:proofErr w:type="spellEnd"/>
      <w:r w:rsidRPr="7BD80FF4">
        <w:rPr>
          <w:rFonts w:ascii="Arial" w:eastAsia="Arial" w:hAnsi="Arial" w:cs="Arial"/>
        </w:rPr>
        <w:t xml:space="preserve">: </w:t>
      </w:r>
      <w:proofErr w:type="spellStart"/>
      <w:r w:rsidRPr="7BD80FF4">
        <w:rPr>
          <w:rFonts w:ascii="Arial" w:eastAsia="Arial" w:hAnsi="Arial" w:cs="Arial"/>
        </w:rPr>
        <w:t>int</w:t>
      </w:r>
      <w:proofErr w:type="spellEnd"/>
      <w:r w:rsidRPr="7BD80FF4">
        <w:rPr>
          <w:rFonts w:ascii="Arial" w:eastAsia="Arial" w:hAnsi="Arial" w:cs="Arial"/>
        </w:rPr>
        <w:t xml:space="preserve"> – Identificador d</w:t>
      </w:r>
      <w:r w:rsidR="6A1E0814" w:rsidRPr="7BD80FF4">
        <w:rPr>
          <w:rFonts w:ascii="Arial" w:eastAsia="Arial" w:hAnsi="Arial" w:cs="Arial"/>
        </w:rPr>
        <w:t>o Empreendimento</w:t>
      </w:r>
    </w:p>
    <w:p w14:paraId="4FF03A1B" w14:textId="39739BC2" w:rsidR="689A1118" w:rsidRDefault="689A1118" w:rsidP="137B8633">
      <w:pPr>
        <w:pStyle w:val="PargrafodaLista"/>
        <w:numPr>
          <w:ilvl w:val="0"/>
          <w:numId w:val="183"/>
        </w:numPr>
        <w:rPr>
          <w:rFonts w:ascii="Arial" w:eastAsia="Arial" w:hAnsi="Arial" w:cs="Arial"/>
        </w:rPr>
      </w:pPr>
      <w:proofErr w:type="spellStart"/>
      <w:r w:rsidRPr="7BD80FF4">
        <w:rPr>
          <w:rFonts w:ascii="Arial" w:eastAsia="Arial" w:hAnsi="Arial" w:cs="Arial"/>
        </w:rPr>
        <w:t>idEndereco</w:t>
      </w:r>
      <w:proofErr w:type="spellEnd"/>
      <w:r w:rsidR="1BC25800" w:rsidRPr="7BD80FF4">
        <w:rPr>
          <w:rFonts w:ascii="Arial" w:eastAsia="Arial" w:hAnsi="Arial" w:cs="Arial"/>
        </w:rPr>
        <w:t xml:space="preserve">: </w:t>
      </w:r>
      <w:proofErr w:type="spellStart"/>
      <w:r w:rsidR="5C41A681" w:rsidRPr="7BD80FF4">
        <w:rPr>
          <w:rFonts w:ascii="Arial" w:eastAsia="Arial" w:hAnsi="Arial" w:cs="Arial"/>
        </w:rPr>
        <w:t>int</w:t>
      </w:r>
      <w:proofErr w:type="spellEnd"/>
      <w:r w:rsidR="1BC25800" w:rsidRPr="7BD80FF4">
        <w:rPr>
          <w:rFonts w:ascii="Arial" w:eastAsia="Arial" w:hAnsi="Arial" w:cs="Arial"/>
        </w:rPr>
        <w:t xml:space="preserve"> – </w:t>
      </w:r>
      <w:r w:rsidR="3069A9E5" w:rsidRPr="7BD80FF4">
        <w:rPr>
          <w:rFonts w:ascii="Arial" w:eastAsia="Arial" w:hAnsi="Arial" w:cs="Arial"/>
        </w:rPr>
        <w:t>Referência de Endereço</w:t>
      </w:r>
    </w:p>
    <w:p w14:paraId="6A17B20F" w14:textId="0D95086D" w:rsidR="3F265916" w:rsidRDefault="3F265916" w:rsidP="137B8633">
      <w:pPr>
        <w:pStyle w:val="PargrafodaLista"/>
        <w:numPr>
          <w:ilvl w:val="0"/>
          <w:numId w:val="183"/>
        </w:numPr>
        <w:rPr>
          <w:rFonts w:ascii="Arial" w:eastAsia="Arial" w:hAnsi="Arial" w:cs="Arial"/>
        </w:rPr>
      </w:pPr>
      <w:r w:rsidRPr="7BD80FF4">
        <w:rPr>
          <w:rFonts w:ascii="Arial" w:eastAsia="Arial" w:hAnsi="Arial" w:cs="Arial"/>
        </w:rPr>
        <w:t>nome</w:t>
      </w:r>
      <w:r w:rsidR="1BC25800" w:rsidRPr="7BD80FF4">
        <w:rPr>
          <w:rFonts w:ascii="Arial" w:eastAsia="Arial" w:hAnsi="Arial" w:cs="Arial"/>
        </w:rPr>
        <w:t xml:space="preserve">: </w:t>
      </w:r>
      <w:proofErr w:type="spellStart"/>
      <w:r w:rsidR="67DE400B" w:rsidRPr="7BD80FF4">
        <w:rPr>
          <w:rFonts w:ascii="Arial" w:eastAsia="Arial" w:hAnsi="Arial" w:cs="Arial"/>
        </w:rPr>
        <w:t>string</w:t>
      </w:r>
      <w:proofErr w:type="spellEnd"/>
      <w:r w:rsidR="1BC25800" w:rsidRPr="7BD80FF4">
        <w:rPr>
          <w:rFonts w:ascii="Arial" w:eastAsia="Arial" w:hAnsi="Arial" w:cs="Arial"/>
        </w:rPr>
        <w:t xml:space="preserve"> – </w:t>
      </w:r>
      <w:r w:rsidR="0524635F" w:rsidRPr="7BD80FF4">
        <w:rPr>
          <w:rFonts w:ascii="Arial" w:eastAsia="Arial" w:hAnsi="Arial" w:cs="Arial"/>
        </w:rPr>
        <w:t>Nome do Empreendimento</w:t>
      </w:r>
    </w:p>
    <w:p w14:paraId="1F4B525D" w14:textId="287D6227" w:rsidR="117686D8" w:rsidRDefault="117686D8" w:rsidP="137B8633">
      <w:pPr>
        <w:pStyle w:val="PargrafodaLista"/>
        <w:numPr>
          <w:ilvl w:val="0"/>
          <w:numId w:val="183"/>
        </w:numPr>
        <w:rPr>
          <w:rFonts w:ascii="Arial" w:eastAsia="Arial" w:hAnsi="Arial" w:cs="Arial"/>
        </w:rPr>
      </w:pPr>
      <w:proofErr w:type="spellStart"/>
      <w:r w:rsidRPr="7BD80FF4">
        <w:rPr>
          <w:rFonts w:ascii="Arial" w:eastAsia="Arial" w:hAnsi="Arial" w:cs="Arial"/>
        </w:rPr>
        <w:t>d</w:t>
      </w:r>
      <w:r w:rsidR="0524635F" w:rsidRPr="7BD80FF4">
        <w:rPr>
          <w:rFonts w:ascii="Arial" w:eastAsia="Arial" w:hAnsi="Arial" w:cs="Arial"/>
        </w:rPr>
        <w:t>escricao</w:t>
      </w:r>
      <w:proofErr w:type="spellEnd"/>
      <w:r w:rsidR="0524635F" w:rsidRPr="7BD80FF4">
        <w:rPr>
          <w:rFonts w:ascii="Arial" w:eastAsia="Arial" w:hAnsi="Arial" w:cs="Arial"/>
        </w:rPr>
        <w:t xml:space="preserve">: </w:t>
      </w:r>
      <w:proofErr w:type="spellStart"/>
      <w:r w:rsidR="0524635F" w:rsidRPr="7BD80FF4">
        <w:rPr>
          <w:rFonts w:ascii="Arial" w:eastAsia="Arial" w:hAnsi="Arial" w:cs="Arial"/>
        </w:rPr>
        <w:t>string</w:t>
      </w:r>
      <w:proofErr w:type="spellEnd"/>
      <w:r w:rsidR="0524635F" w:rsidRPr="7BD80FF4">
        <w:rPr>
          <w:rFonts w:ascii="Arial" w:eastAsia="Arial" w:hAnsi="Arial" w:cs="Arial"/>
        </w:rPr>
        <w:t xml:space="preserve"> </w:t>
      </w:r>
      <w:r w:rsidR="04FAF933" w:rsidRPr="7BD80FF4">
        <w:rPr>
          <w:rFonts w:ascii="Arial" w:eastAsia="Arial" w:hAnsi="Arial" w:cs="Arial"/>
        </w:rPr>
        <w:t>–</w:t>
      </w:r>
      <w:r w:rsidR="0524635F" w:rsidRPr="7BD80FF4">
        <w:rPr>
          <w:rFonts w:ascii="Arial" w:eastAsia="Arial" w:hAnsi="Arial" w:cs="Arial"/>
        </w:rPr>
        <w:t xml:space="preserve"> Descrição do Empreendimento</w:t>
      </w:r>
    </w:p>
    <w:p w14:paraId="24F25502" w14:textId="419A3D85" w:rsidR="0524635F" w:rsidRDefault="0524635F" w:rsidP="137B8633">
      <w:pPr>
        <w:pStyle w:val="PargrafodaLista"/>
        <w:numPr>
          <w:ilvl w:val="0"/>
          <w:numId w:val="183"/>
        </w:numPr>
        <w:rPr>
          <w:rFonts w:ascii="Arial" w:eastAsia="Arial" w:hAnsi="Arial" w:cs="Arial"/>
        </w:rPr>
      </w:pPr>
      <w:r w:rsidRPr="7BD80FF4">
        <w:rPr>
          <w:rFonts w:ascii="Arial" w:eastAsia="Arial" w:hAnsi="Arial" w:cs="Arial"/>
        </w:rPr>
        <w:t>construtora</w:t>
      </w:r>
      <w:r w:rsidR="1BC25800" w:rsidRPr="7BD80FF4">
        <w:rPr>
          <w:rFonts w:ascii="Arial" w:eastAsia="Arial" w:hAnsi="Arial" w:cs="Arial"/>
        </w:rPr>
        <w:t xml:space="preserve">: </w:t>
      </w:r>
      <w:proofErr w:type="spellStart"/>
      <w:r w:rsidR="4A9B8A43" w:rsidRPr="7BD80FF4">
        <w:rPr>
          <w:rFonts w:ascii="Arial" w:eastAsia="Arial" w:hAnsi="Arial" w:cs="Arial"/>
        </w:rPr>
        <w:t>string</w:t>
      </w:r>
      <w:proofErr w:type="spellEnd"/>
      <w:r w:rsidR="1BC25800" w:rsidRPr="7BD80FF4">
        <w:rPr>
          <w:rFonts w:ascii="Arial" w:eastAsia="Arial" w:hAnsi="Arial" w:cs="Arial"/>
        </w:rPr>
        <w:t xml:space="preserve"> – </w:t>
      </w:r>
      <w:r w:rsidR="25E39B0F" w:rsidRPr="7BD80FF4">
        <w:rPr>
          <w:rFonts w:ascii="Arial" w:eastAsia="Arial" w:hAnsi="Arial" w:cs="Arial"/>
        </w:rPr>
        <w:t>Nome da Construtora</w:t>
      </w:r>
    </w:p>
    <w:p w14:paraId="781EF5AD" w14:textId="5E561F55" w:rsidR="25E39B0F" w:rsidRDefault="25E39B0F" w:rsidP="137B8633">
      <w:pPr>
        <w:pStyle w:val="PargrafodaLista"/>
        <w:numPr>
          <w:ilvl w:val="0"/>
          <w:numId w:val="183"/>
        </w:numPr>
        <w:rPr>
          <w:rFonts w:ascii="Arial" w:eastAsia="Arial" w:hAnsi="Arial" w:cs="Arial"/>
        </w:rPr>
      </w:pPr>
      <w:proofErr w:type="spellStart"/>
      <w:r w:rsidRPr="7BD80FF4">
        <w:rPr>
          <w:rFonts w:ascii="Arial" w:eastAsia="Arial" w:hAnsi="Arial" w:cs="Arial"/>
        </w:rPr>
        <w:t>dataEntrega</w:t>
      </w:r>
      <w:proofErr w:type="spellEnd"/>
      <w:r w:rsidR="1BC25800" w:rsidRPr="7BD80FF4">
        <w:rPr>
          <w:rFonts w:ascii="Arial" w:eastAsia="Arial" w:hAnsi="Arial" w:cs="Arial"/>
        </w:rPr>
        <w:t xml:space="preserve">: </w:t>
      </w:r>
      <w:r w:rsidR="63C14710" w:rsidRPr="7BD80FF4">
        <w:rPr>
          <w:rFonts w:ascii="Arial" w:eastAsia="Arial" w:hAnsi="Arial" w:cs="Arial"/>
        </w:rPr>
        <w:t>date</w:t>
      </w:r>
      <w:r w:rsidR="1BC25800" w:rsidRPr="7BD80FF4">
        <w:rPr>
          <w:rFonts w:ascii="Arial" w:eastAsia="Arial" w:hAnsi="Arial" w:cs="Arial"/>
        </w:rPr>
        <w:t xml:space="preserve"> – </w:t>
      </w:r>
      <w:r w:rsidR="39BA45D8" w:rsidRPr="7BD80FF4">
        <w:rPr>
          <w:rFonts w:ascii="Arial" w:eastAsia="Arial" w:hAnsi="Arial" w:cs="Arial"/>
        </w:rPr>
        <w:t>Data de Entrega Prevista</w:t>
      </w:r>
    </w:p>
    <w:p w14:paraId="1672E637" w14:textId="38ABF552" w:rsidR="39BA45D8" w:rsidRDefault="39BA45D8" w:rsidP="137B8633">
      <w:pPr>
        <w:pStyle w:val="PargrafodaLista"/>
        <w:numPr>
          <w:ilvl w:val="0"/>
          <w:numId w:val="183"/>
        </w:numPr>
        <w:rPr>
          <w:rFonts w:ascii="Arial" w:eastAsia="Arial" w:hAnsi="Arial" w:cs="Arial"/>
        </w:rPr>
      </w:pPr>
      <w:proofErr w:type="spellStart"/>
      <w:r w:rsidRPr="7BD80FF4">
        <w:rPr>
          <w:rFonts w:ascii="Arial" w:eastAsia="Arial" w:hAnsi="Arial" w:cs="Arial"/>
        </w:rPr>
        <w:t>observacoes</w:t>
      </w:r>
      <w:proofErr w:type="spellEnd"/>
      <w:r w:rsidR="1BC25800" w:rsidRPr="7BD80FF4">
        <w:rPr>
          <w:rFonts w:ascii="Arial" w:eastAsia="Arial" w:hAnsi="Arial" w:cs="Arial"/>
        </w:rPr>
        <w:t xml:space="preserve">: </w:t>
      </w:r>
      <w:proofErr w:type="spellStart"/>
      <w:r w:rsidR="0D98FECE" w:rsidRPr="7BD80FF4">
        <w:rPr>
          <w:rFonts w:ascii="Arial" w:eastAsia="Arial" w:hAnsi="Arial" w:cs="Arial"/>
        </w:rPr>
        <w:t>string</w:t>
      </w:r>
      <w:proofErr w:type="spellEnd"/>
      <w:r w:rsidR="1BC25800" w:rsidRPr="7BD80FF4">
        <w:rPr>
          <w:rFonts w:ascii="Arial" w:eastAsia="Arial" w:hAnsi="Arial" w:cs="Arial"/>
        </w:rPr>
        <w:t xml:space="preserve"> – </w:t>
      </w:r>
      <w:r w:rsidR="0DCE1408" w:rsidRPr="7BD80FF4">
        <w:rPr>
          <w:rFonts w:ascii="Arial" w:eastAsia="Arial" w:hAnsi="Arial" w:cs="Arial"/>
        </w:rPr>
        <w:t>Observações Gerais</w:t>
      </w:r>
    </w:p>
    <w:p w14:paraId="02AF4320" w14:textId="5C4D8CE0" w:rsidR="0DCE1408" w:rsidRDefault="0DCE1408" w:rsidP="137B8633">
      <w:pPr>
        <w:pStyle w:val="PargrafodaLista"/>
        <w:numPr>
          <w:ilvl w:val="0"/>
          <w:numId w:val="183"/>
        </w:numPr>
        <w:rPr>
          <w:rFonts w:ascii="Arial" w:eastAsia="Arial" w:hAnsi="Arial" w:cs="Arial"/>
        </w:rPr>
      </w:pPr>
      <w:r w:rsidRPr="7BD80FF4">
        <w:rPr>
          <w:rFonts w:ascii="Arial" w:eastAsia="Arial" w:hAnsi="Arial" w:cs="Arial"/>
        </w:rPr>
        <w:t>cidade</w:t>
      </w:r>
      <w:r w:rsidR="1BC25800" w:rsidRPr="7BD80FF4">
        <w:rPr>
          <w:rFonts w:ascii="Arial" w:eastAsia="Arial" w:hAnsi="Arial" w:cs="Arial"/>
        </w:rPr>
        <w:t xml:space="preserve">: </w:t>
      </w:r>
      <w:proofErr w:type="spellStart"/>
      <w:r w:rsidR="5536733B" w:rsidRPr="7BD80FF4">
        <w:rPr>
          <w:rFonts w:ascii="Arial" w:eastAsia="Arial" w:hAnsi="Arial" w:cs="Arial"/>
        </w:rPr>
        <w:t>string</w:t>
      </w:r>
      <w:proofErr w:type="spellEnd"/>
      <w:r w:rsidR="1BC25800" w:rsidRPr="7BD80FF4">
        <w:rPr>
          <w:rFonts w:ascii="Arial" w:eastAsia="Arial" w:hAnsi="Arial" w:cs="Arial"/>
        </w:rPr>
        <w:t xml:space="preserve"> – </w:t>
      </w:r>
      <w:r w:rsidR="00479DB8" w:rsidRPr="7BD80FF4">
        <w:rPr>
          <w:rFonts w:ascii="Arial" w:eastAsia="Arial" w:hAnsi="Arial" w:cs="Arial"/>
        </w:rPr>
        <w:t>Cidade Onde se Localiza</w:t>
      </w:r>
    </w:p>
    <w:p w14:paraId="48F51223" w14:textId="2D26380F" w:rsidR="00479DB8" w:rsidRDefault="00479DB8" w:rsidP="137B8633">
      <w:pPr>
        <w:pStyle w:val="PargrafodaLista"/>
        <w:numPr>
          <w:ilvl w:val="0"/>
          <w:numId w:val="183"/>
        </w:numPr>
        <w:rPr>
          <w:rFonts w:ascii="Arial" w:eastAsia="Arial" w:hAnsi="Arial" w:cs="Arial"/>
        </w:rPr>
      </w:pPr>
      <w:r w:rsidRPr="7BD80FF4">
        <w:rPr>
          <w:rFonts w:ascii="Arial" w:eastAsia="Arial" w:hAnsi="Arial" w:cs="Arial"/>
        </w:rPr>
        <w:t>estado</w:t>
      </w:r>
      <w:r w:rsidR="1BC25800" w:rsidRPr="7BD80FF4">
        <w:rPr>
          <w:rFonts w:ascii="Arial" w:eastAsia="Arial" w:hAnsi="Arial" w:cs="Arial"/>
        </w:rPr>
        <w:t xml:space="preserve">: </w:t>
      </w:r>
      <w:proofErr w:type="spellStart"/>
      <w:r w:rsidR="6D6556C7" w:rsidRPr="7BD80FF4">
        <w:rPr>
          <w:rFonts w:ascii="Arial" w:eastAsia="Arial" w:hAnsi="Arial" w:cs="Arial"/>
        </w:rPr>
        <w:t>string</w:t>
      </w:r>
      <w:proofErr w:type="spellEnd"/>
      <w:r w:rsidR="1BC25800" w:rsidRPr="7BD80FF4">
        <w:rPr>
          <w:rFonts w:ascii="Arial" w:eastAsia="Arial" w:hAnsi="Arial" w:cs="Arial"/>
        </w:rPr>
        <w:t xml:space="preserve"> – </w:t>
      </w:r>
      <w:r w:rsidR="01CA2DE7" w:rsidRPr="7BD80FF4">
        <w:rPr>
          <w:rFonts w:ascii="Arial" w:eastAsia="Arial" w:hAnsi="Arial" w:cs="Arial"/>
        </w:rPr>
        <w:t>Estado</w:t>
      </w:r>
    </w:p>
    <w:p w14:paraId="7093F6A1" w14:textId="6A91EBE1" w:rsidR="01CA2DE7" w:rsidRDefault="01CA2DE7" w:rsidP="137B8633">
      <w:pPr>
        <w:pStyle w:val="PargrafodaLista"/>
        <w:numPr>
          <w:ilvl w:val="0"/>
          <w:numId w:val="183"/>
        </w:numPr>
        <w:rPr>
          <w:rFonts w:ascii="Arial" w:eastAsia="Arial" w:hAnsi="Arial" w:cs="Arial"/>
        </w:rPr>
      </w:pPr>
      <w:r w:rsidRPr="7BD80FF4">
        <w:rPr>
          <w:rFonts w:ascii="Arial" w:eastAsia="Arial" w:hAnsi="Arial" w:cs="Arial"/>
        </w:rPr>
        <w:t>cep</w:t>
      </w:r>
      <w:r w:rsidR="1BC25800" w:rsidRPr="7BD80FF4">
        <w:rPr>
          <w:rFonts w:ascii="Arial" w:eastAsia="Arial" w:hAnsi="Arial" w:cs="Arial"/>
        </w:rPr>
        <w:t xml:space="preserve">: </w:t>
      </w:r>
      <w:proofErr w:type="spellStart"/>
      <w:r w:rsidR="119C2A38" w:rsidRPr="7BD80FF4">
        <w:rPr>
          <w:rFonts w:ascii="Arial" w:eastAsia="Arial" w:hAnsi="Arial" w:cs="Arial"/>
        </w:rPr>
        <w:t>string</w:t>
      </w:r>
      <w:proofErr w:type="spellEnd"/>
      <w:r w:rsidR="1BC25800" w:rsidRPr="7BD80FF4">
        <w:rPr>
          <w:rFonts w:ascii="Arial" w:eastAsia="Arial" w:hAnsi="Arial" w:cs="Arial"/>
        </w:rPr>
        <w:t xml:space="preserve"> – </w:t>
      </w:r>
      <w:r w:rsidR="3391AAD5" w:rsidRPr="7BD80FF4">
        <w:rPr>
          <w:rFonts w:ascii="Arial" w:eastAsia="Arial" w:hAnsi="Arial" w:cs="Arial"/>
        </w:rPr>
        <w:t>Código Postal</w:t>
      </w:r>
    </w:p>
    <w:p w14:paraId="03A55195" w14:textId="39BF41FC" w:rsidR="3391AAD5" w:rsidRDefault="3391AAD5" w:rsidP="137B8633">
      <w:pPr>
        <w:pStyle w:val="PargrafodaLista"/>
        <w:numPr>
          <w:ilvl w:val="0"/>
          <w:numId w:val="183"/>
        </w:numPr>
        <w:rPr>
          <w:rFonts w:ascii="Arial" w:eastAsia="Arial" w:hAnsi="Arial" w:cs="Arial"/>
        </w:rPr>
      </w:pPr>
      <w:r w:rsidRPr="7BD80FF4">
        <w:rPr>
          <w:rFonts w:ascii="Arial" w:eastAsia="Arial" w:hAnsi="Arial" w:cs="Arial"/>
        </w:rPr>
        <w:t>rua</w:t>
      </w:r>
      <w:r w:rsidR="1BC25800" w:rsidRPr="7BD80FF4">
        <w:rPr>
          <w:rFonts w:ascii="Arial" w:eastAsia="Arial" w:hAnsi="Arial" w:cs="Arial"/>
        </w:rPr>
        <w:t xml:space="preserve">: </w:t>
      </w:r>
      <w:proofErr w:type="spellStart"/>
      <w:r w:rsidR="1D922728" w:rsidRPr="7BD80FF4">
        <w:rPr>
          <w:rFonts w:ascii="Arial" w:eastAsia="Arial" w:hAnsi="Arial" w:cs="Arial"/>
        </w:rPr>
        <w:t>string</w:t>
      </w:r>
      <w:proofErr w:type="spellEnd"/>
      <w:r w:rsidR="2A5700A8" w:rsidRPr="7BD80FF4">
        <w:rPr>
          <w:rFonts w:ascii="Arial" w:eastAsia="Arial" w:hAnsi="Arial" w:cs="Arial"/>
        </w:rPr>
        <w:t xml:space="preserve"> – Nome da Rua</w:t>
      </w:r>
    </w:p>
    <w:p w14:paraId="612AAC87" w14:textId="1D77EB13" w:rsidR="137B8633" w:rsidRDefault="137B8633" w:rsidP="3BB2554F">
      <w:pPr>
        <w:rPr>
          <w:rFonts w:ascii="Arial" w:eastAsia="Arial" w:hAnsi="Arial" w:cs="Arial"/>
        </w:rPr>
      </w:pPr>
    </w:p>
    <w:p w14:paraId="2828572C" w14:textId="49BBECF1" w:rsidR="26D13666" w:rsidRDefault="26D13666" w:rsidP="137B8633">
      <w:pPr>
        <w:rPr>
          <w:rFonts w:ascii="Arial" w:eastAsia="Arial" w:hAnsi="Arial" w:cs="Arial"/>
          <w:b/>
          <w:bCs/>
        </w:rPr>
      </w:pPr>
      <w:r w:rsidRPr="7BD80FF4">
        <w:rPr>
          <w:rFonts w:ascii="Arial" w:eastAsia="Arial" w:hAnsi="Arial" w:cs="Arial"/>
          <w:b/>
          <w:bCs/>
        </w:rPr>
        <w:t>9. Endereço</w:t>
      </w:r>
    </w:p>
    <w:p w14:paraId="2AC80594" w14:textId="4D097C1D" w:rsidR="26D13666" w:rsidRDefault="26D13666" w:rsidP="137B8633">
      <w:pPr>
        <w:rPr>
          <w:rFonts w:ascii="Arial" w:eastAsia="Arial" w:hAnsi="Arial" w:cs="Arial"/>
        </w:rPr>
      </w:pPr>
      <w:r w:rsidRPr="7BD80FF4">
        <w:rPr>
          <w:rFonts w:ascii="Arial" w:eastAsia="Arial" w:hAnsi="Arial" w:cs="Arial"/>
          <w:b/>
          <w:bCs/>
        </w:rPr>
        <w:t>Descrição:</w:t>
      </w:r>
      <w:r w:rsidRPr="7BD80FF4">
        <w:rPr>
          <w:rFonts w:ascii="Arial" w:eastAsia="Arial" w:hAnsi="Arial" w:cs="Arial"/>
        </w:rPr>
        <w:t xml:space="preserve"> Representa de qual imóvel ligado a construtora está sendo </w:t>
      </w:r>
      <w:r w:rsidR="0785CDB4" w:rsidRPr="7BD80FF4">
        <w:rPr>
          <w:rFonts w:ascii="Arial" w:eastAsia="Arial" w:hAnsi="Arial" w:cs="Arial"/>
        </w:rPr>
        <w:t>referenciado.</w:t>
      </w:r>
    </w:p>
    <w:p w14:paraId="0288B789" w14:textId="0C66A945" w:rsidR="26D13666" w:rsidRDefault="26D13666" w:rsidP="137B8633">
      <w:pPr>
        <w:rPr>
          <w:rFonts w:ascii="Arial" w:eastAsia="Arial" w:hAnsi="Arial" w:cs="Arial"/>
          <w:b/>
          <w:bCs/>
        </w:rPr>
      </w:pPr>
      <w:r w:rsidRPr="7BD80FF4">
        <w:rPr>
          <w:rFonts w:ascii="Arial" w:eastAsia="Arial" w:hAnsi="Arial" w:cs="Arial"/>
          <w:b/>
          <w:bCs/>
        </w:rPr>
        <w:t>Atributos:</w:t>
      </w:r>
    </w:p>
    <w:p w14:paraId="244F3382" w14:textId="0342D59E" w:rsidR="26D13666" w:rsidRDefault="26D13666" w:rsidP="137B8633">
      <w:pPr>
        <w:pStyle w:val="PargrafodaLista"/>
        <w:numPr>
          <w:ilvl w:val="0"/>
          <w:numId w:val="181"/>
        </w:numPr>
        <w:rPr>
          <w:rFonts w:ascii="Arial" w:eastAsia="Arial" w:hAnsi="Arial" w:cs="Arial"/>
        </w:rPr>
      </w:pPr>
      <w:proofErr w:type="spellStart"/>
      <w:r w:rsidRPr="7BD80FF4">
        <w:rPr>
          <w:rFonts w:ascii="Arial" w:eastAsia="Arial" w:hAnsi="Arial" w:cs="Arial"/>
        </w:rPr>
        <w:t>IdEndereco</w:t>
      </w:r>
      <w:proofErr w:type="spellEnd"/>
      <w:r w:rsidRPr="7BD80FF4">
        <w:rPr>
          <w:rFonts w:ascii="Arial" w:eastAsia="Arial" w:hAnsi="Arial" w:cs="Arial"/>
        </w:rPr>
        <w:t xml:space="preserve">: </w:t>
      </w:r>
      <w:proofErr w:type="spellStart"/>
      <w:r w:rsidRPr="7BD80FF4">
        <w:rPr>
          <w:rFonts w:ascii="Arial" w:eastAsia="Arial" w:hAnsi="Arial" w:cs="Arial"/>
        </w:rPr>
        <w:t>in</w:t>
      </w:r>
      <w:r w:rsidR="45D04F93" w:rsidRPr="7BD80FF4">
        <w:rPr>
          <w:rFonts w:ascii="Arial" w:eastAsia="Arial" w:hAnsi="Arial" w:cs="Arial"/>
        </w:rPr>
        <w:t>t</w:t>
      </w:r>
      <w:proofErr w:type="spellEnd"/>
      <w:r w:rsidRPr="7BD80FF4">
        <w:rPr>
          <w:rFonts w:ascii="Arial" w:eastAsia="Arial" w:hAnsi="Arial" w:cs="Arial"/>
        </w:rPr>
        <w:t xml:space="preserve"> – Identificador do </w:t>
      </w:r>
      <w:r w:rsidR="28F0FB1E" w:rsidRPr="7BD80FF4">
        <w:rPr>
          <w:rFonts w:ascii="Arial" w:eastAsia="Arial" w:hAnsi="Arial" w:cs="Arial"/>
        </w:rPr>
        <w:t>Endereço</w:t>
      </w:r>
    </w:p>
    <w:p w14:paraId="3BB70A2D" w14:textId="117EE77D" w:rsidR="7253A680" w:rsidRDefault="7253A680" w:rsidP="137B8633">
      <w:pPr>
        <w:pStyle w:val="PargrafodaLista"/>
        <w:numPr>
          <w:ilvl w:val="0"/>
          <w:numId w:val="183"/>
        </w:numPr>
        <w:rPr>
          <w:rFonts w:ascii="Arial" w:eastAsia="Arial" w:hAnsi="Arial" w:cs="Arial"/>
        </w:rPr>
      </w:pPr>
      <w:proofErr w:type="spellStart"/>
      <w:r w:rsidRPr="7BD80FF4">
        <w:rPr>
          <w:rFonts w:ascii="Arial" w:eastAsia="Arial" w:hAnsi="Arial" w:cs="Arial"/>
        </w:rPr>
        <w:t>condominio</w:t>
      </w:r>
      <w:proofErr w:type="spellEnd"/>
      <w:r w:rsidR="26D13666" w:rsidRPr="7BD80FF4">
        <w:rPr>
          <w:rFonts w:ascii="Arial" w:eastAsia="Arial" w:hAnsi="Arial" w:cs="Arial"/>
        </w:rPr>
        <w:t xml:space="preserve">: </w:t>
      </w:r>
      <w:proofErr w:type="spellStart"/>
      <w:r w:rsidR="26D13666" w:rsidRPr="7BD80FF4">
        <w:rPr>
          <w:rFonts w:ascii="Arial" w:eastAsia="Arial" w:hAnsi="Arial" w:cs="Arial"/>
        </w:rPr>
        <w:t>int</w:t>
      </w:r>
      <w:proofErr w:type="spellEnd"/>
      <w:r w:rsidR="26D13666" w:rsidRPr="7BD80FF4">
        <w:rPr>
          <w:rFonts w:ascii="Arial" w:eastAsia="Arial" w:hAnsi="Arial" w:cs="Arial"/>
        </w:rPr>
        <w:t xml:space="preserve"> – </w:t>
      </w:r>
      <w:r w:rsidR="7F239CA8" w:rsidRPr="7BD80FF4">
        <w:rPr>
          <w:rFonts w:ascii="Arial" w:eastAsia="Arial" w:hAnsi="Arial" w:cs="Arial"/>
        </w:rPr>
        <w:t xml:space="preserve">Nome do </w:t>
      </w:r>
      <w:proofErr w:type="spellStart"/>
      <w:r w:rsidR="7F239CA8" w:rsidRPr="7BD80FF4">
        <w:rPr>
          <w:rFonts w:ascii="Arial" w:eastAsia="Arial" w:hAnsi="Arial" w:cs="Arial"/>
        </w:rPr>
        <w:t>Condominio</w:t>
      </w:r>
      <w:proofErr w:type="spellEnd"/>
    </w:p>
    <w:p w14:paraId="3BAACEBB" w14:textId="3FC7BCAD" w:rsidR="4AC4CDEE" w:rsidRDefault="4AC4CDEE" w:rsidP="137B8633">
      <w:pPr>
        <w:pStyle w:val="PargrafodaLista"/>
        <w:numPr>
          <w:ilvl w:val="0"/>
          <w:numId w:val="183"/>
        </w:numPr>
        <w:rPr>
          <w:rFonts w:ascii="Arial" w:eastAsia="Arial" w:hAnsi="Arial" w:cs="Arial"/>
        </w:rPr>
      </w:pPr>
      <w:r w:rsidRPr="7BD80FF4">
        <w:rPr>
          <w:rFonts w:ascii="Arial" w:eastAsia="Arial" w:hAnsi="Arial" w:cs="Arial"/>
        </w:rPr>
        <w:t>bloco</w:t>
      </w:r>
      <w:r w:rsidR="26D13666" w:rsidRPr="7BD80FF4">
        <w:rPr>
          <w:rFonts w:ascii="Arial" w:eastAsia="Arial" w:hAnsi="Arial" w:cs="Arial"/>
        </w:rPr>
        <w:t xml:space="preserve">: </w:t>
      </w:r>
      <w:proofErr w:type="spellStart"/>
      <w:r w:rsidR="1CACB7F0" w:rsidRPr="7BD80FF4">
        <w:rPr>
          <w:rFonts w:ascii="Arial" w:eastAsia="Arial" w:hAnsi="Arial" w:cs="Arial"/>
        </w:rPr>
        <w:t>string</w:t>
      </w:r>
      <w:proofErr w:type="spellEnd"/>
      <w:r w:rsidR="26D13666" w:rsidRPr="7BD80FF4">
        <w:rPr>
          <w:rFonts w:ascii="Arial" w:eastAsia="Arial" w:hAnsi="Arial" w:cs="Arial"/>
        </w:rPr>
        <w:t xml:space="preserve"> – </w:t>
      </w:r>
      <w:r w:rsidR="1C6A33CB" w:rsidRPr="7BD80FF4">
        <w:rPr>
          <w:rFonts w:ascii="Arial" w:eastAsia="Arial" w:hAnsi="Arial" w:cs="Arial"/>
        </w:rPr>
        <w:t>Bloco do Edifício</w:t>
      </w:r>
    </w:p>
    <w:p w14:paraId="2E56DF10" w14:textId="737E4888" w:rsidR="77065219" w:rsidRDefault="4AFE8752" w:rsidP="137B8633">
      <w:pPr>
        <w:pStyle w:val="PargrafodaLista"/>
        <w:numPr>
          <w:ilvl w:val="0"/>
          <w:numId w:val="183"/>
        </w:numPr>
        <w:rPr>
          <w:rFonts w:ascii="Arial" w:eastAsia="Arial" w:hAnsi="Arial" w:cs="Arial"/>
        </w:rPr>
      </w:pPr>
      <w:r w:rsidRPr="3BB2554F">
        <w:rPr>
          <w:rFonts w:ascii="Arial" w:eastAsia="Arial" w:hAnsi="Arial" w:cs="Arial"/>
        </w:rPr>
        <w:t>n</w:t>
      </w:r>
      <w:r w:rsidR="1908F67D" w:rsidRPr="3BB2554F">
        <w:rPr>
          <w:rFonts w:ascii="Arial" w:eastAsia="Arial" w:hAnsi="Arial" w:cs="Arial"/>
        </w:rPr>
        <w:t>ú</w:t>
      </w:r>
      <w:r w:rsidRPr="3BB2554F">
        <w:rPr>
          <w:rFonts w:ascii="Arial" w:eastAsia="Arial" w:hAnsi="Arial" w:cs="Arial"/>
        </w:rPr>
        <w:t>mero</w:t>
      </w:r>
      <w:r w:rsidR="62C4B3B3" w:rsidRPr="3BB2554F">
        <w:rPr>
          <w:rFonts w:ascii="Arial" w:eastAsia="Arial" w:hAnsi="Arial" w:cs="Arial"/>
        </w:rPr>
        <w:t xml:space="preserve">: </w:t>
      </w:r>
      <w:proofErr w:type="spellStart"/>
      <w:r w:rsidR="62C4B3B3" w:rsidRPr="3BB2554F">
        <w:rPr>
          <w:rFonts w:ascii="Arial" w:eastAsia="Arial" w:hAnsi="Arial" w:cs="Arial"/>
        </w:rPr>
        <w:t>string</w:t>
      </w:r>
      <w:proofErr w:type="spellEnd"/>
      <w:r w:rsidR="62C4B3B3" w:rsidRPr="3BB2554F">
        <w:rPr>
          <w:rFonts w:ascii="Arial" w:eastAsia="Arial" w:hAnsi="Arial" w:cs="Arial"/>
        </w:rPr>
        <w:t xml:space="preserve"> – </w:t>
      </w:r>
      <w:r w:rsidR="4684E045" w:rsidRPr="3BB2554F">
        <w:rPr>
          <w:rFonts w:ascii="Arial" w:eastAsia="Arial" w:hAnsi="Arial" w:cs="Arial"/>
        </w:rPr>
        <w:t>Número do Imóvel</w:t>
      </w:r>
    </w:p>
    <w:p w14:paraId="3C204D7F" w14:textId="317F1D60" w:rsidR="137B8633" w:rsidRDefault="137B8633" w:rsidP="3BB2554F">
      <w:pPr>
        <w:rPr>
          <w:rFonts w:ascii="Arial" w:eastAsia="Arial" w:hAnsi="Arial" w:cs="Arial"/>
        </w:rPr>
      </w:pPr>
    </w:p>
    <w:p w14:paraId="6837B7E9" w14:textId="4656E65A" w:rsidR="137B8633" w:rsidRDefault="79A3E5D6" w:rsidP="3BB2554F">
      <w:pPr>
        <w:pStyle w:val="Ttulo2"/>
        <w:rPr>
          <w:rFonts w:ascii="Arial" w:eastAsia="Arial" w:hAnsi="Arial" w:cs="Arial"/>
          <w:color w:val="000000" w:themeColor="text1"/>
        </w:rPr>
      </w:pPr>
      <w:bookmarkStart w:id="64" w:name="_Toc1941836122"/>
      <w:bookmarkStart w:id="65" w:name="_Toc1696760935"/>
      <w:bookmarkStart w:id="66" w:name="_Toc614213871"/>
      <w:r w:rsidRPr="3BB2554F">
        <w:rPr>
          <w:color w:val="000000" w:themeColor="text1"/>
        </w:rPr>
        <w:lastRenderedPageBreak/>
        <w:t>5.3</w:t>
      </w:r>
      <w:r w:rsidR="75FE2E0A" w:rsidRPr="3BB2554F">
        <w:rPr>
          <w:color w:val="000000" w:themeColor="text1"/>
        </w:rPr>
        <w:t xml:space="preserve"> Diagrama de Atividades</w:t>
      </w:r>
      <w:bookmarkEnd w:id="64"/>
      <w:bookmarkEnd w:id="65"/>
      <w:bookmarkEnd w:id="66"/>
      <w:r w:rsidR="75FE2E0A" w:rsidRPr="3BB2554F">
        <w:rPr>
          <w:color w:val="000000" w:themeColor="text1"/>
        </w:rPr>
        <w:t xml:space="preserve"> </w:t>
      </w:r>
    </w:p>
    <w:p w14:paraId="7082A937" w14:textId="4537AA7C" w:rsidR="137B8633" w:rsidRDefault="75FE2E0A" w:rsidP="3BB2554F">
      <w:pPr>
        <w:keepNext/>
        <w:keepLines/>
        <w:jc w:val="center"/>
        <w:rPr>
          <w:rFonts w:ascii="Arial" w:eastAsia="Arial" w:hAnsi="Arial" w:cs="Arial"/>
        </w:rPr>
      </w:pPr>
      <w:r w:rsidRPr="3BB2554F">
        <w:rPr>
          <w:rFonts w:ascii="Arial" w:eastAsia="Arial" w:hAnsi="Arial" w:cs="Arial"/>
        </w:rPr>
        <w:t xml:space="preserve">Figura 7:  Diagrama de Fazer Login </w:t>
      </w:r>
    </w:p>
    <w:p w14:paraId="48DEC767" w14:textId="01B38511" w:rsidR="137B8633" w:rsidRDefault="75FE2E0A" w:rsidP="3BB2554F">
      <w:pPr>
        <w:keepNext/>
        <w:keepLines/>
        <w:jc w:val="center"/>
      </w:pPr>
      <w:r>
        <w:rPr>
          <w:noProof/>
        </w:rPr>
        <w:drawing>
          <wp:inline distT="0" distB="0" distL="0" distR="0" wp14:anchorId="29C96CCD" wp14:editId="71C54F69">
            <wp:extent cx="4515170" cy="3463384"/>
            <wp:effectExtent l="0" t="0" r="0" b="0"/>
            <wp:docPr id="1784205705" name="Imagem 466723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66723382"/>
                    <pic:cNvPicPr/>
                  </pic:nvPicPr>
                  <pic:blipFill>
                    <a:blip r:embed="rId17">
                      <a:extLst>
                        <a:ext uri="{28A0092B-C50C-407E-A947-70E740481C1C}">
                          <a14:useLocalDpi xmlns:a14="http://schemas.microsoft.com/office/drawing/2010/main" val="0"/>
                        </a:ext>
                      </a:extLst>
                    </a:blip>
                    <a:stretch>
                      <a:fillRect/>
                    </a:stretch>
                  </pic:blipFill>
                  <pic:spPr>
                    <a:xfrm>
                      <a:off x="0" y="0"/>
                      <a:ext cx="4515170" cy="3463384"/>
                    </a:xfrm>
                    <a:prstGeom prst="rect">
                      <a:avLst/>
                    </a:prstGeom>
                  </pic:spPr>
                </pic:pic>
              </a:graphicData>
            </a:graphic>
          </wp:inline>
        </w:drawing>
      </w:r>
    </w:p>
    <w:p w14:paraId="7DAE5B44" w14:textId="25B821C7" w:rsidR="137B8633" w:rsidRDefault="75FE2E0A" w:rsidP="3BB2554F">
      <w:pPr>
        <w:keepNext/>
        <w:keepLines/>
        <w:jc w:val="center"/>
        <w:rPr>
          <w:rFonts w:ascii="Arial" w:eastAsia="Arial" w:hAnsi="Arial" w:cs="Arial"/>
          <w:sz w:val="20"/>
          <w:szCs w:val="20"/>
        </w:rPr>
      </w:pPr>
      <w:r w:rsidRPr="3BB2554F">
        <w:rPr>
          <w:rFonts w:ascii="Arial" w:eastAsia="Arial" w:hAnsi="Arial" w:cs="Arial"/>
          <w:b/>
          <w:bCs/>
          <w:sz w:val="20"/>
          <w:szCs w:val="20"/>
        </w:rPr>
        <w:t xml:space="preserve">Fonte: </w:t>
      </w:r>
      <w:r w:rsidRPr="3BB2554F">
        <w:rPr>
          <w:rFonts w:ascii="Arial" w:eastAsia="Arial" w:hAnsi="Arial" w:cs="Arial"/>
          <w:sz w:val="20"/>
          <w:szCs w:val="20"/>
        </w:rPr>
        <w:t>Elaborado pelos Autores.</w:t>
      </w:r>
    </w:p>
    <w:p w14:paraId="0BFE68A2" w14:textId="30F0B876" w:rsidR="137B8633" w:rsidRDefault="137B8633" w:rsidP="3BB2554F">
      <w:pPr>
        <w:keepNext/>
        <w:keepLines/>
        <w:jc w:val="center"/>
      </w:pPr>
    </w:p>
    <w:p w14:paraId="4379D7DA" w14:textId="19814C82" w:rsidR="137B8633" w:rsidRDefault="1D4A73D2" w:rsidP="3BB2554F">
      <w:pPr>
        <w:jc w:val="both"/>
        <w:rPr>
          <w:rFonts w:ascii="Arial" w:eastAsia="Arial" w:hAnsi="Arial" w:cs="Arial"/>
          <w:b/>
          <w:bCs/>
          <w:color w:val="000000" w:themeColor="text1"/>
        </w:rPr>
      </w:pPr>
      <w:r w:rsidRPr="3BB2554F">
        <w:rPr>
          <w:rFonts w:ascii="Arial" w:eastAsia="Arial" w:hAnsi="Arial" w:cs="Arial"/>
          <w:b/>
          <w:bCs/>
          <w:color w:val="000000" w:themeColor="text1"/>
        </w:rPr>
        <w:t xml:space="preserve">DA01 - </w:t>
      </w:r>
      <w:r w:rsidR="75FE2E0A" w:rsidRPr="3BB2554F">
        <w:rPr>
          <w:rFonts w:ascii="Arial" w:eastAsia="Arial" w:hAnsi="Arial" w:cs="Arial"/>
          <w:b/>
          <w:bCs/>
          <w:color w:val="000000" w:themeColor="text1"/>
        </w:rPr>
        <w:t>Fazer Login</w:t>
      </w:r>
    </w:p>
    <w:p w14:paraId="0BC71623" w14:textId="387780BD" w:rsidR="137B8633" w:rsidRDefault="75FE2E0A" w:rsidP="3BB2554F">
      <w:pPr>
        <w:jc w:val="both"/>
        <w:rPr>
          <w:rFonts w:ascii="Arial" w:eastAsia="Arial" w:hAnsi="Arial" w:cs="Arial"/>
          <w:color w:val="000000" w:themeColor="text1"/>
        </w:rPr>
      </w:pPr>
      <w:r w:rsidRPr="3BB2554F">
        <w:rPr>
          <w:rFonts w:ascii="Arial" w:eastAsia="Arial" w:hAnsi="Arial" w:cs="Arial"/>
          <w:color w:val="000000" w:themeColor="text1"/>
        </w:rPr>
        <w:t>Diagrama que descreve o fluxo de atividades envolvidos no processo de atividade envolvido no processo de autenticação de um usuário no sistema.</w:t>
      </w:r>
    </w:p>
    <w:p w14:paraId="64B12851" w14:textId="0E3B8FB8" w:rsidR="137B8633" w:rsidRDefault="75FE2E0A" w:rsidP="3BB2554F">
      <w:pPr>
        <w:jc w:val="both"/>
        <w:rPr>
          <w:rFonts w:ascii="Arial" w:eastAsia="Arial" w:hAnsi="Arial" w:cs="Arial"/>
          <w:b/>
          <w:bCs/>
          <w:color w:val="000000" w:themeColor="text1"/>
        </w:rPr>
      </w:pPr>
      <w:r w:rsidRPr="3BB2554F">
        <w:rPr>
          <w:rFonts w:ascii="Arial" w:eastAsia="Arial" w:hAnsi="Arial" w:cs="Arial"/>
          <w:b/>
          <w:bCs/>
          <w:color w:val="000000" w:themeColor="text1"/>
        </w:rPr>
        <w:t xml:space="preserve">Ator </w:t>
      </w:r>
    </w:p>
    <w:p w14:paraId="4A993AC1" w14:textId="186BE7A5" w:rsidR="137B8633" w:rsidRDefault="75FE2E0A" w:rsidP="3BB2554F">
      <w:pPr>
        <w:pStyle w:val="PargrafodaLista"/>
        <w:numPr>
          <w:ilvl w:val="0"/>
          <w:numId w:val="199"/>
        </w:numPr>
        <w:jc w:val="both"/>
        <w:rPr>
          <w:rFonts w:ascii="Arial" w:eastAsia="Arial" w:hAnsi="Arial" w:cs="Arial"/>
          <w:color w:val="000000" w:themeColor="text1"/>
        </w:rPr>
      </w:pPr>
      <w:r w:rsidRPr="3BB2554F">
        <w:rPr>
          <w:rFonts w:ascii="Arial" w:eastAsia="Arial" w:hAnsi="Arial" w:cs="Arial"/>
          <w:b/>
          <w:bCs/>
          <w:color w:val="000000" w:themeColor="text1"/>
        </w:rPr>
        <w:t>Usuário</w:t>
      </w:r>
      <w:r w:rsidRPr="3BB2554F">
        <w:rPr>
          <w:rFonts w:ascii="Arial" w:eastAsia="Arial" w:hAnsi="Arial" w:cs="Arial"/>
          <w:color w:val="000000" w:themeColor="text1"/>
        </w:rPr>
        <w:t>: Pessoa que deseja acessar o sistema.</w:t>
      </w:r>
    </w:p>
    <w:p w14:paraId="442133B8" w14:textId="29E94EBB" w:rsidR="137B8633" w:rsidRDefault="75FE2E0A" w:rsidP="3BB2554F">
      <w:pPr>
        <w:jc w:val="both"/>
        <w:rPr>
          <w:rFonts w:ascii="Arial" w:eastAsia="Arial" w:hAnsi="Arial" w:cs="Arial"/>
          <w:color w:val="000000" w:themeColor="text1"/>
        </w:rPr>
      </w:pPr>
      <w:r w:rsidRPr="3BB2554F">
        <w:rPr>
          <w:rFonts w:ascii="Arial" w:eastAsia="Arial" w:hAnsi="Arial" w:cs="Arial"/>
          <w:color w:val="000000" w:themeColor="text1"/>
        </w:rPr>
        <w:t>Fluxo Principal:</w:t>
      </w:r>
    </w:p>
    <w:p w14:paraId="1A6885B7" w14:textId="6293280A" w:rsidR="137B8633" w:rsidRDefault="75FE2E0A" w:rsidP="3BB2554F">
      <w:pPr>
        <w:numPr>
          <w:ilvl w:val="0"/>
          <w:numId w:val="197"/>
        </w:numPr>
        <w:jc w:val="both"/>
        <w:rPr>
          <w:rFonts w:ascii="Arial" w:eastAsia="Arial" w:hAnsi="Arial" w:cs="Arial"/>
          <w:color w:val="000000" w:themeColor="text1"/>
        </w:rPr>
      </w:pPr>
      <w:r w:rsidRPr="3BB2554F">
        <w:rPr>
          <w:rFonts w:ascii="Arial" w:eastAsia="Arial" w:hAnsi="Arial" w:cs="Arial"/>
          <w:b/>
          <w:bCs/>
          <w:color w:val="000000" w:themeColor="text1"/>
        </w:rPr>
        <w:t>Ser Usuário</w:t>
      </w:r>
      <w:r w:rsidRPr="3BB2554F">
        <w:rPr>
          <w:rFonts w:ascii="Arial" w:eastAsia="Arial" w:hAnsi="Arial" w:cs="Arial"/>
          <w:color w:val="000000" w:themeColor="text1"/>
        </w:rPr>
        <w:t>: Ponto inicial representando a existência de um usuário que deseja utilizar o sistema.</w:t>
      </w:r>
    </w:p>
    <w:p w14:paraId="2F170394" w14:textId="554A7C04" w:rsidR="137B8633" w:rsidRDefault="75FE2E0A" w:rsidP="3BB2554F">
      <w:pPr>
        <w:numPr>
          <w:ilvl w:val="0"/>
          <w:numId w:val="197"/>
        </w:numPr>
        <w:jc w:val="both"/>
        <w:rPr>
          <w:rFonts w:ascii="Arial" w:eastAsia="Arial" w:hAnsi="Arial" w:cs="Arial"/>
          <w:color w:val="000000" w:themeColor="text1"/>
        </w:rPr>
      </w:pPr>
      <w:r w:rsidRPr="3BB2554F">
        <w:rPr>
          <w:rFonts w:ascii="Arial" w:eastAsia="Arial" w:hAnsi="Arial" w:cs="Arial"/>
          <w:b/>
          <w:bCs/>
          <w:color w:val="000000" w:themeColor="text1"/>
        </w:rPr>
        <w:t>Realizar Cadastro:</w:t>
      </w:r>
      <w:r w:rsidRPr="3BB2554F">
        <w:rPr>
          <w:rFonts w:ascii="Arial" w:eastAsia="Arial" w:hAnsi="Arial" w:cs="Arial"/>
          <w:color w:val="000000" w:themeColor="text1"/>
        </w:rPr>
        <w:t xml:space="preserve"> Etapa onde o usuário realiza seu registro no sistema, caso não possua conta.</w:t>
      </w:r>
    </w:p>
    <w:p w14:paraId="5E88885F" w14:textId="5F83F3F9" w:rsidR="137B8633" w:rsidRDefault="75FE2E0A" w:rsidP="3BB2554F">
      <w:pPr>
        <w:numPr>
          <w:ilvl w:val="0"/>
          <w:numId w:val="197"/>
        </w:numPr>
        <w:jc w:val="both"/>
        <w:rPr>
          <w:rFonts w:ascii="Arial" w:eastAsia="Arial" w:hAnsi="Arial" w:cs="Arial"/>
          <w:color w:val="000000" w:themeColor="text1"/>
        </w:rPr>
      </w:pPr>
      <w:r w:rsidRPr="3BB2554F">
        <w:rPr>
          <w:rFonts w:ascii="Arial" w:eastAsia="Arial" w:hAnsi="Arial" w:cs="Arial"/>
          <w:b/>
          <w:bCs/>
          <w:color w:val="000000" w:themeColor="text1"/>
        </w:rPr>
        <w:t>Inserir Credenciais</w:t>
      </w:r>
      <w:r w:rsidRPr="3BB2554F">
        <w:rPr>
          <w:rFonts w:ascii="Arial" w:eastAsia="Arial" w:hAnsi="Arial" w:cs="Arial"/>
          <w:color w:val="000000" w:themeColor="text1"/>
        </w:rPr>
        <w:t>: O usuário insere as informações de login (usuário/senha).</w:t>
      </w:r>
    </w:p>
    <w:p w14:paraId="2F5A76C0" w14:textId="1C506B00" w:rsidR="137B8633" w:rsidRDefault="75FE2E0A" w:rsidP="3BB2554F">
      <w:pPr>
        <w:numPr>
          <w:ilvl w:val="0"/>
          <w:numId w:val="197"/>
        </w:numPr>
        <w:jc w:val="both"/>
        <w:rPr>
          <w:rFonts w:ascii="Arial" w:eastAsia="Arial" w:hAnsi="Arial" w:cs="Arial"/>
          <w:color w:val="000000" w:themeColor="text1"/>
        </w:rPr>
      </w:pPr>
      <w:r w:rsidRPr="3BB2554F">
        <w:rPr>
          <w:rFonts w:ascii="Arial" w:eastAsia="Arial" w:hAnsi="Arial" w:cs="Arial"/>
          <w:b/>
          <w:bCs/>
          <w:color w:val="000000" w:themeColor="text1"/>
        </w:rPr>
        <w:t>Realizar Login</w:t>
      </w:r>
      <w:r w:rsidRPr="3BB2554F">
        <w:rPr>
          <w:rFonts w:ascii="Arial" w:eastAsia="Arial" w:hAnsi="Arial" w:cs="Arial"/>
          <w:color w:val="000000" w:themeColor="text1"/>
        </w:rPr>
        <w:t>: A tentativa de login é processada pelo sistema.</w:t>
      </w:r>
    </w:p>
    <w:p w14:paraId="031577D3" w14:textId="062E0FF3" w:rsidR="5B31620D" w:rsidRDefault="5B31620D" w:rsidP="137B8633">
      <w:pPr>
        <w:jc w:val="both"/>
        <w:rPr>
          <w:rFonts w:ascii="Arial" w:eastAsia="Arial" w:hAnsi="Arial" w:cs="Arial"/>
          <w:color w:val="000000" w:themeColor="text1"/>
        </w:rPr>
      </w:pPr>
      <w:r w:rsidRPr="137B8633">
        <w:rPr>
          <w:rFonts w:ascii="Arial" w:eastAsia="Arial" w:hAnsi="Arial" w:cs="Arial"/>
          <w:color w:val="000000" w:themeColor="text1"/>
        </w:rPr>
        <w:t xml:space="preserve">     5.  </w:t>
      </w:r>
      <w:r w:rsidR="4E7F46FB" w:rsidRPr="137B8633">
        <w:rPr>
          <w:rFonts w:ascii="Arial" w:eastAsia="Arial" w:hAnsi="Arial" w:cs="Arial"/>
          <w:color w:val="000000" w:themeColor="text1"/>
        </w:rPr>
        <w:t xml:space="preserve"> </w:t>
      </w:r>
      <w:r w:rsidRPr="137B8633">
        <w:rPr>
          <w:rFonts w:ascii="Arial" w:eastAsia="Arial" w:hAnsi="Arial" w:cs="Arial"/>
          <w:b/>
          <w:bCs/>
          <w:color w:val="000000" w:themeColor="text1"/>
        </w:rPr>
        <w:t>Decisão</w:t>
      </w:r>
      <w:r w:rsidR="43B2CED0" w:rsidRPr="137B8633">
        <w:rPr>
          <w:rFonts w:ascii="Arial" w:eastAsia="Arial" w:hAnsi="Arial" w:cs="Arial"/>
          <w:b/>
          <w:bCs/>
          <w:color w:val="000000" w:themeColor="text1"/>
        </w:rPr>
        <w:t>:</w:t>
      </w:r>
      <w:r w:rsidRPr="137B8633">
        <w:rPr>
          <w:rFonts w:ascii="Arial" w:eastAsia="Arial" w:hAnsi="Arial" w:cs="Arial"/>
          <w:color w:val="000000" w:themeColor="text1"/>
        </w:rPr>
        <w:t xml:space="preserve"> Credenciais Válidas?</w:t>
      </w:r>
    </w:p>
    <w:p w14:paraId="150B4D9A" w14:textId="54E1E2A1" w:rsidR="5B31620D" w:rsidRDefault="5B31620D" w:rsidP="137B8633">
      <w:pPr>
        <w:pStyle w:val="PargrafodaLista"/>
        <w:numPr>
          <w:ilvl w:val="0"/>
          <w:numId w:val="195"/>
        </w:numPr>
        <w:jc w:val="both"/>
        <w:rPr>
          <w:rFonts w:ascii="Arial" w:eastAsia="Arial" w:hAnsi="Arial" w:cs="Arial"/>
          <w:color w:val="000000" w:themeColor="text1"/>
        </w:rPr>
      </w:pPr>
      <w:r w:rsidRPr="137B8633">
        <w:rPr>
          <w:rFonts w:ascii="Arial" w:eastAsia="Arial" w:hAnsi="Arial" w:cs="Arial"/>
          <w:b/>
          <w:bCs/>
          <w:color w:val="000000" w:themeColor="text1"/>
        </w:rPr>
        <w:lastRenderedPageBreak/>
        <w:t>Sim</w:t>
      </w:r>
      <w:r w:rsidRPr="137B8633">
        <w:rPr>
          <w:rFonts w:ascii="Arial" w:eastAsia="Arial" w:hAnsi="Arial" w:cs="Arial"/>
          <w:color w:val="000000" w:themeColor="text1"/>
        </w:rPr>
        <w:t>: O sistema permite o acesso.</w:t>
      </w:r>
    </w:p>
    <w:p w14:paraId="7EF418B4" w14:textId="47A41939" w:rsidR="5B31620D" w:rsidRDefault="5B31620D" w:rsidP="137B8633">
      <w:pPr>
        <w:pStyle w:val="PargrafodaLista"/>
        <w:numPr>
          <w:ilvl w:val="0"/>
          <w:numId w:val="194"/>
        </w:numPr>
        <w:jc w:val="both"/>
        <w:rPr>
          <w:rFonts w:ascii="Arial" w:eastAsia="Arial" w:hAnsi="Arial" w:cs="Arial"/>
          <w:color w:val="000000" w:themeColor="text1"/>
        </w:rPr>
      </w:pPr>
      <w:r w:rsidRPr="137B8633">
        <w:rPr>
          <w:rFonts w:ascii="Arial" w:eastAsia="Arial" w:hAnsi="Arial" w:cs="Arial"/>
          <w:b/>
          <w:bCs/>
        </w:rPr>
        <w:t xml:space="preserve">  Acessar Sistema</w:t>
      </w:r>
      <w:r w:rsidRPr="137B8633">
        <w:rPr>
          <w:rFonts w:ascii="Arial" w:eastAsia="Arial" w:hAnsi="Arial" w:cs="Arial"/>
        </w:rPr>
        <w:t xml:space="preserve"> – Usuário é autenticado com sucesso e acessa as funcionalidades do sistema.</w:t>
      </w:r>
    </w:p>
    <w:p w14:paraId="0EB86E60" w14:textId="783A5B37" w:rsidR="100544B8" w:rsidRDefault="100544B8" w:rsidP="137B8633">
      <w:pPr>
        <w:pStyle w:val="PargrafodaLista"/>
        <w:numPr>
          <w:ilvl w:val="0"/>
          <w:numId w:val="195"/>
        </w:numPr>
        <w:jc w:val="both"/>
        <w:rPr>
          <w:rFonts w:ascii="Arial" w:eastAsia="Arial" w:hAnsi="Arial" w:cs="Arial"/>
          <w:color w:val="000000" w:themeColor="text1"/>
        </w:rPr>
      </w:pPr>
      <w:r w:rsidRPr="137B8633">
        <w:rPr>
          <w:rFonts w:ascii="Arial" w:eastAsia="Arial" w:hAnsi="Arial" w:cs="Arial"/>
          <w:b/>
          <w:bCs/>
          <w:color w:val="000000" w:themeColor="text1"/>
        </w:rPr>
        <w:t>Não</w:t>
      </w:r>
      <w:r w:rsidRPr="137B8633">
        <w:rPr>
          <w:rFonts w:ascii="Arial" w:eastAsia="Arial" w:hAnsi="Arial" w:cs="Arial"/>
          <w:color w:val="000000" w:themeColor="text1"/>
        </w:rPr>
        <w:t>: O sistema nega o acesso.</w:t>
      </w:r>
    </w:p>
    <w:p w14:paraId="1248463A" w14:textId="144D5C96" w:rsidR="100544B8" w:rsidRDefault="100544B8" w:rsidP="137B8633">
      <w:pPr>
        <w:pStyle w:val="PargrafodaLista"/>
        <w:numPr>
          <w:ilvl w:val="0"/>
          <w:numId w:val="194"/>
        </w:numPr>
        <w:jc w:val="both"/>
        <w:rPr>
          <w:rFonts w:ascii="Arial" w:eastAsia="Arial" w:hAnsi="Arial" w:cs="Arial"/>
        </w:rPr>
      </w:pPr>
      <w:r w:rsidRPr="137B8633">
        <w:rPr>
          <w:rFonts w:ascii="Arial" w:eastAsia="Arial" w:hAnsi="Arial" w:cs="Arial"/>
          <w:b/>
          <w:bCs/>
        </w:rPr>
        <w:t xml:space="preserve"> Mostrar Mensagem de Erro</w:t>
      </w:r>
      <w:r w:rsidRPr="137B8633">
        <w:rPr>
          <w:rFonts w:ascii="Arial" w:eastAsia="Arial" w:hAnsi="Arial" w:cs="Arial"/>
        </w:rPr>
        <w:t xml:space="preserve"> – Sistema informa ao usuário que as credenciais estão incorretas e retorna para nova tentativa de login.</w:t>
      </w:r>
    </w:p>
    <w:p w14:paraId="736A9564" w14:textId="1FC01B46" w:rsidR="50EE0A94" w:rsidRDefault="50EE0A94" w:rsidP="137B8633">
      <w:pPr>
        <w:pStyle w:val="PargrafodaLista"/>
        <w:numPr>
          <w:ilvl w:val="0"/>
          <w:numId w:val="194"/>
        </w:numPr>
        <w:jc w:val="both"/>
        <w:rPr>
          <w:rFonts w:ascii="Arial" w:eastAsia="Arial" w:hAnsi="Arial" w:cs="Arial"/>
        </w:rPr>
      </w:pPr>
      <w:r w:rsidRPr="137B8633">
        <w:rPr>
          <w:rFonts w:ascii="Arial" w:eastAsia="Arial" w:hAnsi="Arial" w:cs="Arial"/>
        </w:rPr>
        <w:t xml:space="preserve">O loop entre “Mostrar mensagem de Erro” e “Realizar Login” indica que o usuário pode tentar novamente </w:t>
      </w:r>
      <w:r w:rsidR="7E074616" w:rsidRPr="137B8633">
        <w:rPr>
          <w:rFonts w:ascii="Arial" w:eastAsia="Arial" w:hAnsi="Arial" w:cs="Arial"/>
        </w:rPr>
        <w:t>após erro de autenticação.</w:t>
      </w:r>
    </w:p>
    <w:p w14:paraId="714A1E1C" w14:textId="60632C4F" w:rsidR="0BF51DDA" w:rsidRDefault="6B37D5F6" w:rsidP="137B8633">
      <w:pPr>
        <w:jc w:val="both"/>
        <w:rPr>
          <w:rFonts w:ascii="Arial" w:eastAsia="Arial" w:hAnsi="Arial" w:cs="Arial"/>
        </w:rPr>
      </w:pPr>
      <w:r w:rsidRPr="3BB2554F">
        <w:rPr>
          <w:rFonts w:ascii="Arial" w:eastAsia="Arial" w:hAnsi="Arial" w:cs="Arial"/>
        </w:rPr>
        <w:t xml:space="preserve">     6. </w:t>
      </w:r>
      <w:r w:rsidR="13C3E0B8" w:rsidRPr="3BB2554F">
        <w:rPr>
          <w:rFonts w:ascii="Arial" w:eastAsia="Arial" w:hAnsi="Arial" w:cs="Arial"/>
        </w:rPr>
        <w:t xml:space="preserve">  </w:t>
      </w:r>
      <w:r w:rsidRPr="3BB2554F">
        <w:rPr>
          <w:rFonts w:ascii="Arial" w:eastAsia="Arial" w:hAnsi="Arial" w:cs="Arial"/>
          <w:b/>
          <w:bCs/>
        </w:rPr>
        <w:t>Nó final</w:t>
      </w:r>
      <w:r w:rsidRPr="3BB2554F">
        <w:rPr>
          <w:rFonts w:ascii="Arial" w:eastAsia="Arial" w:hAnsi="Arial" w:cs="Arial"/>
        </w:rPr>
        <w:t xml:space="preserve">: Indica o final do fluxo </w:t>
      </w:r>
      <w:r w:rsidR="6CEF449E" w:rsidRPr="3BB2554F">
        <w:rPr>
          <w:rFonts w:ascii="Arial" w:eastAsia="Arial" w:hAnsi="Arial" w:cs="Arial"/>
        </w:rPr>
        <w:t>das ações realizadas</w:t>
      </w:r>
      <w:r w:rsidRPr="3BB2554F">
        <w:rPr>
          <w:rFonts w:ascii="Arial" w:eastAsia="Arial" w:hAnsi="Arial" w:cs="Arial"/>
        </w:rPr>
        <w:t xml:space="preserve"> no sistema.</w:t>
      </w:r>
    </w:p>
    <w:p w14:paraId="0FA6EF9F" w14:textId="170876AE" w:rsidR="3BB2554F" w:rsidRDefault="3BB2554F" w:rsidP="3BB2554F">
      <w:pPr>
        <w:jc w:val="both"/>
        <w:rPr>
          <w:rFonts w:ascii="Arial" w:eastAsia="Arial" w:hAnsi="Arial" w:cs="Arial"/>
        </w:rPr>
      </w:pPr>
    </w:p>
    <w:p w14:paraId="1D0AB4CC" w14:textId="028F5402" w:rsidR="33D6A9B2" w:rsidRDefault="33D6A9B2" w:rsidP="3BB2554F">
      <w:pPr>
        <w:jc w:val="center"/>
        <w:rPr>
          <w:rFonts w:ascii="Arial" w:eastAsia="Arial" w:hAnsi="Arial" w:cs="Arial"/>
        </w:rPr>
      </w:pPr>
      <w:r w:rsidRPr="3BB2554F">
        <w:rPr>
          <w:rFonts w:ascii="Arial" w:eastAsia="Arial" w:hAnsi="Arial" w:cs="Arial"/>
        </w:rPr>
        <w:t xml:space="preserve">Figura 8:  Diagrama de Agendar Vistoria </w:t>
      </w:r>
    </w:p>
    <w:p w14:paraId="4E130C7D" w14:textId="10E56D5E" w:rsidR="0099A718" w:rsidRDefault="300EF74A" w:rsidP="137B8633">
      <w:pPr>
        <w:jc w:val="center"/>
      </w:pPr>
      <w:r>
        <w:rPr>
          <w:noProof/>
        </w:rPr>
        <w:drawing>
          <wp:inline distT="0" distB="0" distL="0" distR="0" wp14:anchorId="376EAC25" wp14:editId="590362F0">
            <wp:extent cx="4305504" cy="3732470"/>
            <wp:effectExtent l="0" t="0" r="0" b="0"/>
            <wp:docPr id="812491303" name="Imagem 81249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12491303"/>
                    <pic:cNvPicPr/>
                  </pic:nvPicPr>
                  <pic:blipFill>
                    <a:blip r:embed="rId18">
                      <a:extLst>
                        <a:ext uri="{28A0092B-C50C-407E-A947-70E740481C1C}">
                          <a14:useLocalDpi xmlns:a14="http://schemas.microsoft.com/office/drawing/2010/main" val="0"/>
                        </a:ext>
                      </a:extLst>
                    </a:blip>
                    <a:stretch>
                      <a:fillRect/>
                    </a:stretch>
                  </pic:blipFill>
                  <pic:spPr>
                    <a:xfrm>
                      <a:off x="0" y="0"/>
                      <a:ext cx="4305504" cy="3732470"/>
                    </a:xfrm>
                    <a:prstGeom prst="rect">
                      <a:avLst/>
                    </a:prstGeom>
                  </pic:spPr>
                </pic:pic>
              </a:graphicData>
            </a:graphic>
          </wp:inline>
        </w:drawing>
      </w:r>
    </w:p>
    <w:p w14:paraId="3B1ED214" w14:textId="53231613" w:rsidR="137B8633" w:rsidRDefault="5CF5259F" w:rsidP="3BB2554F">
      <w:pPr>
        <w:keepNext/>
        <w:keepLines/>
        <w:jc w:val="center"/>
        <w:rPr>
          <w:rFonts w:ascii="Arial" w:eastAsia="Arial" w:hAnsi="Arial" w:cs="Arial"/>
          <w:sz w:val="20"/>
          <w:szCs w:val="20"/>
        </w:rPr>
      </w:pPr>
      <w:r w:rsidRPr="3BB2554F">
        <w:rPr>
          <w:rFonts w:ascii="Arial" w:eastAsia="Arial" w:hAnsi="Arial" w:cs="Arial"/>
          <w:b/>
          <w:bCs/>
          <w:sz w:val="20"/>
          <w:szCs w:val="20"/>
        </w:rPr>
        <w:t>Fonte:</w:t>
      </w:r>
      <w:r w:rsidRPr="3BB2554F">
        <w:rPr>
          <w:rFonts w:ascii="Arial" w:eastAsia="Arial" w:hAnsi="Arial" w:cs="Arial"/>
          <w:sz w:val="20"/>
          <w:szCs w:val="20"/>
        </w:rPr>
        <w:t xml:space="preserve"> Elaborado pelos Autores.</w:t>
      </w:r>
    </w:p>
    <w:p w14:paraId="2A259767" w14:textId="522BCBC8" w:rsidR="5E4518A8" w:rsidRDefault="57CDED6F" w:rsidP="137B8633">
      <w:pPr>
        <w:jc w:val="both"/>
        <w:rPr>
          <w:rFonts w:ascii="Arial" w:eastAsia="Arial" w:hAnsi="Arial" w:cs="Arial"/>
          <w:b/>
          <w:bCs/>
          <w:color w:val="000000" w:themeColor="text1"/>
        </w:rPr>
      </w:pPr>
      <w:r w:rsidRPr="3BB2554F">
        <w:rPr>
          <w:rFonts w:ascii="Arial" w:eastAsia="Arial" w:hAnsi="Arial" w:cs="Arial"/>
          <w:b/>
          <w:bCs/>
          <w:color w:val="000000" w:themeColor="text1"/>
        </w:rPr>
        <w:t xml:space="preserve">DA02 - </w:t>
      </w:r>
      <w:r w:rsidR="794203ED" w:rsidRPr="3BB2554F">
        <w:rPr>
          <w:rFonts w:ascii="Arial" w:eastAsia="Arial" w:hAnsi="Arial" w:cs="Arial"/>
          <w:b/>
          <w:bCs/>
          <w:color w:val="000000" w:themeColor="text1"/>
        </w:rPr>
        <w:t xml:space="preserve">Agendar Vistoria </w:t>
      </w:r>
    </w:p>
    <w:p w14:paraId="233A4ECF" w14:textId="08963091" w:rsidR="1E63E5DC" w:rsidRDefault="1E63E5DC" w:rsidP="137B8633">
      <w:pPr>
        <w:jc w:val="both"/>
        <w:rPr>
          <w:rFonts w:ascii="Arial" w:eastAsia="Arial" w:hAnsi="Arial" w:cs="Arial"/>
          <w:color w:val="000000" w:themeColor="text1"/>
        </w:rPr>
      </w:pPr>
      <w:r w:rsidRPr="137B8633">
        <w:rPr>
          <w:rFonts w:ascii="Arial" w:eastAsia="Arial" w:hAnsi="Arial" w:cs="Arial"/>
          <w:color w:val="000000" w:themeColor="text1"/>
        </w:rPr>
        <w:t xml:space="preserve">Diagrama que descreve o fluxo de atividades envolvidos no processo de </w:t>
      </w:r>
      <w:r w:rsidR="3BDD3D80" w:rsidRPr="137B8633">
        <w:rPr>
          <w:rFonts w:ascii="Arial" w:eastAsia="Arial" w:hAnsi="Arial" w:cs="Arial"/>
          <w:color w:val="000000" w:themeColor="text1"/>
        </w:rPr>
        <w:t>agendamento de vistoria por parte do cliente</w:t>
      </w:r>
      <w:r w:rsidRPr="137B8633">
        <w:rPr>
          <w:rFonts w:ascii="Arial" w:eastAsia="Arial" w:hAnsi="Arial" w:cs="Arial"/>
          <w:color w:val="000000" w:themeColor="text1"/>
        </w:rPr>
        <w:t>.</w:t>
      </w:r>
    </w:p>
    <w:p w14:paraId="0E95E742" w14:textId="0E3B8FB8" w:rsidR="1E63E5DC" w:rsidRDefault="1E63E5DC" w:rsidP="137B8633">
      <w:pPr>
        <w:jc w:val="both"/>
        <w:rPr>
          <w:rFonts w:ascii="Arial" w:eastAsia="Arial" w:hAnsi="Arial" w:cs="Arial"/>
          <w:b/>
          <w:bCs/>
          <w:color w:val="000000" w:themeColor="text1"/>
        </w:rPr>
      </w:pPr>
      <w:r w:rsidRPr="137B8633">
        <w:rPr>
          <w:rFonts w:ascii="Arial" w:eastAsia="Arial" w:hAnsi="Arial" w:cs="Arial"/>
          <w:b/>
          <w:bCs/>
          <w:color w:val="000000" w:themeColor="text1"/>
        </w:rPr>
        <w:t xml:space="preserve">Ator </w:t>
      </w:r>
    </w:p>
    <w:p w14:paraId="10C9CD67" w14:textId="33050265" w:rsidR="002EFC4F" w:rsidRDefault="002EFC4F" w:rsidP="137B8633">
      <w:pPr>
        <w:pStyle w:val="PargrafodaLista"/>
        <w:numPr>
          <w:ilvl w:val="0"/>
          <w:numId w:val="199"/>
        </w:numPr>
        <w:jc w:val="both"/>
        <w:rPr>
          <w:rFonts w:ascii="Arial" w:eastAsia="Arial" w:hAnsi="Arial" w:cs="Arial"/>
          <w:color w:val="000000" w:themeColor="text1"/>
        </w:rPr>
      </w:pPr>
      <w:r w:rsidRPr="137B8633">
        <w:rPr>
          <w:rFonts w:ascii="Arial" w:eastAsia="Arial" w:hAnsi="Arial" w:cs="Arial"/>
          <w:b/>
          <w:bCs/>
          <w:color w:val="000000" w:themeColor="text1"/>
        </w:rPr>
        <w:t>Cliente</w:t>
      </w:r>
      <w:r w:rsidR="1E63E5DC" w:rsidRPr="137B8633">
        <w:rPr>
          <w:rFonts w:ascii="Arial" w:eastAsia="Arial" w:hAnsi="Arial" w:cs="Arial"/>
          <w:color w:val="000000" w:themeColor="text1"/>
        </w:rPr>
        <w:t>:</w:t>
      </w:r>
      <w:r w:rsidR="39A6DD78" w:rsidRPr="137B8633">
        <w:rPr>
          <w:rFonts w:ascii="Arial" w:eastAsia="Arial" w:hAnsi="Arial" w:cs="Arial"/>
          <w:color w:val="000000" w:themeColor="text1"/>
        </w:rPr>
        <w:t xml:space="preserve"> Usuário do sistema que deseja realizar o agendamento de uma vistoria de um imóvel.</w:t>
      </w:r>
    </w:p>
    <w:p w14:paraId="586B9940" w14:textId="29E94EBB" w:rsidR="1E63E5DC" w:rsidRDefault="1E63E5DC" w:rsidP="137B8633">
      <w:pPr>
        <w:jc w:val="both"/>
        <w:rPr>
          <w:rFonts w:ascii="Arial" w:eastAsia="Arial" w:hAnsi="Arial" w:cs="Arial"/>
          <w:color w:val="000000" w:themeColor="text1"/>
        </w:rPr>
      </w:pPr>
      <w:r w:rsidRPr="137B8633">
        <w:rPr>
          <w:rFonts w:ascii="Arial" w:eastAsia="Arial" w:hAnsi="Arial" w:cs="Arial"/>
          <w:b/>
          <w:bCs/>
          <w:color w:val="000000" w:themeColor="text1"/>
        </w:rPr>
        <w:t>Fluxo Principal</w:t>
      </w:r>
      <w:r w:rsidRPr="137B8633">
        <w:rPr>
          <w:rFonts w:ascii="Arial" w:eastAsia="Arial" w:hAnsi="Arial" w:cs="Arial"/>
          <w:color w:val="000000" w:themeColor="text1"/>
        </w:rPr>
        <w:t>:</w:t>
      </w:r>
    </w:p>
    <w:p w14:paraId="36688C6A" w14:textId="72824EC3" w:rsidR="1E63E5DC" w:rsidRDefault="1E63E5DC" w:rsidP="137B8633">
      <w:pPr>
        <w:pStyle w:val="PargrafodaLista"/>
        <w:numPr>
          <w:ilvl w:val="0"/>
          <w:numId w:val="193"/>
        </w:numPr>
        <w:jc w:val="both"/>
        <w:rPr>
          <w:rFonts w:ascii="Arial" w:eastAsia="Arial" w:hAnsi="Arial" w:cs="Arial"/>
          <w:color w:val="000000" w:themeColor="text1"/>
        </w:rPr>
      </w:pPr>
      <w:r w:rsidRPr="137B8633">
        <w:rPr>
          <w:rFonts w:ascii="Arial" w:eastAsia="Arial" w:hAnsi="Arial" w:cs="Arial"/>
          <w:b/>
          <w:bCs/>
          <w:color w:val="000000" w:themeColor="text1"/>
        </w:rPr>
        <w:lastRenderedPageBreak/>
        <w:t xml:space="preserve">Ser </w:t>
      </w:r>
      <w:r w:rsidR="0F2FD4B8" w:rsidRPr="137B8633">
        <w:rPr>
          <w:rFonts w:ascii="Arial" w:eastAsia="Arial" w:hAnsi="Arial" w:cs="Arial"/>
          <w:b/>
          <w:bCs/>
          <w:color w:val="000000" w:themeColor="text1"/>
        </w:rPr>
        <w:t>Cliente</w:t>
      </w:r>
      <w:r w:rsidRPr="137B8633">
        <w:rPr>
          <w:rFonts w:ascii="Arial" w:eastAsia="Arial" w:hAnsi="Arial" w:cs="Arial"/>
          <w:color w:val="000000" w:themeColor="text1"/>
        </w:rPr>
        <w:t xml:space="preserve">: </w:t>
      </w:r>
      <w:r w:rsidR="40EA5B8D" w:rsidRPr="137B8633">
        <w:rPr>
          <w:rFonts w:ascii="Arial" w:eastAsia="Arial" w:hAnsi="Arial" w:cs="Arial"/>
          <w:color w:val="000000" w:themeColor="text1"/>
        </w:rPr>
        <w:t>Início do fluxo indicando que o cliente está autenticado no sistema</w:t>
      </w:r>
      <w:r w:rsidRPr="137B8633">
        <w:rPr>
          <w:rFonts w:ascii="Arial" w:eastAsia="Arial" w:hAnsi="Arial" w:cs="Arial"/>
          <w:color w:val="000000" w:themeColor="text1"/>
        </w:rPr>
        <w:t>.</w:t>
      </w:r>
    </w:p>
    <w:p w14:paraId="564B584A" w14:textId="37F9DB60" w:rsidR="37C65AD2" w:rsidRDefault="37C65AD2" w:rsidP="137B8633">
      <w:pPr>
        <w:pStyle w:val="PargrafodaLista"/>
        <w:numPr>
          <w:ilvl w:val="0"/>
          <w:numId w:val="193"/>
        </w:numPr>
        <w:jc w:val="both"/>
        <w:rPr>
          <w:rFonts w:ascii="Arial" w:eastAsia="Arial" w:hAnsi="Arial" w:cs="Arial"/>
          <w:color w:val="000000" w:themeColor="text1"/>
        </w:rPr>
      </w:pPr>
      <w:r w:rsidRPr="137B8633">
        <w:rPr>
          <w:rFonts w:ascii="Arial" w:eastAsia="Arial" w:hAnsi="Arial" w:cs="Arial"/>
          <w:b/>
          <w:bCs/>
          <w:color w:val="000000" w:themeColor="text1"/>
        </w:rPr>
        <w:t xml:space="preserve">Acessar Página </w:t>
      </w:r>
      <w:r w:rsidR="0F07463B" w:rsidRPr="137B8633">
        <w:rPr>
          <w:rFonts w:ascii="Arial" w:eastAsia="Arial" w:hAnsi="Arial" w:cs="Arial"/>
          <w:b/>
          <w:bCs/>
          <w:color w:val="000000" w:themeColor="text1"/>
        </w:rPr>
        <w:t>Inicial</w:t>
      </w:r>
      <w:r w:rsidR="1E63E5DC" w:rsidRPr="137B8633">
        <w:rPr>
          <w:rFonts w:ascii="Arial" w:eastAsia="Arial" w:hAnsi="Arial" w:cs="Arial"/>
          <w:b/>
          <w:bCs/>
          <w:color w:val="000000" w:themeColor="text1"/>
        </w:rPr>
        <w:t>:</w:t>
      </w:r>
      <w:r w:rsidR="1E63E5DC" w:rsidRPr="137B8633">
        <w:rPr>
          <w:rFonts w:ascii="Arial" w:eastAsia="Arial" w:hAnsi="Arial" w:cs="Arial"/>
          <w:color w:val="000000" w:themeColor="text1"/>
        </w:rPr>
        <w:t xml:space="preserve"> </w:t>
      </w:r>
      <w:r w:rsidR="68D1A93A" w:rsidRPr="137B8633">
        <w:rPr>
          <w:rFonts w:ascii="Arial" w:eastAsia="Arial" w:hAnsi="Arial" w:cs="Arial"/>
          <w:color w:val="000000" w:themeColor="text1"/>
        </w:rPr>
        <w:t>O cliente acessa a tela principal do sistema</w:t>
      </w:r>
      <w:r w:rsidR="1E63E5DC" w:rsidRPr="137B8633">
        <w:rPr>
          <w:rFonts w:ascii="Arial" w:eastAsia="Arial" w:hAnsi="Arial" w:cs="Arial"/>
          <w:color w:val="000000" w:themeColor="text1"/>
        </w:rPr>
        <w:t>.</w:t>
      </w:r>
    </w:p>
    <w:p w14:paraId="4466484C" w14:textId="46FC97E4" w:rsidR="7D05D7D7" w:rsidRDefault="7D05D7D7" w:rsidP="137B8633">
      <w:pPr>
        <w:pStyle w:val="PargrafodaLista"/>
        <w:numPr>
          <w:ilvl w:val="0"/>
          <w:numId w:val="193"/>
        </w:numPr>
        <w:jc w:val="both"/>
        <w:rPr>
          <w:rFonts w:ascii="Arial" w:eastAsia="Arial" w:hAnsi="Arial" w:cs="Arial"/>
          <w:color w:val="000000" w:themeColor="text1"/>
        </w:rPr>
      </w:pPr>
      <w:r w:rsidRPr="137B8633">
        <w:rPr>
          <w:rFonts w:ascii="Arial" w:eastAsia="Arial" w:hAnsi="Arial" w:cs="Arial"/>
          <w:b/>
          <w:bCs/>
          <w:color w:val="000000" w:themeColor="text1"/>
        </w:rPr>
        <w:t xml:space="preserve">Acessar Lista de </w:t>
      </w:r>
      <w:r w:rsidR="4D81A64F" w:rsidRPr="137B8633">
        <w:rPr>
          <w:rFonts w:ascii="Arial" w:eastAsia="Arial" w:hAnsi="Arial" w:cs="Arial"/>
          <w:b/>
          <w:bCs/>
          <w:color w:val="000000" w:themeColor="text1"/>
        </w:rPr>
        <w:t>Imóvel</w:t>
      </w:r>
      <w:r w:rsidR="4D81A64F" w:rsidRPr="137B8633">
        <w:rPr>
          <w:rFonts w:ascii="Arial" w:eastAsia="Arial" w:hAnsi="Arial" w:cs="Arial"/>
          <w:color w:val="000000" w:themeColor="text1"/>
        </w:rPr>
        <w:t>: O</w:t>
      </w:r>
      <w:r w:rsidR="5FEEFF25" w:rsidRPr="137B8633">
        <w:rPr>
          <w:rFonts w:ascii="Arial" w:eastAsia="Arial" w:hAnsi="Arial" w:cs="Arial"/>
          <w:color w:val="000000" w:themeColor="text1"/>
        </w:rPr>
        <w:t xml:space="preserve"> sistema exibe uma lista de imóveis disponíveis.</w:t>
      </w:r>
    </w:p>
    <w:p w14:paraId="784692C2" w14:textId="00CC3E05" w:rsidR="43FD54B3" w:rsidRDefault="43FD54B3" w:rsidP="137B8633">
      <w:pPr>
        <w:pStyle w:val="PargrafodaLista"/>
        <w:numPr>
          <w:ilvl w:val="0"/>
          <w:numId w:val="193"/>
        </w:numPr>
        <w:jc w:val="both"/>
        <w:rPr>
          <w:rFonts w:ascii="Arial" w:eastAsia="Arial" w:hAnsi="Arial" w:cs="Arial"/>
          <w:color w:val="000000" w:themeColor="text1"/>
        </w:rPr>
      </w:pPr>
      <w:r w:rsidRPr="137B8633">
        <w:rPr>
          <w:rFonts w:ascii="Arial" w:eastAsia="Arial" w:hAnsi="Arial" w:cs="Arial"/>
          <w:b/>
          <w:bCs/>
          <w:color w:val="000000" w:themeColor="text1"/>
        </w:rPr>
        <w:t>Selecionar o Imóvel</w:t>
      </w:r>
      <w:r w:rsidR="1E63E5DC" w:rsidRPr="137B8633">
        <w:rPr>
          <w:rFonts w:ascii="Arial" w:eastAsia="Arial" w:hAnsi="Arial" w:cs="Arial"/>
          <w:color w:val="000000" w:themeColor="text1"/>
        </w:rPr>
        <w:t xml:space="preserve">: </w:t>
      </w:r>
      <w:r w:rsidR="01797608" w:rsidRPr="137B8633">
        <w:rPr>
          <w:rFonts w:ascii="Arial" w:eastAsia="Arial" w:hAnsi="Arial" w:cs="Arial"/>
          <w:color w:val="000000" w:themeColor="text1"/>
        </w:rPr>
        <w:t>O cliente escolhe um imóvel específico da lista.</w:t>
      </w:r>
    </w:p>
    <w:p w14:paraId="422FBFF8" w14:textId="3997D662" w:rsidR="421B265B" w:rsidRDefault="421B265B" w:rsidP="137B8633">
      <w:pPr>
        <w:numPr>
          <w:ilvl w:val="0"/>
          <w:numId w:val="193"/>
        </w:numPr>
        <w:jc w:val="both"/>
        <w:rPr>
          <w:rFonts w:ascii="Arial" w:eastAsia="Arial" w:hAnsi="Arial" w:cs="Arial"/>
          <w:color w:val="000000" w:themeColor="text1"/>
        </w:rPr>
      </w:pPr>
      <w:r w:rsidRPr="137B8633">
        <w:rPr>
          <w:rFonts w:ascii="Arial" w:eastAsia="Arial" w:hAnsi="Arial" w:cs="Arial"/>
          <w:b/>
          <w:bCs/>
          <w:color w:val="000000" w:themeColor="text1"/>
        </w:rPr>
        <w:t>Acessar Aba de Vistoria</w:t>
      </w:r>
      <w:r w:rsidR="1E63E5DC" w:rsidRPr="137B8633">
        <w:rPr>
          <w:rFonts w:ascii="Arial" w:eastAsia="Arial" w:hAnsi="Arial" w:cs="Arial"/>
          <w:b/>
          <w:bCs/>
          <w:color w:val="000000" w:themeColor="text1"/>
        </w:rPr>
        <w:t>:</w:t>
      </w:r>
      <w:r w:rsidR="1E63E5DC" w:rsidRPr="137B8633">
        <w:rPr>
          <w:rFonts w:ascii="Arial" w:eastAsia="Arial" w:hAnsi="Arial" w:cs="Arial"/>
          <w:color w:val="000000" w:themeColor="text1"/>
        </w:rPr>
        <w:t xml:space="preserve"> </w:t>
      </w:r>
      <w:r w:rsidR="4736EDFB" w:rsidRPr="137B8633">
        <w:rPr>
          <w:rFonts w:ascii="Arial" w:eastAsia="Arial" w:hAnsi="Arial" w:cs="Arial"/>
          <w:color w:val="000000" w:themeColor="text1"/>
        </w:rPr>
        <w:t>O cliente</w:t>
      </w:r>
      <w:r w:rsidR="170774CC" w:rsidRPr="137B8633">
        <w:rPr>
          <w:rFonts w:ascii="Arial" w:eastAsia="Arial" w:hAnsi="Arial" w:cs="Arial"/>
          <w:color w:val="000000" w:themeColor="text1"/>
        </w:rPr>
        <w:t xml:space="preserve"> acessa a seção do imóvel dedicada às vistorias.</w:t>
      </w:r>
    </w:p>
    <w:p w14:paraId="0E0C77AD" w14:textId="73E4B583" w:rsidR="2F330423" w:rsidRDefault="2F330423" w:rsidP="137B8633">
      <w:pPr>
        <w:pStyle w:val="PargrafodaLista"/>
        <w:numPr>
          <w:ilvl w:val="0"/>
          <w:numId w:val="193"/>
        </w:numPr>
        <w:jc w:val="both"/>
        <w:rPr>
          <w:rFonts w:ascii="Arial" w:eastAsia="Arial" w:hAnsi="Arial" w:cs="Arial"/>
          <w:color w:val="000000" w:themeColor="text1"/>
        </w:rPr>
      </w:pPr>
      <w:r w:rsidRPr="137B8633">
        <w:rPr>
          <w:rFonts w:ascii="Arial" w:eastAsia="Arial" w:hAnsi="Arial" w:cs="Arial"/>
          <w:b/>
          <w:bCs/>
          <w:color w:val="000000" w:themeColor="text1"/>
        </w:rPr>
        <w:t xml:space="preserve">Selecionar Opção de Agendar Vistoria: </w:t>
      </w:r>
      <w:r w:rsidRPr="137B8633">
        <w:rPr>
          <w:rFonts w:ascii="Arial" w:eastAsia="Arial" w:hAnsi="Arial" w:cs="Arial"/>
          <w:color w:val="000000" w:themeColor="text1"/>
        </w:rPr>
        <w:t>O cliente opta por iniciar o agendamento</w:t>
      </w:r>
    </w:p>
    <w:p w14:paraId="46B0ED8D" w14:textId="4512A7CF" w:rsidR="5041F46F" w:rsidRDefault="5041F46F" w:rsidP="137B8633">
      <w:pPr>
        <w:numPr>
          <w:ilvl w:val="0"/>
          <w:numId w:val="193"/>
        </w:numPr>
        <w:jc w:val="both"/>
        <w:rPr>
          <w:rFonts w:ascii="Arial" w:eastAsia="Arial" w:hAnsi="Arial" w:cs="Arial"/>
          <w:color w:val="000000" w:themeColor="text1"/>
        </w:rPr>
      </w:pPr>
      <w:r w:rsidRPr="137B8633">
        <w:rPr>
          <w:rFonts w:ascii="Arial" w:eastAsia="Arial" w:hAnsi="Arial" w:cs="Arial"/>
          <w:b/>
          <w:bCs/>
          <w:color w:val="000000" w:themeColor="text1"/>
        </w:rPr>
        <w:t>Inserir Dados da Vistoria:</w:t>
      </w:r>
      <w:r w:rsidRPr="137B8633">
        <w:rPr>
          <w:rFonts w:ascii="Arial" w:eastAsia="Arial" w:hAnsi="Arial" w:cs="Arial"/>
          <w:color w:val="000000" w:themeColor="text1"/>
        </w:rPr>
        <w:t xml:space="preserve"> O cliente preenche informações como data, horário e observaçõe</w:t>
      </w:r>
      <w:r w:rsidR="3F3D15CA" w:rsidRPr="137B8633">
        <w:rPr>
          <w:rFonts w:ascii="Arial" w:eastAsia="Arial" w:hAnsi="Arial" w:cs="Arial"/>
          <w:color w:val="000000" w:themeColor="text1"/>
        </w:rPr>
        <w:t>s.</w:t>
      </w:r>
    </w:p>
    <w:p w14:paraId="205F1B9D" w14:textId="67D62486" w:rsidR="3F3D15CA" w:rsidRDefault="3F3D15CA" w:rsidP="137B8633">
      <w:pPr>
        <w:numPr>
          <w:ilvl w:val="0"/>
          <w:numId w:val="193"/>
        </w:numPr>
        <w:jc w:val="both"/>
        <w:rPr>
          <w:rFonts w:ascii="Arial" w:eastAsia="Arial" w:hAnsi="Arial" w:cs="Arial"/>
          <w:color w:val="000000" w:themeColor="text1"/>
        </w:rPr>
      </w:pPr>
      <w:r w:rsidRPr="137B8633">
        <w:rPr>
          <w:rFonts w:ascii="Arial" w:eastAsia="Arial" w:hAnsi="Arial" w:cs="Arial"/>
          <w:b/>
          <w:bCs/>
          <w:color w:val="000000" w:themeColor="text1"/>
        </w:rPr>
        <w:t xml:space="preserve">Agendar a Vistoria: </w:t>
      </w:r>
      <w:r w:rsidRPr="137B8633">
        <w:rPr>
          <w:rFonts w:ascii="Arial" w:eastAsia="Arial" w:hAnsi="Arial" w:cs="Arial"/>
          <w:color w:val="000000" w:themeColor="text1"/>
        </w:rPr>
        <w:t>O sistema registra a vistoria agendada.</w:t>
      </w:r>
    </w:p>
    <w:p w14:paraId="223BD87C" w14:textId="39C259B0" w:rsidR="3F3D15CA" w:rsidRDefault="3F3D15CA" w:rsidP="137B8633">
      <w:pPr>
        <w:numPr>
          <w:ilvl w:val="0"/>
          <w:numId w:val="193"/>
        </w:numPr>
        <w:jc w:val="both"/>
        <w:rPr>
          <w:rFonts w:ascii="Arial" w:eastAsia="Arial" w:hAnsi="Arial" w:cs="Arial"/>
          <w:color w:val="000000" w:themeColor="text1"/>
        </w:rPr>
      </w:pPr>
      <w:r w:rsidRPr="137B8633">
        <w:rPr>
          <w:rFonts w:ascii="Arial" w:eastAsia="Arial" w:hAnsi="Arial" w:cs="Arial"/>
          <w:b/>
          <w:bCs/>
          <w:color w:val="000000" w:themeColor="text1"/>
        </w:rPr>
        <w:t xml:space="preserve">Notificar o Vistoriador: </w:t>
      </w:r>
      <w:r w:rsidRPr="137B8633">
        <w:rPr>
          <w:rFonts w:ascii="Arial" w:eastAsia="Arial" w:hAnsi="Arial" w:cs="Arial"/>
          <w:color w:val="000000" w:themeColor="text1"/>
        </w:rPr>
        <w:t xml:space="preserve">O </w:t>
      </w:r>
      <w:r w:rsidR="25D49C20" w:rsidRPr="137B8633">
        <w:rPr>
          <w:rFonts w:ascii="Arial" w:eastAsia="Arial" w:hAnsi="Arial" w:cs="Arial"/>
          <w:color w:val="000000" w:themeColor="text1"/>
        </w:rPr>
        <w:t>sistema</w:t>
      </w:r>
      <w:r w:rsidRPr="137B8633">
        <w:rPr>
          <w:rFonts w:ascii="Arial" w:eastAsia="Arial" w:hAnsi="Arial" w:cs="Arial"/>
          <w:color w:val="000000" w:themeColor="text1"/>
        </w:rPr>
        <w:t xml:space="preserve"> envia uma notificação ao vistoriador responsável, informando sobre o agendamento.</w:t>
      </w:r>
    </w:p>
    <w:p w14:paraId="0752821D" w14:textId="66EBB4FD" w:rsidR="137B8633" w:rsidRDefault="1E3FDFC5" w:rsidP="3BB2554F">
      <w:pPr>
        <w:numPr>
          <w:ilvl w:val="0"/>
          <w:numId w:val="193"/>
        </w:numPr>
        <w:jc w:val="both"/>
        <w:rPr>
          <w:rFonts w:ascii="Arial" w:eastAsia="Arial" w:hAnsi="Arial" w:cs="Arial"/>
          <w:color w:val="000000" w:themeColor="text1"/>
        </w:rPr>
      </w:pPr>
      <w:r w:rsidRPr="3BB2554F">
        <w:rPr>
          <w:rFonts w:ascii="Arial" w:eastAsia="Arial" w:hAnsi="Arial" w:cs="Arial"/>
          <w:b/>
          <w:bCs/>
          <w:color w:val="000000" w:themeColor="text1"/>
        </w:rPr>
        <w:t xml:space="preserve">Fim do Processo: </w:t>
      </w:r>
      <w:r w:rsidRPr="3BB2554F">
        <w:rPr>
          <w:rFonts w:ascii="Arial" w:eastAsia="Arial" w:hAnsi="Arial" w:cs="Arial"/>
          <w:color w:val="000000" w:themeColor="text1"/>
        </w:rPr>
        <w:t>Indica o encerramento da atividade.</w:t>
      </w:r>
    </w:p>
    <w:p w14:paraId="301D59B7" w14:textId="75946FB6" w:rsidR="137B8633" w:rsidRDefault="56050C8A" w:rsidP="3BB2554F">
      <w:pPr>
        <w:keepNext/>
        <w:keepLines/>
        <w:jc w:val="center"/>
        <w:rPr>
          <w:rFonts w:ascii="Arial" w:eastAsia="Arial" w:hAnsi="Arial" w:cs="Arial"/>
        </w:rPr>
      </w:pPr>
      <w:r w:rsidRPr="3BB2554F">
        <w:rPr>
          <w:rFonts w:ascii="Arial" w:eastAsia="Arial" w:hAnsi="Arial" w:cs="Arial"/>
          <w:color w:val="000000" w:themeColor="text1"/>
        </w:rPr>
        <w:t xml:space="preserve">Figura 8:  Diagrama de Adicionar Vistoria </w:t>
      </w:r>
    </w:p>
    <w:p w14:paraId="5BB991FA" w14:textId="71B759DE" w:rsidR="6240C01D" w:rsidRDefault="766A703F" w:rsidP="137B8633">
      <w:pPr>
        <w:jc w:val="center"/>
      </w:pPr>
      <w:r>
        <w:rPr>
          <w:noProof/>
        </w:rPr>
        <w:drawing>
          <wp:inline distT="0" distB="0" distL="0" distR="0" wp14:anchorId="24FBBF3A" wp14:editId="46B1AC70">
            <wp:extent cx="3810582" cy="4193382"/>
            <wp:effectExtent l="0" t="0" r="0" b="0"/>
            <wp:docPr id="1008936917" name="Imagem 1008936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08936917"/>
                    <pic:cNvPicPr/>
                  </pic:nvPicPr>
                  <pic:blipFill>
                    <a:blip r:embed="rId19">
                      <a:extLst>
                        <a:ext uri="{28A0092B-C50C-407E-A947-70E740481C1C}">
                          <a14:useLocalDpi xmlns:a14="http://schemas.microsoft.com/office/drawing/2010/main" val="0"/>
                        </a:ext>
                      </a:extLst>
                    </a:blip>
                    <a:stretch>
                      <a:fillRect/>
                    </a:stretch>
                  </pic:blipFill>
                  <pic:spPr>
                    <a:xfrm>
                      <a:off x="0" y="0"/>
                      <a:ext cx="3810582" cy="4193382"/>
                    </a:xfrm>
                    <a:prstGeom prst="rect">
                      <a:avLst/>
                    </a:prstGeom>
                  </pic:spPr>
                </pic:pic>
              </a:graphicData>
            </a:graphic>
          </wp:inline>
        </w:drawing>
      </w:r>
    </w:p>
    <w:p w14:paraId="328D59B9" w14:textId="25B821C7" w:rsidR="3D79D416" w:rsidRDefault="23CB0E3C" w:rsidP="3BB2554F">
      <w:pPr>
        <w:keepNext/>
        <w:keepLines/>
        <w:jc w:val="center"/>
        <w:rPr>
          <w:rFonts w:ascii="Arial" w:eastAsia="Arial" w:hAnsi="Arial" w:cs="Arial"/>
          <w:sz w:val="20"/>
          <w:szCs w:val="20"/>
        </w:rPr>
      </w:pPr>
      <w:r w:rsidRPr="3BB2554F">
        <w:rPr>
          <w:rFonts w:ascii="Arial" w:eastAsia="Arial" w:hAnsi="Arial" w:cs="Arial"/>
          <w:b/>
          <w:bCs/>
          <w:sz w:val="20"/>
          <w:szCs w:val="20"/>
        </w:rPr>
        <w:t>Fonte:</w:t>
      </w:r>
      <w:r w:rsidRPr="3BB2554F">
        <w:rPr>
          <w:rFonts w:ascii="Arial" w:eastAsia="Arial" w:hAnsi="Arial" w:cs="Arial"/>
          <w:sz w:val="20"/>
          <w:szCs w:val="20"/>
        </w:rPr>
        <w:t xml:space="preserve"> Elaborado pelos Autores.</w:t>
      </w:r>
    </w:p>
    <w:p w14:paraId="03F110E3" w14:textId="398F7552" w:rsidR="137B8633" w:rsidRDefault="137B8633" w:rsidP="137B8633">
      <w:pPr>
        <w:jc w:val="center"/>
      </w:pPr>
    </w:p>
    <w:p w14:paraId="74F3DBE5" w14:textId="27555BDD" w:rsidR="1A1CD072" w:rsidRDefault="4707A055" w:rsidP="137B8633">
      <w:pPr>
        <w:jc w:val="both"/>
        <w:rPr>
          <w:rFonts w:ascii="Arial" w:eastAsia="Arial" w:hAnsi="Arial" w:cs="Arial"/>
          <w:b/>
          <w:bCs/>
          <w:color w:val="000000" w:themeColor="text1"/>
        </w:rPr>
      </w:pPr>
      <w:r w:rsidRPr="3BB2554F">
        <w:rPr>
          <w:rFonts w:ascii="Arial" w:eastAsia="Arial" w:hAnsi="Arial" w:cs="Arial"/>
          <w:b/>
          <w:bCs/>
          <w:color w:val="000000" w:themeColor="text1"/>
        </w:rPr>
        <w:lastRenderedPageBreak/>
        <w:t xml:space="preserve">DA03 - </w:t>
      </w:r>
      <w:r w:rsidR="075B746F" w:rsidRPr="3BB2554F">
        <w:rPr>
          <w:rFonts w:ascii="Arial" w:eastAsia="Arial" w:hAnsi="Arial" w:cs="Arial"/>
          <w:b/>
          <w:bCs/>
          <w:color w:val="000000" w:themeColor="text1"/>
        </w:rPr>
        <w:t>A</w:t>
      </w:r>
      <w:r w:rsidR="58C807E0" w:rsidRPr="3BB2554F">
        <w:rPr>
          <w:rFonts w:ascii="Arial" w:eastAsia="Arial" w:hAnsi="Arial" w:cs="Arial"/>
          <w:b/>
          <w:bCs/>
          <w:color w:val="000000" w:themeColor="text1"/>
        </w:rPr>
        <w:t>dicionar</w:t>
      </w:r>
      <w:r w:rsidR="075B746F" w:rsidRPr="3BB2554F">
        <w:rPr>
          <w:rFonts w:ascii="Arial" w:eastAsia="Arial" w:hAnsi="Arial" w:cs="Arial"/>
          <w:b/>
          <w:bCs/>
          <w:color w:val="000000" w:themeColor="text1"/>
        </w:rPr>
        <w:t xml:space="preserve"> Vistoria </w:t>
      </w:r>
    </w:p>
    <w:p w14:paraId="7965CFF7" w14:textId="598AA0F3" w:rsidR="1A1CD072" w:rsidRDefault="1A1CD072" w:rsidP="137B8633">
      <w:pPr>
        <w:jc w:val="both"/>
        <w:rPr>
          <w:rFonts w:ascii="Arial" w:eastAsia="Arial" w:hAnsi="Arial" w:cs="Arial"/>
          <w:b/>
          <w:bCs/>
          <w:color w:val="000000" w:themeColor="text1"/>
        </w:rPr>
      </w:pPr>
      <w:r w:rsidRPr="137B8633">
        <w:rPr>
          <w:rFonts w:ascii="Arial" w:eastAsia="Arial" w:hAnsi="Arial" w:cs="Arial"/>
          <w:color w:val="000000" w:themeColor="text1"/>
        </w:rPr>
        <w:t xml:space="preserve">Diagrama que descreve o fluxo de atividades </w:t>
      </w:r>
      <w:r w:rsidR="15D2B9B6" w:rsidRPr="137B8633">
        <w:rPr>
          <w:rFonts w:ascii="Arial" w:eastAsia="Arial" w:hAnsi="Arial" w:cs="Arial"/>
          <w:color w:val="000000" w:themeColor="text1"/>
        </w:rPr>
        <w:t>que um funcionário administrador ou vistoriador realiza para adicionar uma vistoria no sistema.</w:t>
      </w:r>
    </w:p>
    <w:p w14:paraId="787A5523" w14:textId="59615A27" w:rsidR="1A1CD072" w:rsidRDefault="1A1CD072" w:rsidP="137B8633">
      <w:pPr>
        <w:jc w:val="both"/>
        <w:rPr>
          <w:rFonts w:ascii="Arial" w:eastAsia="Arial" w:hAnsi="Arial" w:cs="Arial"/>
          <w:b/>
          <w:bCs/>
          <w:color w:val="000000" w:themeColor="text1"/>
        </w:rPr>
      </w:pPr>
      <w:r w:rsidRPr="137B8633">
        <w:rPr>
          <w:rFonts w:ascii="Arial" w:eastAsia="Arial" w:hAnsi="Arial" w:cs="Arial"/>
          <w:b/>
          <w:bCs/>
          <w:color w:val="000000" w:themeColor="text1"/>
        </w:rPr>
        <w:t xml:space="preserve">Ator </w:t>
      </w:r>
    </w:p>
    <w:p w14:paraId="33716A5E" w14:textId="1832DE8D" w:rsidR="2A05FA01" w:rsidRDefault="2A05FA01" w:rsidP="137B8633">
      <w:pPr>
        <w:pStyle w:val="PargrafodaLista"/>
        <w:numPr>
          <w:ilvl w:val="0"/>
          <w:numId w:val="199"/>
        </w:numPr>
        <w:jc w:val="both"/>
        <w:rPr>
          <w:rFonts w:ascii="Arial" w:eastAsia="Arial" w:hAnsi="Arial" w:cs="Arial"/>
          <w:color w:val="000000" w:themeColor="text1"/>
        </w:rPr>
      </w:pPr>
      <w:r w:rsidRPr="137B8633">
        <w:rPr>
          <w:rFonts w:ascii="Arial" w:eastAsia="Arial" w:hAnsi="Arial" w:cs="Arial"/>
          <w:b/>
          <w:bCs/>
          <w:color w:val="000000" w:themeColor="text1"/>
        </w:rPr>
        <w:t>Funcionário</w:t>
      </w:r>
      <w:r w:rsidR="1A1CD072" w:rsidRPr="137B8633">
        <w:rPr>
          <w:rFonts w:ascii="Arial" w:eastAsia="Arial" w:hAnsi="Arial" w:cs="Arial"/>
          <w:color w:val="000000" w:themeColor="text1"/>
        </w:rPr>
        <w:t xml:space="preserve">: </w:t>
      </w:r>
      <w:r w:rsidR="013EA1CF" w:rsidRPr="137B8633">
        <w:rPr>
          <w:rFonts w:ascii="Arial" w:eastAsia="Arial" w:hAnsi="Arial" w:cs="Arial"/>
          <w:color w:val="000000" w:themeColor="text1"/>
        </w:rPr>
        <w:t>Usuário interno</w:t>
      </w:r>
      <w:r w:rsidR="6DEF060E" w:rsidRPr="137B8633">
        <w:rPr>
          <w:rFonts w:ascii="Arial" w:eastAsia="Arial" w:hAnsi="Arial" w:cs="Arial"/>
          <w:color w:val="000000" w:themeColor="text1"/>
        </w:rPr>
        <w:t xml:space="preserve"> </w:t>
      </w:r>
      <w:r w:rsidR="1A1CD072" w:rsidRPr="137B8633">
        <w:rPr>
          <w:rFonts w:ascii="Arial" w:eastAsia="Arial" w:hAnsi="Arial" w:cs="Arial"/>
          <w:color w:val="000000" w:themeColor="text1"/>
        </w:rPr>
        <w:t xml:space="preserve">do sistema </w:t>
      </w:r>
      <w:r w:rsidR="5D36F4A7" w:rsidRPr="137B8633">
        <w:rPr>
          <w:rFonts w:ascii="Arial" w:eastAsia="Arial" w:hAnsi="Arial" w:cs="Arial"/>
          <w:color w:val="000000" w:themeColor="text1"/>
        </w:rPr>
        <w:t>responsável por registrar ou gerenciar a vistoria.</w:t>
      </w:r>
    </w:p>
    <w:p w14:paraId="12A9CF91" w14:textId="26C06A9D" w:rsidR="1A1CD072" w:rsidRDefault="1A1CD072" w:rsidP="137B8633">
      <w:pPr>
        <w:jc w:val="both"/>
        <w:rPr>
          <w:rFonts w:ascii="Arial" w:eastAsia="Arial" w:hAnsi="Arial" w:cs="Arial"/>
          <w:color w:val="000000" w:themeColor="text1"/>
        </w:rPr>
      </w:pPr>
      <w:r w:rsidRPr="137B8633">
        <w:rPr>
          <w:rFonts w:ascii="Arial" w:eastAsia="Arial" w:hAnsi="Arial" w:cs="Arial"/>
          <w:b/>
          <w:bCs/>
          <w:color w:val="000000" w:themeColor="text1"/>
        </w:rPr>
        <w:t>Fluxo Principal</w:t>
      </w:r>
      <w:r w:rsidRPr="137B8633">
        <w:rPr>
          <w:rFonts w:ascii="Arial" w:eastAsia="Arial" w:hAnsi="Arial" w:cs="Arial"/>
          <w:color w:val="000000" w:themeColor="text1"/>
        </w:rPr>
        <w:t>:</w:t>
      </w:r>
    </w:p>
    <w:p w14:paraId="3B771329" w14:textId="1E681576" w:rsidR="1A1CD072" w:rsidRDefault="1A1CD072" w:rsidP="137B8633">
      <w:pPr>
        <w:numPr>
          <w:ilvl w:val="0"/>
          <w:numId w:val="192"/>
        </w:numPr>
        <w:jc w:val="both"/>
        <w:rPr>
          <w:rFonts w:ascii="Arial" w:eastAsia="Arial" w:hAnsi="Arial" w:cs="Arial"/>
          <w:color w:val="000000" w:themeColor="text1"/>
        </w:rPr>
      </w:pPr>
      <w:r w:rsidRPr="137B8633">
        <w:rPr>
          <w:rFonts w:ascii="Arial" w:eastAsia="Arial" w:hAnsi="Arial" w:cs="Arial"/>
          <w:b/>
          <w:bCs/>
          <w:color w:val="000000" w:themeColor="text1"/>
        </w:rPr>
        <w:t xml:space="preserve">Ser </w:t>
      </w:r>
      <w:r w:rsidR="62466A41" w:rsidRPr="137B8633">
        <w:rPr>
          <w:rFonts w:ascii="Arial" w:eastAsia="Arial" w:hAnsi="Arial" w:cs="Arial"/>
          <w:b/>
          <w:bCs/>
          <w:color w:val="000000" w:themeColor="text1"/>
        </w:rPr>
        <w:t>Funcionário</w:t>
      </w:r>
      <w:r w:rsidRPr="137B8633">
        <w:rPr>
          <w:rFonts w:ascii="Arial" w:eastAsia="Arial" w:hAnsi="Arial" w:cs="Arial"/>
          <w:color w:val="000000" w:themeColor="text1"/>
        </w:rPr>
        <w:t>: Início do fluxo indicando que o cliente está autenticado no sistema.</w:t>
      </w:r>
    </w:p>
    <w:p w14:paraId="3E36FEF3" w14:textId="37F9DB60" w:rsidR="1A1CD072" w:rsidRDefault="1A1CD072" w:rsidP="137B8633">
      <w:pPr>
        <w:numPr>
          <w:ilvl w:val="0"/>
          <w:numId w:val="192"/>
        </w:numPr>
        <w:jc w:val="both"/>
        <w:rPr>
          <w:rFonts w:ascii="Arial" w:eastAsia="Arial" w:hAnsi="Arial" w:cs="Arial"/>
          <w:color w:val="000000" w:themeColor="text1"/>
        </w:rPr>
      </w:pPr>
      <w:r w:rsidRPr="137B8633">
        <w:rPr>
          <w:rFonts w:ascii="Arial" w:eastAsia="Arial" w:hAnsi="Arial" w:cs="Arial"/>
          <w:b/>
          <w:bCs/>
          <w:color w:val="000000" w:themeColor="text1"/>
        </w:rPr>
        <w:t>Acessar Página Inicial:</w:t>
      </w:r>
      <w:r w:rsidRPr="137B8633">
        <w:rPr>
          <w:rFonts w:ascii="Arial" w:eastAsia="Arial" w:hAnsi="Arial" w:cs="Arial"/>
          <w:color w:val="000000" w:themeColor="text1"/>
        </w:rPr>
        <w:t xml:space="preserve"> O cliente acessa a tela principal do sistema.</w:t>
      </w:r>
    </w:p>
    <w:p w14:paraId="218CE88B" w14:textId="46FC97E4" w:rsidR="1A1CD072" w:rsidRDefault="1A1CD072" w:rsidP="137B8633">
      <w:pPr>
        <w:numPr>
          <w:ilvl w:val="0"/>
          <w:numId w:val="192"/>
        </w:numPr>
        <w:jc w:val="both"/>
        <w:rPr>
          <w:rFonts w:ascii="Arial" w:eastAsia="Arial" w:hAnsi="Arial" w:cs="Arial"/>
          <w:color w:val="000000" w:themeColor="text1"/>
        </w:rPr>
      </w:pPr>
      <w:r w:rsidRPr="137B8633">
        <w:rPr>
          <w:rFonts w:ascii="Arial" w:eastAsia="Arial" w:hAnsi="Arial" w:cs="Arial"/>
          <w:b/>
          <w:bCs/>
          <w:color w:val="000000" w:themeColor="text1"/>
        </w:rPr>
        <w:t xml:space="preserve">Acessar Lista de </w:t>
      </w:r>
      <w:r w:rsidRPr="137B8633">
        <w:rPr>
          <w:rFonts w:ascii="Arial" w:eastAsia="Arial" w:hAnsi="Arial" w:cs="Arial"/>
          <w:color w:val="000000" w:themeColor="text1"/>
        </w:rPr>
        <w:t>Imóvel: O sistema exibe uma lista de imóveis disponíveis.</w:t>
      </w:r>
    </w:p>
    <w:p w14:paraId="4E3DC929" w14:textId="00CC3E05" w:rsidR="1A1CD072" w:rsidRDefault="1A1CD072" w:rsidP="137B8633">
      <w:pPr>
        <w:numPr>
          <w:ilvl w:val="0"/>
          <w:numId w:val="192"/>
        </w:numPr>
        <w:jc w:val="both"/>
        <w:rPr>
          <w:rFonts w:ascii="Arial" w:eastAsia="Arial" w:hAnsi="Arial" w:cs="Arial"/>
          <w:color w:val="000000" w:themeColor="text1"/>
        </w:rPr>
      </w:pPr>
      <w:r w:rsidRPr="137B8633">
        <w:rPr>
          <w:rFonts w:ascii="Arial" w:eastAsia="Arial" w:hAnsi="Arial" w:cs="Arial"/>
          <w:b/>
          <w:bCs/>
          <w:color w:val="000000" w:themeColor="text1"/>
        </w:rPr>
        <w:t>Selecionar o Imóvel</w:t>
      </w:r>
      <w:r w:rsidRPr="137B8633">
        <w:rPr>
          <w:rFonts w:ascii="Arial" w:eastAsia="Arial" w:hAnsi="Arial" w:cs="Arial"/>
          <w:color w:val="000000" w:themeColor="text1"/>
        </w:rPr>
        <w:t>: O cliente escolhe um imóvel específico da lista.</w:t>
      </w:r>
    </w:p>
    <w:p w14:paraId="43127C39" w14:textId="5F0EB810" w:rsidR="36080993" w:rsidRDefault="36080993" w:rsidP="137B8633">
      <w:pPr>
        <w:numPr>
          <w:ilvl w:val="0"/>
          <w:numId w:val="192"/>
        </w:numPr>
        <w:jc w:val="both"/>
        <w:rPr>
          <w:rFonts w:ascii="Arial" w:eastAsia="Arial" w:hAnsi="Arial" w:cs="Arial"/>
          <w:color w:val="000000" w:themeColor="text1"/>
        </w:rPr>
      </w:pPr>
      <w:r w:rsidRPr="137B8633">
        <w:rPr>
          <w:rFonts w:ascii="Arial" w:eastAsia="Arial" w:hAnsi="Arial" w:cs="Arial"/>
          <w:b/>
          <w:bCs/>
          <w:color w:val="000000" w:themeColor="text1"/>
        </w:rPr>
        <w:t>Inserir Dados</w:t>
      </w:r>
      <w:r w:rsidR="1A1CD072" w:rsidRPr="137B8633">
        <w:rPr>
          <w:rFonts w:ascii="Arial" w:eastAsia="Arial" w:hAnsi="Arial" w:cs="Arial"/>
          <w:b/>
          <w:bCs/>
          <w:color w:val="000000" w:themeColor="text1"/>
        </w:rPr>
        <w:t>:</w:t>
      </w:r>
      <w:r w:rsidR="1A1CD072" w:rsidRPr="137B8633">
        <w:rPr>
          <w:rFonts w:ascii="Arial" w:eastAsia="Arial" w:hAnsi="Arial" w:cs="Arial"/>
          <w:color w:val="000000" w:themeColor="text1"/>
        </w:rPr>
        <w:t xml:space="preserve"> O cliente acessa a seção do imóvel dedicada às vistorias.</w:t>
      </w:r>
    </w:p>
    <w:p w14:paraId="003DB9A1" w14:textId="3E901130" w:rsidR="5F0F28E4" w:rsidRDefault="5F0F28E4" w:rsidP="137B8633">
      <w:pPr>
        <w:numPr>
          <w:ilvl w:val="0"/>
          <w:numId w:val="192"/>
        </w:numPr>
        <w:jc w:val="both"/>
        <w:rPr>
          <w:rFonts w:ascii="Arial" w:eastAsia="Arial" w:hAnsi="Arial" w:cs="Arial"/>
          <w:color w:val="000000" w:themeColor="text1"/>
        </w:rPr>
      </w:pPr>
      <w:r w:rsidRPr="137B8633">
        <w:rPr>
          <w:rFonts w:ascii="Arial" w:eastAsia="Arial" w:hAnsi="Arial" w:cs="Arial"/>
          <w:b/>
          <w:bCs/>
          <w:color w:val="000000" w:themeColor="text1"/>
        </w:rPr>
        <w:t>A</w:t>
      </w:r>
      <w:r w:rsidR="0C2F137B" w:rsidRPr="137B8633">
        <w:rPr>
          <w:rFonts w:ascii="Arial" w:eastAsia="Arial" w:hAnsi="Arial" w:cs="Arial"/>
          <w:b/>
          <w:bCs/>
          <w:color w:val="000000" w:themeColor="text1"/>
        </w:rPr>
        <w:t>dic</w:t>
      </w:r>
      <w:r w:rsidRPr="137B8633">
        <w:rPr>
          <w:rFonts w:ascii="Arial" w:eastAsia="Arial" w:hAnsi="Arial" w:cs="Arial"/>
          <w:b/>
          <w:bCs/>
          <w:color w:val="000000" w:themeColor="text1"/>
        </w:rPr>
        <w:t>ionar</w:t>
      </w:r>
      <w:r w:rsidR="1EB79F15" w:rsidRPr="137B8633">
        <w:rPr>
          <w:rFonts w:ascii="Arial" w:eastAsia="Arial" w:hAnsi="Arial" w:cs="Arial"/>
          <w:b/>
          <w:bCs/>
          <w:color w:val="000000" w:themeColor="text1"/>
        </w:rPr>
        <w:t xml:space="preserve"> uma Vistoria</w:t>
      </w:r>
      <w:r w:rsidR="1A1CD072" w:rsidRPr="137B8633">
        <w:rPr>
          <w:rFonts w:ascii="Arial" w:eastAsia="Arial" w:hAnsi="Arial" w:cs="Arial"/>
          <w:b/>
          <w:bCs/>
          <w:color w:val="000000" w:themeColor="text1"/>
        </w:rPr>
        <w:t xml:space="preserve">: </w:t>
      </w:r>
      <w:r w:rsidR="1A1CD072" w:rsidRPr="137B8633">
        <w:rPr>
          <w:rFonts w:ascii="Arial" w:eastAsia="Arial" w:hAnsi="Arial" w:cs="Arial"/>
          <w:color w:val="000000" w:themeColor="text1"/>
        </w:rPr>
        <w:t>O cliente opta por iniciar o agendamento</w:t>
      </w:r>
      <w:r w:rsidR="10F80130" w:rsidRPr="137B8633">
        <w:rPr>
          <w:rFonts w:ascii="Arial" w:eastAsia="Arial" w:hAnsi="Arial" w:cs="Arial"/>
          <w:color w:val="000000" w:themeColor="text1"/>
        </w:rPr>
        <w:t>.</w:t>
      </w:r>
    </w:p>
    <w:p w14:paraId="3383B10D" w14:textId="2DDBCEA1" w:rsidR="5B4895A2" w:rsidRDefault="5B4895A2" w:rsidP="137B8633">
      <w:pPr>
        <w:numPr>
          <w:ilvl w:val="0"/>
          <w:numId w:val="192"/>
        </w:numPr>
        <w:jc w:val="both"/>
        <w:rPr>
          <w:rFonts w:ascii="Arial" w:eastAsia="Arial" w:hAnsi="Arial" w:cs="Arial"/>
          <w:color w:val="000000" w:themeColor="text1"/>
        </w:rPr>
      </w:pPr>
      <w:r w:rsidRPr="137B8633">
        <w:rPr>
          <w:rFonts w:ascii="Arial" w:eastAsia="Arial" w:hAnsi="Arial" w:cs="Arial"/>
          <w:b/>
          <w:bCs/>
          <w:color w:val="000000" w:themeColor="text1"/>
        </w:rPr>
        <w:t>Salvar Vistoria</w:t>
      </w:r>
      <w:r w:rsidR="1A1CD072" w:rsidRPr="137B8633">
        <w:rPr>
          <w:rFonts w:ascii="Arial" w:eastAsia="Arial" w:hAnsi="Arial" w:cs="Arial"/>
          <w:b/>
          <w:bCs/>
          <w:color w:val="000000" w:themeColor="text1"/>
        </w:rPr>
        <w:t>:</w:t>
      </w:r>
      <w:r w:rsidR="1A1CD072" w:rsidRPr="137B8633">
        <w:rPr>
          <w:rFonts w:ascii="Arial" w:eastAsia="Arial" w:hAnsi="Arial" w:cs="Arial"/>
          <w:color w:val="000000" w:themeColor="text1"/>
        </w:rPr>
        <w:t xml:space="preserve"> O cliente preenche informações como data, horário e observações.</w:t>
      </w:r>
    </w:p>
    <w:p w14:paraId="43851FE4" w14:textId="73C27ACA" w:rsidR="1A1CD072" w:rsidRDefault="075B746F" w:rsidP="137B8633">
      <w:pPr>
        <w:numPr>
          <w:ilvl w:val="0"/>
          <w:numId w:val="192"/>
        </w:numPr>
        <w:jc w:val="both"/>
        <w:rPr>
          <w:rFonts w:ascii="Arial" w:eastAsia="Arial" w:hAnsi="Arial" w:cs="Arial"/>
          <w:color w:val="000000" w:themeColor="text1"/>
        </w:rPr>
      </w:pPr>
      <w:r w:rsidRPr="3BB2554F">
        <w:rPr>
          <w:rFonts w:ascii="Arial" w:eastAsia="Arial" w:hAnsi="Arial" w:cs="Arial"/>
          <w:b/>
          <w:bCs/>
          <w:color w:val="000000" w:themeColor="text1"/>
        </w:rPr>
        <w:t xml:space="preserve">Fim do Processo: </w:t>
      </w:r>
      <w:r w:rsidRPr="3BB2554F">
        <w:rPr>
          <w:rFonts w:ascii="Arial" w:eastAsia="Arial" w:hAnsi="Arial" w:cs="Arial"/>
          <w:color w:val="000000" w:themeColor="text1"/>
        </w:rPr>
        <w:t>Indica o encerramento da atividade.</w:t>
      </w:r>
    </w:p>
    <w:p w14:paraId="1CF3D293" w14:textId="1FC7BED5" w:rsidR="071B5A32" w:rsidRDefault="071B5A32" w:rsidP="3BB2554F">
      <w:pPr>
        <w:rPr>
          <w:rFonts w:ascii="Arial" w:eastAsia="Arial" w:hAnsi="Arial" w:cs="Arial"/>
        </w:rPr>
      </w:pPr>
      <w:r w:rsidRPr="3BB2554F">
        <w:rPr>
          <w:rFonts w:ascii="Arial" w:eastAsia="Arial" w:hAnsi="Arial" w:cs="Arial"/>
          <w:color w:val="000000" w:themeColor="text1"/>
        </w:rPr>
        <w:t xml:space="preserve">Figura 9:  Diagrama de </w:t>
      </w:r>
      <w:r w:rsidR="592D94CB" w:rsidRPr="3BB2554F">
        <w:rPr>
          <w:rFonts w:ascii="Arial" w:eastAsia="Arial" w:hAnsi="Arial" w:cs="Arial"/>
          <w:color w:val="000000" w:themeColor="text1"/>
        </w:rPr>
        <w:t>Realizar Vistoria</w:t>
      </w:r>
    </w:p>
    <w:p w14:paraId="4DB8AAEA" w14:textId="2E3964DA" w:rsidR="137B8633" w:rsidRDefault="6A35120D" w:rsidP="3BB2554F">
      <w:pPr>
        <w:ind w:left="708"/>
        <w:jc w:val="center"/>
      </w:pPr>
      <w:r>
        <w:rPr>
          <w:noProof/>
        </w:rPr>
        <w:lastRenderedPageBreak/>
        <w:drawing>
          <wp:inline distT="0" distB="0" distL="0" distR="0" wp14:anchorId="11439CA2" wp14:editId="217CF987">
            <wp:extent cx="3576092" cy="5101032"/>
            <wp:effectExtent l="0" t="0" r="0" b="0"/>
            <wp:docPr id="1085535428" name="Imagem 108553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85535428"/>
                    <pic:cNvPicPr/>
                  </pic:nvPicPr>
                  <pic:blipFill>
                    <a:blip r:embed="rId20">
                      <a:extLst>
                        <a:ext uri="{28A0092B-C50C-407E-A947-70E740481C1C}">
                          <a14:useLocalDpi xmlns:a14="http://schemas.microsoft.com/office/drawing/2010/main" val="0"/>
                        </a:ext>
                      </a:extLst>
                    </a:blip>
                    <a:stretch>
                      <a:fillRect/>
                    </a:stretch>
                  </pic:blipFill>
                  <pic:spPr>
                    <a:xfrm>
                      <a:off x="0" y="0"/>
                      <a:ext cx="3576092" cy="5101032"/>
                    </a:xfrm>
                    <a:prstGeom prst="rect">
                      <a:avLst/>
                    </a:prstGeom>
                  </pic:spPr>
                </pic:pic>
              </a:graphicData>
            </a:graphic>
          </wp:inline>
        </w:drawing>
      </w:r>
    </w:p>
    <w:p w14:paraId="1F58AE8A" w14:textId="0EE64696" w:rsidR="137B8633" w:rsidRDefault="038B6A82" w:rsidP="3BB2554F">
      <w:pPr>
        <w:keepNext/>
        <w:keepLines/>
        <w:jc w:val="center"/>
        <w:rPr>
          <w:rFonts w:ascii="Arial" w:eastAsia="Arial" w:hAnsi="Arial" w:cs="Arial"/>
          <w:sz w:val="20"/>
          <w:szCs w:val="20"/>
        </w:rPr>
      </w:pPr>
      <w:r w:rsidRPr="3BB2554F">
        <w:rPr>
          <w:rFonts w:ascii="Arial" w:eastAsia="Arial" w:hAnsi="Arial" w:cs="Arial"/>
          <w:b/>
          <w:bCs/>
          <w:sz w:val="20"/>
          <w:szCs w:val="20"/>
        </w:rPr>
        <w:t xml:space="preserve">Fonte: </w:t>
      </w:r>
      <w:r w:rsidRPr="3BB2554F">
        <w:rPr>
          <w:rFonts w:ascii="Arial" w:eastAsia="Arial" w:hAnsi="Arial" w:cs="Arial"/>
          <w:sz w:val="20"/>
          <w:szCs w:val="20"/>
        </w:rPr>
        <w:t>Elaborado pelos Autores.</w:t>
      </w:r>
    </w:p>
    <w:p w14:paraId="39E8E86C" w14:textId="0700E250" w:rsidR="7AACBBDC" w:rsidRDefault="3436D600" w:rsidP="137B8633">
      <w:pPr>
        <w:jc w:val="both"/>
        <w:rPr>
          <w:rFonts w:ascii="Arial" w:eastAsia="Arial" w:hAnsi="Arial" w:cs="Arial"/>
          <w:b/>
          <w:bCs/>
          <w:color w:val="000000" w:themeColor="text1"/>
        </w:rPr>
      </w:pPr>
      <w:r w:rsidRPr="3BB2554F">
        <w:rPr>
          <w:rFonts w:ascii="Arial" w:eastAsia="Arial" w:hAnsi="Arial" w:cs="Arial"/>
          <w:b/>
          <w:bCs/>
          <w:color w:val="000000" w:themeColor="text1"/>
        </w:rPr>
        <w:t xml:space="preserve">DA03 - </w:t>
      </w:r>
      <w:r w:rsidR="72B9ECF3" w:rsidRPr="3BB2554F">
        <w:rPr>
          <w:rFonts w:ascii="Arial" w:eastAsia="Arial" w:hAnsi="Arial" w:cs="Arial"/>
          <w:b/>
          <w:bCs/>
          <w:color w:val="000000" w:themeColor="text1"/>
        </w:rPr>
        <w:t>Realizar Vistoria</w:t>
      </w:r>
    </w:p>
    <w:p w14:paraId="12BCCA15" w14:textId="393D5382" w:rsidR="7AACBBDC" w:rsidRDefault="7AACBBDC" w:rsidP="137B8633">
      <w:pPr>
        <w:jc w:val="both"/>
        <w:rPr>
          <w:rFonts w:ascii="Arial" w:eastAsia="Arial" w:hAnsi="Arial" w:cs="Arial"/>
          <w:color w:val="000000" w:themeColor="text1"/>
        </w:rPr>
      </w:pPr>
      <w:r w:rsidRPr="137B8633">
        <w:rPr>
          <w:rFonts w:ascii="Arial" w:eastAsia="Arial" w:hAnsi="Arial" w:cs="Arial"/>
          <w:color w:val="000000" w:themeColor="text1"/>
        </w:rPr>
        <w:t xml:space="preserve">Diagrama que descreve o fluxo de atividades </w:t>
      </w:r>
      <w:r w:rsidR="1DBD206E" w:rsidRPr="137B8633">
        <w:rPr>
          <w:rFonts w:ascii="Arial" w:eastAsia="Arial" w:hAnsi="Arial" w:cs="Arial"/>
          <w:color w:val="000000" w:themeColor="text1"/>
        </w:rPr>
        <w:t>do processo para realização de uma vistoria de imóvel.</w:t>
      </w:r>
    </w:p>
    <w:p w14:paraId="5F0DC847" w14:textId="0E3B8FB8" w:rsidR="7AACBBDC" w:rsidRDefault="7AACBBDC" w:rsidP="137B8633">
      <w:pPr>
        <w:jc w:val="both"/>
        <w:rPr>
          <w:rFonts w:ascii="Arial" w:eastAsia="Arial" w:hAnsi="Arial" w:cs="Arial"/>
          <w:b/>
          <w:bCs/>
          <w:color w:val="000000" w:themeColor="text1"/>
        </w:rPr>
      </w:pPr>
      <w:r w:rsidRPr="137B8633">
        <w:rPr>
          <w:rFonts w:ascii="Arial" w:eastAsia="Arial" w:hAnsi="Arial" w:cs="Arial"/>
          <w:b/>
          <w:bCs/>
          <w:color w:val="000000" w:themeColor="text1"/>
        </w:rPr>
        <w:t xml:space="preserve">Ator </w:t>
      </w:r>
    </w:p>
    <w:p w14:paraId="2246575F" w14:textId="7ADF309F" w:rsidR="1880E0EE" w:rsidRDefault="1880E0EE" w:rsidP="137B8633">
      <w:pPr>
        <w:pStyle w:val="PargrafodaLista"/>
        <w:numPr>
          <w:ilvl w:val="0"/>
          <w:numId w:val="199"/>
        </w:numPr>
        <w:jc w:val="both"/>
        <w:rPr>
          <w:rFonts w:ascii="Arial" w:eastAsia="Arial" w:hAnsi="Arial" w:cs="Arial"/>
          <w:color w:val="000000" w:themeColor="text1"/>
        </w:rPr>
      </w:pPr>
      <w:r w:rsidRPr="137B8633">
        <w:rPr>
          <w:rFonts w:ascii="Arial" w:eastAsia="Arial" w:hAnsi="Arial" w:cs="Arial"/>
          <w:b/>
          <w:bCs/>
          <w:color w:val="000000" w:themeColor="text1"/>
        </w:rPr>
        <w:t>Vistoriador</w:t>
      </w:r>
      <w:r w:rsidR="7AACBBDC" w:rsidRPr="137B8633">
        <w:rPr>
          <w:rFonts w:ascii="Arial" w:eastAsia="Arial" w:hAnsi="Arial" w:cs="Arial"/>
          <w:color w:val="000000" w:themeColor="text1"/>
        </w:rPr>
        <w:t xml:space="preserve">: </w:t>
      </w:r>
      <w:r w:rsidR="290F806F" w:rsidRPr="137B8633">
        <w:rPr>
          <w:rFonts w:ascii="Arial" w:eastAsia="Arial" w:hAnsi="Arial" w:cs="Arial"/>
          <w:color w:val="000000" w:themeColor="text1"/>
        </w:rPr>
        <w:t>Responsável por executar o processo de vistoria</w:t>
      </w:r>
      <w:r w:rsidR="7AACBBDC" w:rsidRPr="137B8633">
        <w:rPr>
          <w:rFonts w:ascii="Arial" w:eastAsia="Arial" w:hAnsi="Arial" w:cs="Arial"/>
          <w:color w:val="000000" w:themeColor="text1"/>
        </w:rPr>
        <w:t>.</w:t>
      </w:r>
    </w:p>
    <w:p w14:paraId="0C5025B9" w14:textId="29E94EBB" w:rsidR="7AACBBDC" w:rsidRDefault="7AACBBDC" w:rsidP="137B8633">
      <w:pPr>
        <w:jc w:val="both"/>
        <w:rPr>
          <w:rFonts w:ascii="Arial" w:eastAsia="Arial" w:hAnsi="Arial" w:cs="Arial"/>
          <w:b/>
          <w:bCs/>
          <w:color w:val="000000" w:themeColor="text1"/>
        </w:rPr>
      </w:pPr>
      <w:r w:rsidRPr="137B8633">
        <w:rPr>
          <w:rFonts w:ascii="Arial" w:eastAsia="Arial" w:hAnsi="Arial" w:cs="Arial"/>
          <w:b/>
          <w:bCs/>
          <w:color w:val="000000" w:themeColor="text1"/>
        </w:rPr>
        <w:t>Fluxo Principal:</w:t>
      </w:r>
    </w:p>
    <w:p w14:paraId="03F7F24F" w14:textId="57BFB4B1" w:rsidR="7AACBBDC" w:rsidRDefault="7AACBBDC" w:rsidP="137B8633">
      <w:pPr>
        <w:pStyle w:val="PargrafodaLista"/>
        <w:numPr>
          <w:ilvl w:val="0"/>
          <w:numId w:val="188"/>
        </w:numPr>
        <w:jc w:val="both"/>
        <w:rPr>
          <w:rFonts w:ascii="Arial" w:eastAsia="Arial" w:hAnsi="Arial" w:cs="Arial"/>
          <w:color w:val="000000" w:themeColor="text1"/>
        </w:rPr>
      </w:pPr>
      <w:r w:rsidRPr="137B8633">
        <w:rPr>
          <w:rFonts w:ascii="Arial" w:eastAsia="Arial" w:hAnsi="Arial" w:cs="Arial"/>
          <w:b/>
          <w:bCs/>
          <w:color w:val="000000" w:themeColor="text1"/>
        </w:rPr>
        <w:t xml:space="preserve">Ser </w:t>
      </w:r>
      <w:r w:rsidR="6C38BC80" w:rsidRPr="137B8633">
        <w:rPr>
          <w:rFonts w:ascii="Arial" w:eastAsia="Arial" w:hAnsi="Arial" w:cs="Arial"/>
          <w:b/>
          <w:bCs/>
          <w:color w:val="000000" w:themeColor="text1"/>
        </w:rPr>
        <w:t>Vistoriador</w:t>
      </w:r>
      <w:r w:rsidRPr="137B8633">
        <w:rPr>
          <w:rFonts w:ascii="Arial" w:eastAsia="Arial" w:hAnsi="Arial" w:cs="Arial"/>
          <w:color w:val="000000" w:themeColor="text1"/>
        </w:rPr>
        <w:t>:</w:t>
      </w:r>
      <w:r w:rsidR="0171B325" w:rsidRPr="137B8633">
        <w:rPr>
          <w:rFonts w:ascii="Arial" w:eastAsia="Arial" w:hAnsi="Arial" w:cs="Arial"/>
          <w:color w:val="000000" w:themeColor="text1"/>
        </w:rPr>
        <w:t xml:space="preserve"> O processo se inicia quando o vistoriador aces</w:t>
      </w:r>
      <w:r w:rsidR="5104F6E5" w:rsidRPr="137B8633">
        <w:rPr>
          <w:rFonts w:ascii="Arial" w:eastAsia="Arial" w:hAnsi="Arial" w:cs="Arial"/>
          <w:color w:val="000000" w:themeColor="text1"/>
        </w:rPr>
        <w:t>sa</w:t>
      </w:r>
      <w:r w:rsidR="0171B325" w:rsidRPr="137B8633">
        <w:rPr>
          <w:rFonts w:ascii="Arial" w:eastAsia="Arial" w:hAnsi="Arial" w:cs="Arial"/>
          <w:color w:val="000000" w:themeColor="text1"/>
        </w:rPr>
        <w:t xml:space="preserve"> o</w:t>
      </w:r>
      <w:r w:rsidR="2D1A147A" w:rsidRPr="137B8633">
        <w:rPr>
          <w:rFonts w:ascii="Arial" w:eastAsia="Arial" w:hAnsi="Arial" w:cs="Arial"/>
          <w:color w:val="000000" w:themeColor="text1"/>
        </w:rPr>
        <w:t xml:space="preserve"> </w:t>
      </w:r>
      <w:r w:rsidR="0171B325" w:rsidRPr="137B8633">
        <w:rPr>
          <w:rFonts w:ascii="Arial" w:eastAsia="Arial" w:hAnsi="Arial" w:cs="Arial"/>
          <w:color w:val="000000" w:themeColor="text1"/>
        </w:rPr>
        <w:t xml:space="preserve">sistema </w:t>
      </w:r>
    </w:p>
    <w:p w14:paraId="6D738B31" w14:textId="35AAEDAA" w:rsidR="0ECA8B2D" w:rsidRDefault="0ECA8B2D" w:rsidP="137B8633">
      <w:pPr>
        <w:pStyle w:val="PargrafodaLista"/>
        <w:numPr>
          <w:ilvl w:val="0"/>
          <w:numId w:val="188"/>
        </w:numPr>
        <w:jc w:val="both"/>
        <w:rPr>
          <w:rFonts w:ascii="Arial" w:eastAsia="Arial" w:hAnsi="Arial" w:cs="Arial"/>
          <w:color w:val="000000" w:themeColor="text1"/>
        </w:rPr>
      </w:pPr>
      <w:r w:rsidRPr="137B8633">
        <w:rPr>
          <w:rFonts w:ascii="Arial" w:eastAsia="Arial" w:hAnsi="Arial" w:cs="Arial"/>
          <w:b/>
          <w:bCs/>
        </w:rPr>
        <w:t>Acessar Página</w:t>
      </w:r>
      <w:r w:rsidRPr="137B8633">
        <w:rPr>
          <w:rFonts w:ascii="Arial" w:eastAsia="Arial" w:hAnsi="Arial" w:cs="Arial"/>
        </w:rPr>
        <w:t xml:space="preserve"> </w:t>
      </w:r>
      <w:r w:rsidR="602C332F" w:rsidRPr="137B8633">
        <w:rPr>
          <w:rFonts w:ascii="Arial" w:eastAsia="Arial" w:hAnsi="Arial" w:cs="Arial"/>
          <w:b/>
          <w:bCs/>
          <w:color w:val="000000" w:themeColor="text1"/>
        </w:rPr>
        <w:t>Inicial</w:t>
      </w:r>
      <w:r w:rsidR="6AAF8B65" w:rsidRPr="137B8633">
        <w:rPr>
          <w:rFonts w:ascii="Arial" w:eastAsia="Arial" w:hAnsi="Arial" w:cs="Arial"/>
          <w:b/>
          <w:bCs/>
          <w:color w:val="000000" w:themeColor="text1"/>
        </w:rPr>
        <w:t>:</w:t>
      </w:r>
      <w:r w:rsidR="365CDD87" w:rsidRPr="137B8633">
        <w:rPr>
          <w:rFonts w:ascii="Arial" w:eastAsia="Arial" w:hAnsi="Arial" w:cs="Arial"/>
          <w:color w:val="000000" w:themeColor="text1"/>
        </w:rPr>
        <w:t xml:space="preserve">  O vistoriador acessa a interface principal do sistema</w:t>
      </w:r>
    </w:p>
    <w:p w14:paraId="6AC4BF1C" w14:textId="7B8455C6" w:rsidR="040392CF" w:rsidRDefault="040392CF" w:rsidP="137B8633">
      <w:pPr>
        <w:pStyle w:val="PargrafodaLista"/>
        <w:numPr>
          <w:ilvl w:val="0"/>
          <w:numId w:val="188"/>
        </w:numPr>
        <w:jc w:val="both"/>
        <w:rPr>
          <w:rFonts w:ascii="Arial" w:eastAsia="Arial" w:hAnsi="Arial" w:cs="Arial"/>
        </w:rPr>
      </w:pPr>
      <w:r w:rsidRPr="137B8633">
        <w:rPr>
          <w:rFonts w:ascii="Arial" w:eastAsia="Arial" w:hAnsi="Arial" w:cs="Arial"/>
          <w:b/>
          <w:bCs/>
        </w:rPr>
        <w:t xml:space="preserve">Acessar Lista de </w:t>
      </w:r>
      <w:r w:rsidR="655B6B14" w:rsidRPr="137B8633">
        <w:rPr>
          <w:rFonts w:ascii="Arial" w:eastAsia="Arial" w:hAnsi="Arial" w:cs="Arial"/>
          <w:b/>
          <w:bCs/>
          <w:color w:val="000000" w:themeColor="text1"/>
        </w:rPr>
        <w:t>Imóveis</w:t>
      </w:r>
      <w:r w:rsidR="655B6B14" w:rsidRPr="137B8633">
        <w:rPr>
          <w:rFonts w:ascii="Arial" w:eastAsia="Arial" w:hAnsi="Arial" w:cs="Arial"/>
          <w:color w:val="000000" w:themeColor="text1"/>
        </w:rPr>
        <w:t>:</w:t>
      </w:r>
      <w:r w:rsidR="7AACBBDC" w:rsidRPr="137B8633">
        <w:rPr>
          <w:rFonts w:ascii="Arial" w:eastAsia="Arial" w:hAnsi="Arial" w:cs="Arial"/>
          <w:color w:val="000000" w:themeColor="text1"/>
        </w:rPr>
        <w:t xml:space="preserve"> </w:t>
      </w:r>
      <w:r w:rsidR="495F7AC8" w:rsidRPr="137B8633">
        <w:rPr>
          <w:rFonts w:ascii="Arial" w:eastAsia="Arial" w:hAnsi="Arial" w:cs="Arial"/>
          <w:color w:val="000000" w:themeColor="text1"/>
        </w:rPr>
        <w:t xml:space="preserve">O sistema disponibiliza uma lista de imóveis </w:t>
      </w:r>
      <w:r w:rsidR="6E16AF46" w:rsidRPr="137B8633">
        <w:rPr>
          <w:rFonts w:ascii="Arial" w:eastAsia="Arial" w:hAnsi="Arial" w:cs="Arial"/>
          <w:color w:val="000000" w:themeColor="text1"/>
        </w:rPr>
        <w:t>disponíveis</w:t>
      </w:r>
      <w:r w:rsidR="495F7AC8" w:rsidRPr="137B8633">
        <w:rPr>
          <w:rFonts w:ascii="Arial" w:eastAsia="Arial" w:hAnsi="Arial" w:cs="Arial"/>
          <w:color w:val="000000" w:themeColor="text1"/>
        </w:rPr>
        <w:t xml:space="preserve"> para a vistoria.</w:t>
      </w:r>
    </w:p>
    <w:p w14:paraId="419A372F" w14:textId="278CC203" w:rsidR="7014AB05" w:rsidRDefault="7014AB05" w:rsidP="137B8633">
      <w:pPr>
        <w:pStyle w:val="PargrafodaLista"/>
        <w:numPr>
          <w:ilvl w:val="0"/>
          <w:numId w:val="188"/>
        </w:numPr>
        <w:jc w:val="both"/>
        <w:rPr>
          <w:rFonts w:ascii="Arial" w:eastAsia="Arial" w:hAnsi="Arial" w:cs="Arial"/>
        </w:rPr>
      </w:pPr>
      <w:r w:rsidRPr="137B8633">
        <w:rPr>
          <w:rFonts w:ascii="Arial" w:eastAsia="Arial" w:hAnsi="Arial" w:cs="Arial"/>
          <w:b/>
          <w:bCs/>
        </w:rPr>
        <w:t xml:space="preserve">Selecionar </w:t>
      </w:r>
      <w:r w:rsidR="5344B03E" w:rsidRPr="137B8633">
        <w:rPr>
          <w:rFonts w:ascii="Arial" w:eastAsia="Arial" w:hAnsi="Arial" w:cs="Arial"/>
          <w:b/>
          <w:bCs/>
          <w:color w:val="000000" w:themeColor="text1"/>
        </w:rPr>
        <w:t>Imóvel</w:t>
      </w:r>
      <w:r w:rsidR="7B7D249B" w:rsidRPr="137B8633">
        <w:rPr>
          <w:rFonts w:ascii="Arial" w:eastAsia="Arial" w:hAnsi="Arial" w:cs="Arial"/>
          <w:color w:val="000000" w:themeColor="text1"/>
        </w:rPr>
        <w:t>: O vistoriador escolhe o imóvel que será vistoriado.</w:t>
      </w:r>
    </w:p>
    <w:p w14:paraId="4A1A21A6" w14:textId="67927529" w:rsidR="7FCB83E9" w:rsidRDefault="7FCB83E9" w:rsidP="137B8633">
      <w:pPr>
        <w:pStyle w:val="PargrafodaLista"/>
        <w:numPr>
          <w:ilvl w:val="0"/>
          <w:numId w:val="188"/>
        </w:numPr>
        <w:jc w:val="both"/>
        <w:rPr>
          <w:rFonts w:ascii="Arial" w:eastAsia="Arial" w:hAnsi="Arial" w:cs="Arial"/>
        </w:rPr>
      </w:pPr>
      <w:r w:rsidRPr="137B8633">
        <w:rPr>
          <w:rFonts w:ascii="Arial" w:eastAsia="Arial" w:hAnsi="Arial" w:cs="Arial"/>
          <w:b/>
          <w:bCs/>
        </w:rPr>
        <w:t>Acessar Aba de Vistoria</w:t>
      </w:r>
      <w:r w:rsidR="4C221AE9" w:rsidRPr="137B8633">
        <w:rPr>
          <w:rFonts w:ascii="Arial" w:eastAsia="Arial" w:hAnsi="Arial" w:cs="Arial"/>
        </w:rPr>
        <w:t>: O vistoriador navega até a aba específica onde poderá iniciar ou reagendar a vistoria.</w:t>
      </w:r>
    </w:p>
    <w:p w14:paraId="5C6857D2" w14:textId="7F6AD183" w:rsidR="7AACBBDC" w:rsidRDefault="7AACBBDC" w:rsidP="137B8633">
      <w:pPr>
        <w:pStyle w:val="PargrafodaLista"/>
        <w:numPr>
          <w:ilvl w:val="0"/>
          <w:numId w:val="188"/>
        </w:numPr>
        <w:jc w:val="both"/>
        <w:rPr>
          <w:rFonts w:ascii="Arial" w:eastAsia="Arial" w:hAnsi="Arial" w:cs="Arial"/>
          <w:color w:val="000000" w:themeColor="text1"/>
        </w:rPr>
      </w:pPr>
      <w:r w:rsidRPr="137B8633">
        <w:rPr>
          <w:rFonts w:ascii="Arial" w:eastAsia="Arial" w:hAnsi="Arial" w:cs="Arial"/>
          <w:b/>
          <w:bCs/>
          <w:color w:val="000000" w:themeColor="text1"/>
        </w:rPr>
        <w:t>Decisão:</w:t>
      </w:r>
      <w:r w:rsidRPr="137B8633">
        <w:rPr>
          <w:rFonts w:ascii="Arial" w:eastAsia="Arial" w:hAnsi="Arial" w:cs="Arial"/>
          <w:color w:val="000000" w:themeColor="text1"/>
        </w:rPr>
        <w:t xml:space="preserve"> C</w:t>
      </w:r>
      <w:r w:rsidR="05E11558" w:rsidRPr="137B8633">
        <w:rPr>
          <w:rFonts w:ascii="Arial" w:eastAsia="Arial" w:hAnsi="Arial" w:cs="Arial"/>
          <w:color w:val="000000" w:themeColor="text1"/>
        </w:rPr>
        <w:t>omo Proceder</w:t>
      </w:r>
      <w:r w:rsidRPr="137B8633">
        <w:rPr>
          <w:rFonts w:ascii="Arial" w:eastAsia="Arial" w:hAnsi="Arial" w:cs="Arial"/>
          <w:color w:val="000000" w:themeColor="text1"/>
        </w:rPr>
        <w:t>?</w:t>
      </w:r>
    </w:p>
    <w:p w14:paraId="76EA55A9" w14:textId="16024F70" w:rsidR="525D0129" w:rsidRDefault="525D0129" w:rsidP="137B8633">
      <w:pPr>
        <w:pStyle w:val="PargrafodaLista"/>
        <w:numPr>
          <w:ilvl w:val="0"/>
          <w:numId w:val="195"/>
        </w:numPr>
        <w:jc w:val="both"/>
        <w:rPr>
          <w:rFonts w:ascii="Arial" w:eastAsia="Arial" w:hAnsi="Arial" w:cs="Arial"/>
          <w:color w:val="000000" w:themeColor="text1"/>
        </w:rPr>
      </w:pPr>
      <w:r w:rsidRPr="137B8633">
        <w:rPr>
          <w:rFonts w:ascii="Arial" w:eastAsia="Arial" w:hAnsi="Arial" w:cs="Arial"/>
          <w:b/>
          <w:bCs/>
          <w:color w:val="000000" w:themeColor="text1"/>
        </w:rPr>
        <w:lastRenderedPageBreak/>
        <w:t>Iniciar Vistoria</w:t>
      </w:r>
      <w:r w:rsidR="7AACBBDC" w:rsidRPr="137B8633">
        <w:rPr>
          <w:rFonts w:ascii="Arial" w:eastAsia="Arial" w:hAnsi="Arial" w:cs="Arial"/>
          <w:color w:val="000000" w:themeColor="text1"/>
        </w:rPr>
        <w:t>: O sistema permite o acesso.</w:t>
      </w:r>
    </w:p>
    <w:p w14:paraId="1F0F615E" w14:textId="15B66A84" w:rsidR="01F0FC98" w:rsidRDefault="01F0FC98" w:rsidP="137B8633">
      <w:pPr>
        <w:pStyle w:val="PargrafodaLista"/>
        <w:numPr>
          <w:ilvl w:val="0"/>
          <w:numId w:val="194"/>
        </w:numPr>
        <w:jc w:val="both"/>
        <w:rPr>
          <w:rFonts w:ascii="Arial" w:eastAsia="Arial" w:hAnsi="Arial" w:cs="Arial"/>
          <w:color w:val="000000" w:themeColor="text1"/>
        </w:rPr>
      </w:pPr>
      <w:r w:rsidRPr="137B8633">
        <w:rPr>
          <w:rFonts w:ascii="Arial" w:eastAsia="Arial" w:hAnsi="Arial" w:cs="Arial"/>
          <w:b/>
          <w:bCs/>
        </w:rPr>
        <w:t>Notificar o Cliente</w:t>
      </w:r>
      <w:r w:rsidR="5E577B64" w:rsidRPr="137B8633">
        <w:rPr>
          <w:rFonts w:ascii="Arial" w:eastAsia="Arial" w:hAnsi="Arial" w:cs="Arial"/>
          <w:b/>
          <w:bCs/>
        </w:rPr>
        <w:t xml:space="preserve"> </w:t>
      </w:r>
      <w:r w:rsidR="7AACBBDC" w:rsidRPr="137B8633">
        <w:rPr>
          <w:rFonts w:ascii="Arial" w:eastAsia="Arial" w:hAnsi="Arial" w:cs="Arial"/>
        </w:rPr>
        <w:t xml:space="preserve">– </w:t>
      </w:r>
      <w:r w:rsidR="6C860CE2" w:rsidRPr="137B8633">
        <w:rPr>
          <w:rFonts w:ascii="Arial" w:eastAsia="Arial" w:hAnsi="Arial" w:cs="Arial"/>
        </w:rPr>
        <w:t>O</w:t>
      </w:r>
      <w:r w:rsidR="33314CF7" w:rsidRPr="137B8633">
        <w:rPr>
          <w:rFonts w:ascii="Arial" w:eastAsia="Arial" w:hAnsi="Arial" w:cs="Arial"/>
        </w:rPr>
        <w:t xml:space="preserve"> </w:t>
      </w:r>
      <w:r w:rsidR="6C860CE2" w:rsidRPr="137B8633">
        <w:rPr>
          <w:rFonts w:ascii="Arial" w:eastAsia="Arial" w:hAnsi="Arial" w:cs="Arial"/>
        </w:rPr>
        <w:t xml:space="preserve">cliente é notificado sobre o início da </w:t>
      </w:r>
      <w:r w:rsidR="4BCA5BF7" w:rsidRPr="137B8633">
        <w:rPr>
          <w:rFonts w:ascii="Arial" w:eastAsia="Arial" w:hAnsi="Arial" w:cs="Arial"/>
        </w:rPr>
        <w:t>vistoria.</w:t>
      </w:r>
    </w:p>
    <w:p w14:paraId="5BE585CF" w14:textId="4293E35E" w:rsidR="61AE0A8A" w:rsidRDefault="61AE0A8A" w:rsidP="137B8633">
      <w:pPr>
        <w:pStyle w:val="PargrafodaLista"/>
        <w:numPr>
          <w:ilvl w:val="0"/>
          <w:numId w:val="194"/>
        </w:numPr>
        <w:jc w:val="both"/>
        <w:rPr>
          <w:rFonts w:ascii="Arial" w:eastAsia="Arial" w:hAnsi="Arial" w:cs="Arial"/>
        </w:rPr>
      </w:pPr>
      <w:r w:rsidRPr="137B8633">
        <w:rPr>
          <w:rFonts w:ascii="Arial" w:eastAsia="Arial" w:hAnsi="Arial" w:cs="Arial"/>
          <w:b/>
          <w:bCs/>
          <w:color w:val="000000" w:themeColor="text1"/>
        </w:rPr>
        <w:t>Inserir Dados</w:t>
      </w:r>
      <w:r w:rsidRPr="137B8633">
        <w:rPr>
          <w:rFonts w:ascii="Arial" w:eastAsia="Arial" w:hAnsi="Arial" w:cs="Arial"/>
          <w:color w:val="000000" w:themeColor="text1"/>
        </w:rPr>
        <w:t xml:space="preserve"> </w:t>
      </w:r>
      <w:r w:rsidRPr="137B8633">
        <w:rPr>
          <w:rFonts w:ascii="Arial" w:eastAsia="Arial" w:hAnsi="Arial" w:cs="Arial"/>
        </w:rPr>
        <w:t xml:space="preserve">– </w:t>
      </w:r>
      <w:r w:rsidR="283184BB" w:rsidRPr="137B8633">
        <w:rPr>
          <w:rFonts w:ascii="Arial" w:eastAsia="Arial" w:hAnsi="Arial" w:cs="Arial"/>
        </w:rPr>
        <w:t>O vistoriador preenche o sistema com as informações coletadas durante a vistoria.</w:t>
      </w:r>
    </w:p>
    <w:p w14:paraId="0BEDAACD" w14:textId="3665B756" w:rsidR="283184BB" w:rsidRDefault="283184BB" w:rsidP="137B8633">
      <w:pPr>
        <w:pStyle w:val="PargrafodaLista"/>
        <w:numPr>
          <w:ilvl w:val="0"/>
          <w:numId w:val="194"/>
        </w:numPr>
        <w:jc w:val="both"/>
        <w:rPr>
          <w:rFonts w:ascii="Arial" w:eastAsia="Arial" w:hAnsi="Arial" w:cs="Arial"/>
        </w:rPr>
      </w:pPr>
      <w:r w:rsidRPr="137B8633">
        <w:rPr>
          <w:rFonts w:ascii="Arial" w:eastAsia="Arial" w:hAnsi="Arial" w:cs="Arial"/>
          <w:b/>
          <w:bCs/>
        </w:rPr>
        <w:t>Emitir Relatório</w:t>
      </w:r>
      <w:r w:rsidRPr="137B8633">
        <w:rPr>
          <w:rFonts w:ascii="Arial" w:eastAsia="Arial" w:hAnsi="Arial" w:cs="Arial"/>
        </w:rPr>
        <w:t xml:space="preserve"> – Após a inserção dos dados, é gerado um relatório oficial da vistoria.</w:t>
      </w:r>
    </w:p>
    <w:p w14:paraId="20B94EA0" w14:textId="7449BC06" w:rsidR="137B8633" w:rsidRDefault="100A49AE" w:rsidP="3BB2554F">
      <w:pPr>
        <w:pStyle w:val="PargrafodaLista"/>
        <w:numPr>
          <w:ilvl w:val="0"/>
          <w:numId w:val="194"/>
        </w:numPr>
        <w:jc w:val="both"/>
        <w:rPr>
          <w:rFonts w:ascii="Arial" w:eastAsia="Arial" w:hAnsi="Arial" w:cs="Arial"/>
        </w:rPr>
      </w:pPr>
      <w:r w:rsidRPr="3BB2554F">
        <w:rPr>
          <w:rFonts w:ascii="Arial" w:eastAsia="Arial" w:hAnsi="Arial" w:cs="Arial"/>
          <w:b/>
          <w:bCs/>
        </w:rPr>
        <w:t>Notificar o Cliente</w:t>
      </w:r>
      <w:r w:rsidRPr="3BB2554F">
        <w:rPr>
          <w:rFonts w:ascii="Arial" w:eastAsia="Arial" w:hAnsi="Arial" w:cs="Arial"/>
        </w:rPr>
        <w:t xml:space="preserve"> </w:t>
      </w:r>
      <w:r w:rsidR="1E41956A" w:rsidRPr="3BB2554F">
        <w:rPr>
          <w:rFonts w:ascii="Arial" w:eastAsia="Arial" w:hAnsi="Arial" w:cs="Arial"/>
        </w:rPr>
        <w:t>– o</w:t>
      </w:r>
      <w:r w:rsidRPr="3BB2554F">
        <w:rPr>
          <w:rFonts w:ascii="Arial" w:eastAsia="Arial" w:hAnsi="Arial" w:cs="Arial"/>
        </w:rPr>
        <w:t xml:space="preserve"> cliente é notificado sobre a finalização e disponibilidade do relatório.</w:t>
      </w:r>
    </w:p>
    <w:p w14:paraId="7FAADDAC" w14:textId="6A3899E0" w:rsidR="64E86E6F" w:rsidRDefault="64E86E6F" w:rsidP="137B8633">
      <w:pPr>
        <w:pStyle w:val="PargrafodaLista"/>
        <w:numPr>
          <w:ilvl w:val="0"/>
          <w:numId w:val="195"/>
        </w:numPr>
        <w:jc w:val="both"/>
        <w:rPr>
          <w:rFonts w:ascii="Arial" w:eastAsia="Arial" w:hAnsi="Arial" w:cs="Arial"/>
          <w:color w:val="000000" w:themeColor="text1"/>
        </w:rPr>
      </w:pPr>
      <w:r w:rsidRPr="137B8633">
        <w:rPr>
          <w:rFonts w:ascii="Arial" w:eastAsia="Arial" w:hAnsi="Arial" w:cs="Arial"/>
          <w:b/>
          <w:bCs/>
          <w:color w:val="000000" w:themeColor="text1"/>
        </w:rPr>
        <w:t>Reagendar Vistoria</w:t>
      </w:r>
      <w:r w:rsidR="7AACBBDC" w:rsidRPr="137B8633">
        <w:rPr>
          <w:rFonts w:ascii="Arial" w:eastAsia="Arial" w:hAnsi="Arial" w:cs="Arial"/>
          <w:color w:val="000000" w:themeColor="text1"/>
        </w:rPr>
        <w:t>:</w:t>
      </w:r>
      <w:r w:rsidR="56C5F121" w:rsidRPr="137B8633">
        <w:rPr>
          <w:rFonts w:ascii="Arial" w:eastAsia="Arial" w:hAnsi="Arial" w:cs="Arial"/>
          <w:color w:val="000000" w:themeColor="text1"/>
        </w:rPr>
        <w:t xml:space="preserve"> O vistoriador opta por reagendar a vistoria por algum motivo </w:t>
      </w:r>
      <w:r w:rsidR="4A443AAD" w:rsidRPr="137B8633">
        <w:rPr>
          <w:rFonts w:ascii="Arial" w:eastAsia="Arial" w:hAnsi="Arial" w:cs="Arial"/>
          <w:color w:val="000000" w:themeColor="text1"/>
        </w:rPr>
        <w:t>justificável.</w:t>
      </w:r>
    </w:p>
    <w:p w14:paraId="55EF19E3" w14:textId="1B09B3A0" w:rsidR="7AACBBDC" w:rsidRDefault="72B9ECF3" w:rsidP="3BB2554F">
      <w:pPr>
        <w:pStyle w:val="PargrafodaLista"/>
        <w:numPr>
          <w:ilvl w:val="0"/>
          <w:numId w:val="194"/>
        </w:numPr>
        <w:jc w:val="both"/>
        <w:rPr>
          <w:rFonts w:ascii="Arial" w:eastAsia="Arial" w:hAnsi="Arial" w:cs="Arial"/>
        </w:rPr>
      </w:pPr>
      <w:r w:rsidRPr="3BB2554F">
        <w:rPr>
          <w:rFonts w:ascii="Arial" w:eastAsia="Arial" w:hAnsi="Arial" w:cs="Arial"/>
          <w:b/>
          <w:bCs/>
        </w:rPr>
        <w:t xml:space="preserve"> </w:t>
      </w:r>
      <w:r w:rsidR="2AEA6E94" w:rsidRPr="3BB2554F">
        <w:rPr>
          <w:rFonts w:ascii="Arial" w:eastAsia="Arial" w:hAnsi="Arial" w:cs="Arial"/>
          <w:b/>
          <w:bCs/>
        </w:rPr>
        <w:t>Notificar o Cliente</w:t>
      </w:r>
      <w:r w:rsidRPr="3BB2554F">
        <w:rPr>
          <w:rFonts w:ascii="Arial" w:eastAsia="Arial" w:hAnsi="Arial" w:cs="Arial"/>
        </w:rPr>
        <w:t xml:space="preserve"> </w:t>
      </w:r>
      <w:r w:rsidR="49754399" w:rsidRPr="3BB2554F">
        <w:rPr>
          <w:rFonts w:ascii="Arial" w:eastAsia="Arial" w:hAnsi="Arial" w:cs="Arial"/>
        </w:rPr>
        <w:t>– O</w:t>
      </w:r>
      <w:r w:rsidR="43D4EA40" w:rsidRPr="3BB2554F">
        <w:rPr>
          <w:rFonts w:ascii="Arial" w:eastAsia="Arial" w:hAnsi="Arial" w:cs="Arial"/>
        </w:rPr>
        <w:t xml:space="preserve"> cliente é informado sobre o reagendamento e a nova data proposta.</w:t>
      </w:r>
      <w:r w:rsidRPr="3BB2554F">
        <w:rPr>
          <w:rFonts w:ascii="Arial" w:eastAsia="Arial" w:hAnsi="Arial" w:cs="Arial"/>
        </w:rPr>
        <w:t xml:space="preserve">    </w:t>
      </w:r>
    </w:p>
    <w:p w14:paraId="0D8E96C0" w14:textId="393BDE39" w:rsidR="137B8633" w:rsidRDefault="4C508986" w:rsidP="3BB2554F">
      <w:pPr>
        <w:jc w:val="both"/>
        <w:rPr>
          <w:rFonts w:ascii="Arial" w:eastAsia="Arial" w:hAnsi="Arial" w:cs="Arial"/>
        </w:rPr>
      </w:pPr>
      <w:r w:rsidRPr="3BB2554F">
        <w:rPr>
          <w:rFonts w:ascii="Arial" w:eastAsia="Arial" w:hAnsi="Arial" w:cs="Arial"/>
          <w:b/>
          <w:bCs/>
        </w:rPr>
        <w:t xml:space="preserve">     </w:t>
      </w:r>
      <w:r w:rsidRPr="3BB2554F">
        <w:rPr>
          <w:rFonts w:ascii="Arial" w:eastAsia="Arial" w:hAnsi="Arial" w:cs="Arial"/>
        </w:rPr>
        <w:t>7</w:t>
      </w:r>
      <w:r w:rsidRPr="3BB2554F">
        <w:rPr>
          <w:rFonts w:ascii="Arial" w:eastAsia="Arial" w:hAnsi="Arial" w:cs="Arial"/>
          <w:b/>
          <w:bCs/>
        </w:rPr>
        <w:t xml:space="preserve">.    </w:t>
      </w:r>
      <w:r w:rsidR="72B9ECF3" w:rsidRPr="3BB2554F">
        <w:rPr>
          <w:rFonts w:ascii="Arial" w:eastAsia="Arial" w:hAnsi="Arial" w:cs="Arial"/>
          <w:b/>
          <w:bCs/>
        </w:rPr>
        <w:t>Nó final</w:t>
      </w:r>
      <w:r w:rsidR="72B9ECF3" w:rsidRPr="3BB2554F">
        <w:rPr>
          <w:rFonts w:ascii="Arial" w:eastAsia="Arial" w:hAnsi="Arial" w:cs="Arial"/>
        </w:rPr>
        <w:t xml:space="preserve">: </w:t>
      </w:r>
      <w:r w:rsidR="1C510BD6" w:rsidRPr="3BB2554F">
        <w:rPr>
          <w:rFonts w:ascii="Arial" w:eastAsia="Arial" w:hAnsi="Arial" w:cs="Arial"/>
        </w:rPr>
        <w:t>O processo de vistoria ou reagendamento é finalizado.</w:t>
      </w:r>
    </w:p>
    <w:p w14:paraId="6950B382" w14:textId="7D998C30" w:rsidR="137B8633" w:rsidRDefault="1914FFBA" w:rsidP="3BB2554F">
      <w:pPr>
        <w:jc w:val="center"/>
        <w:rPr>
          <w:rFonts w:ascii="Arial" w:eastAsia="Arial" w:hAnsi="Arial" w:cs="Arial"/>
        </w:rPr>
      </w:pPr>
      <w:r w:rsidRPr="3BB2554F">
        <w:rPr>
          <w:rFonts w:ascii="Arial" w:eastAsia="Arial" w:hAnsi="Arial" w:cs="Arial"/>
          <w:color w:val="000000" w:themeColor="text1"/>
        </w:rPr>
        <w:t>Figura 10:  Diagrama de Editar Vistoria</w:t>
      </w:r>
    </w:p>
    <w:p w14:paraId="3FFFDDF1" w14:textId="262C624D" w:rsidR="0323C12A" w:rsidRDefault="1336014A" w:rsidP="137B8633">
      <w:pPr>
        <w:jc w:val="center"/>
      </w:pPr>
      <w:r>
        <w:rPr>
          <w:noProof/>
        </w:rPr>
        <w:drawing>
          <wp:inline distT="0" distB="0" distL="0" distR="0" wp14:anchorId="051AD068" wp14:editId="7B9E882B">
            <wp:extent cx="4573816" cy="3889693"/>
            <wp:effectExtent l="0" t="0" r="0" b="0"/>
            <wp:docPr id="1450152362" name="Imagem 145015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50152362"/>
                    <pic:cNvPicPr/>
                  </pic:nvPicPr>
                  <pic:blipFill>
                    <a:blip r:embed="rId21">
                      <a:extLst>
                        <a:ext uri="{28A0092B-C50C-407E-A947-70E740481C1C}">
                          <a14:useLocalDpi xmlns:a14="http://schemas.microsoft.com/office/drawing/2010/main" val="0"/>
                        </a:ext>
                      </a:extLst>
                    </a:blip>
                    <a:stretch>
                      <a:fillRect/>
                    </a:stretch>
                  </pic:blipFill>
                  <pic:spPr>
                    <a:xfrm>
                      <a:off x="0" y="0"/>
                      <a:ext cx="4573816" cy="3889693"/>
                    </a:xfrm>
                    <a:prstGeom prst="rect">
                      <a:avLst/>
                    </a:prstGeom>
                  </pic:spPr>
                </pic:pic>
              </a:graphicData>
            </a:graphic>
          </wp:inline>
        </w:drawing>
      </w:r>
    </w:p>
    <w:p w14:paraId="40560B2F" w14:textId="25B821C7" w:rsidR="7FAF4DB4" w:rsidRDefault="1036C233" w:rsidP="3BB2554F">
      <w:pPr>
        <w:keepNext/>
        <w:keepLines/>
        <w:jc w:val="center"/>
        <w:rPr>
          <w:sz w:val="20"/>
          <w:szCs w:val="20"/>
        </w:rPr>
      </w:pPr>
      <w:r w:rsidRPr="3BB2554F">
        <w:rPr>
          <w:b/>
          <w:bCs/>
          <w:sz w:val="20"/>
          <w:szCs w:val="20"/>
        </w:rPr>
        <w:t>Fonte:</w:t>
      </w:r>
      <w:r w:rsidRPr="3BB2554F">
        <w:rPr>
          <w:sz w:val="20"/>
          <w:szCs w:val="20"/>
        </w:rPr>
        <w:t xml:space="preserve"> Elaborado pelos Autores.</w:t>
      </w:r>
    </w:p>
    <w:p w14:paraId="2174BEF3" w14:textId="3AFD40B7" w:rsidR="137B8633" w:rsidRDefault="137B8633" w:rsidP="3BB2554F"/>
    <w:p w14:paraId="6D8B40C1" w14:textId="24D0E33C" w:rsidR="44BF007E" w:rsidRDefault="4B30332C" w:rsidP="137B8633">
      <w:pPr>
        <w:jc w:val="both"/>
        <w:rPr>
          <w:rFonts w:ascii="Arial" w:eastAsia="Arial" w:hAnsi="Arial" w:cs="Arial"/>
          <w:b/>
          <w:bCs/>
          <w:color w:val="000000" w:themeColor="text1"/>
        </w:rPr>
      </w:pPr>
      <w:r w:rsidRPr="3BB2554F">
        <w:rPr>
          <w:rFonts w:ascii="Arial" w:eastAsia="Arial" w:hAnsi="Arial" w:cs="Arial"/>
          <w:b/>
          <w:bCs/>
          <w:color w:val="000000" w:themeColor="text1"/>
        </w:rPr>
        <w:t xml:space="preserve">DA04 - </w:t>
      </w:r>
      <w:r w:rsidR="610B846E" w:rsidRPr="3BB2554F">
        <w:rPr>
          <w:rFonts w:ascii="Arial" w:eastAsia="Arial" w:hAnsi="Arial" w:cs="Arial"/>
          <w:b/>
          <w:bCs/>
          <w:color w:val="000000" w:themeColor="text1"/>
        </w:rPr>
        <w:t>Editar Vistoria</w:t>
      </w:r>
      <w:r w:rsidR="2103CB62" w:rsidRPr="3BB2554F">
        <w:rPr>
          <w:rFonts w:ascii="Arial" w:eastAsia="Arial" w:hAnsi="Arial" w:cs="Arial"/>
          <w:b/>
          <w:bCs/>
          <w:color w:val="000000" w:themeColor="text1"/>
        </w:rPr>
        <w:t xml:space="preserve"> </w:t>
      </w:r>
    </w:p>
    <w:p w14:paraId="1561FD63" w14:textId="61E5A82D" w:rsidR="24635BF0" w:rsidRDefault="24635BF0" w:rsidP="137B8633">
      <w:pPr>
        <w:jc w:val="both"/>
        <w:rPr>
          <w:rFonts w:ascii="Arial" w:eastAsia="Arial" w:hAnsi="Arial" w:cs="Arial"/>
          <w:color w:val="000000" w:themeColor="text1"/>
        </w:rPr>
      </w:pPr>
      <w:r w:rsidRPr="137B8633">
        <w:rPr>
          <w:rFonts w:ascii="Arial" w:eastAsia="Arial" w:hAnsi="Arial" w:cs="Arial"/>
          <w:color w:val="000000" w:themeColor="text1"/>
        </w:rPr>
        <w:t xml:space="preserve">Diagrama que descreve o fluxo de atividades que um funcionário administrador ou vistoriador </w:t>
      </w:r>
      <w:r w:rsidR="0485BE49" w:rsidRPr="137B8633">
        <w:rPr>
          <w:rFonts w:ascii="Arial" w:eastAsia="Arial" w:hAnsi="Arial" w:cs="Arial"/>
          <w:color w:val="000000" w:themeColor="text1"/>
        </w:rPr>
        <w:t xml:space="preserve">deve seguir para editar uma vistoria previamente cadastrada no sistema. </w:t>
      </w:r>
    </w:p>
    <w:p w14:paraId="50B7DD14" w14:textId="59615A27" w:rsidR="24635BF0" w:rsidRDefault="24635BF0" w:rsidP="137B8633">
      <w:pPr>
        <w:jc w:val="both"/>
        <w:rPr>
          <w:rFonts w:ascii="Arial" w:eastAsia="Arial" w:hAnsi="Arial" w:cs="Arial"/>
          <w:b/>
          <w:bCs/>
          <w:color w:val="000000" w:themeColor="text1"/>
        </w:rPr>
      </w:pPr>
      <w:r w:rsidRPr="137B8633">
        <w:rPr>
          <w:rFonts w:ascii="Arial" w:eastAsia="Arial" w:hAnsi="Arial" w:cs="Arial"/>
          <w:b/>
          <w:bCs/>
          <w:color w:val="000000" w:themeColor="text1"/>
        </w:rPr>
        <w:t xml:space="preserve">Ator </w:t>
      </w:r>
    </w:p>
    <w:p w14:paraId="5D4E4D24" w14:textId="1E158369" w:rsidR="24635BF0" w:rsidRDefault="24635BF0" w:rsidP="137B8633">
      <w:pPr>
        <w:pStyle w:val="PargrafodaLista"/>
        <w:numPr>
          <w:ilvl w:val="0"/>
          <w:numId w:val="199"/>
        </w:numPr>
        <w:jc w:val="both"/>
        <w:rPr>
          <w:rFonts w:ascii="Arial" w:eastAsia="Arial" w:hAnsi="Arial" w:cs="Arial"/>
          <w:color w:val="000000" w:themeColor="text1"/>
        </w:rPr>
      </w:pPr>
      <w:r w:rsidRPr="137B8633">
        <w:rPr>
          <w:rFonts w:ascii="Arial" w:eastAsia="Arial" w:hAnsi="Arial" w:cs="Arial"/>
          <w:b/>
          <w:bCs/>
          <w:color w:val="000000" w:themeColor="text1"/>
        </w:rPr>
        <w:lastRenderedPageBreak/>
        <w:t>Funcionário</w:t>
      </w:r>
      <w:r w:rsidRPr="137B8633">
        <w:rPr>
          <w:rFonts w:ascii="Arial" w:eastAsia="Arial" w:hAnsi="Arial" w:cs="Arial"/>
          <w:color w:val="000000" w:themeColor="text1"/>
        </w:rPr>
        <w:t xml:space="preserve">: Usuário interno do sistema responsável por </w:t>
      </w:r>
      <w:r w:rsidR="0FFA721E" w:rsidRPr="137B8633">
        <w:rPr>
          <w:rFonts w:ascii="Arial" w:eastAsia="Arial" w:hAnsi="Arial" w:cs="Arial"/>
          <w:color w:val="000000" w:themeColor="text1"/>
        </w:rPr>
        <w:t>atualizações das informações das vistorias.</w:t>
      </w:r>
    </w:p>
    <w:p w14:paraId="652813D9" w14:textId="771FFE26" w:rsidR="24635BF0" w:rsidRDefault="24635BF0" w:rsidP="137B8633">
      <w:pPr>
        <w:jc w:val="both"/>
        <w:rPr>
          <w:rFonts w:ascii="Arial" w:eastAsia="Arial" w:hAnsi="Arial" w:cs="Arial"/>
          <w:color w:val="000000" w:themeColor="text1"/>
        </w:rPr>
      </w:pPr>
      <w:r w:rsidRPr="137B8633">
        <w:rPr>
          <w:rFonts w:ascii="Arial" w:eastAsia="Arial" w:hAnsi="Arial" w:cs="Arial"/>
          <w:b/>
          <w:bCs/>
          <w:color w:val="000000" w:themeColor="text1"/>
        </w:rPr>
        <w:t>Fluxo Principal</w:t>
      </w:r>
      <w:r w:rsidRPr="137B8633">
        <w:rPr>
          <w:rFonts w:ascii="Arial" w:eastAsia="Arial" w:hAnsi="Arial" w:cs="Arial"/>
          <w:color w:val="000000" w:themeColor="text1"/>
        </w:rPr>
        <w:t>:</w:t>
      </w:r>
    </w:p>
    <w:p w14:paraId="73DE357C" w14:textId="78C2F536" w:rsidR="24635BF0" w:rsidRDefault="24635BF0" w:rsidP="137B8633">
      <w:pPr>
        <w:pStyle w:val="PargrafodaLista"/>
        <w:numPr>
          <w:ilvl w:val="0"/>
          <w:numId w:val="190"/>
        </w:numPr>
        <w:jc w:val="both"/>
        <w:rPr>
          <w:rFonts w:ascii="Arial" w:eastAsia="Arial" w:hAnsi="Arial" w:cs="Arial"/>
          <w:color w:val="000000" w:themeColor="text1"/>
        </w:rPr>
      </w:pPr>
      <w:r w:rsidRPr="137B8633">
        <w:rPr>
          <w:rFonts w:ascii="Arial" w:eastAsia="Arial" w:hAnsi="Arial" w:cs="Arial"/>
          <w:b/>
          <w:bCs/>
          <w:color w:val="000000" w:themeColor="text1"/>
        </w:rPr>
        <w:t>Ser Funcionário</w:t>
      </w:r>
      <w:r w:rsidRPr="137B8633">
        <w:rPr>
          <w:rFonts w:ascii="Arial" w:eastAsia="Arial" w:hAnsi="Arial" w:cs="Arial"/>
          <w:color w:val="000000" w:themeColor="text1"/>
        </w:rPr>
        <w:t xml:space="preserve">: </w:t>
      </w:r>
      <w:r w:rsidR="1CA8F274" w:rsidRPr="137B8633">
        <w:rPr>
          <w:rFonts w:ascii="Arial" w:eastAsia="Arial" w:hAnsi="Arial" w:cs="Arial"/>
        </w:rPr>
        <w:t xml:space="preserve">O processo é iniciado quando um funcionário acessa o sistema com as devidas permissões. </w:t>
      </w:r>
    </w:p>
    <w:p w14:paraId="767CB890" w14:textId="75B7DAB4" w:rsidR="24635BF0" w:rsidRDefault="24635BF0" w:rsidP="137B8633">
      <w:pPr>
        <w:pStyle w:val="PargrafodaLista"/>
        <w:numPr>
          <w:ilvl w:val="0"/>
          <w:numId w:val="190"/>
        </w:numPr>
        <w:jc w:val="both"/>
        <w:rPr>
          <w:rFonts w:ascii="Arial" w:eastAsia="Arial" w:hAnsi="Arial" w:cs="Arial"/>
          <w:color w:val="000000" w:themeColor="text1"/>
        </w:rPr>
      </w:pPr>
      <w:r w:rsidRPr="137B8633">
        <w:rPr>
          <w:rFonts w:ascii="Arial" w:eastAsia="Arial" w:hAnsi="Arial" w:cs="Arial"/>
          <w:b/>
          <w:bCs/>
          <w:color w:val="000000" w:themeColor="text1"/>
        </w:rPr>
        <w:t>Acessar Página Inicial:</w:t>
      </w:r>
      <w:r w:rsidRPr="137B8633">
        <w:rPr>
          <w:rFonts w:ascii="Arial" w:eastAsia="Arial" w:hAnsi="Arial" w:cs="Arial"/>
          <w:color w:val="000000" w:themeColor="text1"/>
        </w:rPr>
        <w:t xml:space="preserve"> O </w:t>
      </w:r>
      <w:r w:rsidR="49EA5017" w:rsidRPr="137B8633">
        <w:rPr>
          <w:rFonts w:ascii="Arial" w:eastAsia="Arial" w:hAnsi="Arial" w:cs="Arial"/>
          <w:color w:val="000000" w:themeColor="text1"/>
        </w:rPr>
        <w:t>funcionário</w:t>
      </w:r>
      <w:r w:rsidRPr="137B8633">
        <w:rPr>
          <w:rFonts w:ascii="Arial" w:eastAsia="Arial" w:hAnsi="Arial" w:cs="Arial"/>
          <w:color w:val="000000" w:themeColor="text1"/>
        </w:rPr>
        <w:t xml:space="preserve"> acessa a tela principal do sistema.</w:t>
      </w:r>
    </w:p>
    <w:p w14:paraId="128162E8" w14:textId="46516AB9" w:rsidR="24635BF0" w:rsidRDefault="24635BF0" w:rsidP="137B8633">
      <w:pPr>
        <w:pStyle w:val="PargrafodaLista"/>
        <w:numPr>
          <w:ilvl w:val="0"/>
          <w:numId w:val="190"/>
        </w:numPr>
        <w:jc w:val="both"/>
        <w:rPr>
          <w:rFonts w:ascii="Arial" w:eastAsia="Arial" w:hAnsi="Arial" w:cs="Arial"/>
          <w:color w:val="000000" w:themeColor="text1"/>
        </w:rPr>
      </w:pPr>
      <w:r w:rsidRPr="137B8633">
        <w:rPr>
          <w:rFonts w:ascii="Arial" w:eastAsia="Arial" w:hAnsi="Arial" w:cs="Arial"/>
          <w:b/>
          <w:bCs/>
          <w:color w:val="000000" w:themeColor="text1"/>
        </w:rPr>
        <w:t>Acessar Lista de Imóve</w:t>
      </w:r>
      <w:r w:rsidR="131EEFFF" w:rsidRPr="137B8633">
        <w:rPr>
          <w:rFonts w:ascii="Arial" w:eastAsia="Arial" w:hAnsi="Arial" w:cs="Arial"/>
          <w:b/>
          <w:bCs/>
          <w:color w:val="000000" w:themeColor="text1"/>
        </w:rPr>
        <w:t>is</w:t>
      </w:r>
      <w:r w:rsidRPr="137B8633">
        <w:rPr>
          <w:rFonts w:ascii="Arial" w:eastAsia="Arial" w:hAnsi="Arial" w:cs="Arial"/>
          <w:color w:val="000000" w:themeColor="text1"/>
        </w:rPr>
        <w:t>: O sistema exibe uma lista de imóveis disponíveis.</w:t>
      </w:r>
    </w:p>
    <w:p w14:paraId="4D57A9D6" w14:textId="1C21BE48" w:rsidR="24635BF0" w:rsidRDefault="24635BF0" w:rsidP="137B8633">
      <w:pPr>
        <w:pStyle w:val="PargrafodaLista"/>
        <w:numPr>
          <w:ilvl w:val="0"/>
          <w:numId w:val="190"/>
        </w:numPr>
        <w:jc w:val="both"/>
        <w:rPr>
          <w:rFonts w:ascii="Arial" w:eastAsia="Arial" w:hAnsi="Arial" w:cs="Arial"/>
          <w:color w:val="000000" w:themeColor="text1"/>
        </w:rPr>
      </w:pPr>
      <w:r w:rsidRPr="137B8633">
        <w:rPr>
          <w:rFonts w:ascii="Arial" w:eastAsia="Arial" w:hAnsi="Arial" w:cs="Arial"/>
          <w:b/>
          <w:bCs/>
          <w:color w:val="000000" w:themeColor="text1"/>
        </w:rPr>
        <w:t>Selecionar o Imóvel</w:t>
      </w:r>
      <w:r w:rsidRPr="137B8633">
        <w:rPr>
          <w:rFonts w:ascii="Arial" w:eastAsia="Arial" w:hAnsi="Arial" w:cs="Arial"/>
          <w:color w:val="000000" w:themeColor="text1"/>
        </w:rPr>
        <w:t xml:space="preserve">: O </w:t>
      </w:r>
      <w:r w:rsidR="450C2AA5" w:rsidRPr="137B8633">
        <w:rPr>
          <w:rFonts w:ascii="Arial" w:eastAsia="Arial" w:hAnsi="Arial" w:cs="Arial"/>
          <w:color w:val="000000" w:themeColor="text1"/>
        </w:rPr>
        <w:t>funcionário</w:t>
      </w:r>
      <w:r w:rsidRPr="137B8633">
        <w:rPr>
          <w:rFonts w:ascii="Arial" w:eastAsia="Arial" w:hAnsi="Arial" w:cs="Arial"/>
          <w:color w:val="000000" w:themeColor="text1"/>
        </w:rPr>
        <w:t xml:space="preserve"> escolhe um imóvel específico da lista.</w:t>
      </w:r>
    </w:p>
    <w:p w14:paraId="22EAF0BA" w14:textId="39618809" w:rsidR="068344F1" w:rsidRDefault="068344F1" w:rsidP="137B8633">
      <w:pPr>
        <w:pStyle w:val="PargrafodaLista"/>
        <w:numPr>
          <w:ilvl w:val="0"/>
          <w:numId w:val="190"/>
        </w:numPr>
        <w:jc w:val="both"/>
        <w:rPr>
          <w:rFonts w:ascii="Arial" w:eastAsia="Arial" w:hAnsi="Arial" w:cs="Arial"/>
          <w:color w:val="000000" w:themeColor="text1"/>
        </w:rPr>
      </w:pPr>
      <w:r w:rsidRPr="137B8633">
        <w:rPr>
          <w:rFonts w:ascii="Arial" w:eastAsia="Arial" w:hAnsi="Arial" w:cs="Arial"/>
          <w:b/>
          <w:bCs/>
          <w:color w:val="000000" w:themeColor="text1"/>
        </w:rPr>
        <w:t>Selecionar Aba de Vistoria</w:t>
      </w:r>
      <w:r w:rsidR="24635BF0" w:rsidRPr="137B8633">
        <w:rPr>
          <w:rFonts w:ascii="Arial" w:eastAsia="Arial" w:hAnsi="Arial" w:cs="Arial"/>
          <w:b/>
          <w:bCs/>
          <w:color w:val="000000" w:themeColor="text1"/>
        </w:rPr>
        <w:t>:</w:t>
      </w:r>
      <w:r w:rsidR="24635BF0" w:rsidRPr="137B8633">
        <w:rPr>
          <w:rFonts w:ascii="Arial" w:eastAsia="Arial" w:hAnsi="Arial" w:cs="Arial"/>
          <w:color w:val="000000" w:themeColor="text1"/>
        </w:rPr>
        <w:t xml:space="preserve"> </w:t>
      </w:r>
      <w:r w:rsidR="0AA22A73" w:rsidRPr="137B8633">
        <w:rPr>
          <w:rFonts w:ascii="Arial" w:eastAsia="Arial" w:hAnsi="Arial" w:cs="Arial"/>
          <w:color w:val="000000" w:themeColor="text1"/>
        </w:rPr>
        <w:t>O funcionário navega até a aba específica de vistorias do imóvel.</w:t>
      </w:r>
    </w:p>
    <w:p w14:paraId="5E4338CE" w14:textId="45854EC3" w:rsidR="7E2A1583" w:rsidRDefault="7E2A1583" w:rsidP="137B8633">
      <w:pPr>
        <w:pStyle w:val="PargrafodaLista"/>
        <w:numPr>
          <w:ilvl w:val="0"/>
          <w:numId w:val="190"/>
        </w:numPr>
        <w:jc w:val="both"/>
        <w:rPr>
          <w:rFonts w:ascii="Arial" w:eastAsia="Arial" w:hAnsi="Arial" w:cs="Arial"/>
          <w:color w:val="000000" w:themeColor="text1"/>
        </w:rPr>
      </w:pPr>
      <w:r w:rsidRPr="137B8633">
        <w:rPr>
          <w:rFonts w:ascii="Arial" w:eastAsia="Arial" w:hAnsi="Arial" w:cs="Arial"/>
          <w:b/>
          <w:bCs/>
          <w:color w:val="000000" w:themeColor="text1"/>
        </w:rPr>
        <w:t xml:space="preserve">Selecionar </w:t>
      </w:r>
      <w:r w:rsidR="569493A2" w:rsidRPr="137B8633">
        <w:rPr>
          <w:rFonts w:ascii="Arial" w:eastAsia="Arial" w:hAnsi="Arial" w:cs="Arial"/>
          <w:b/>
          <w:bCs/>
          <w:color w:val="000000" w:themeColor="text1"/>
        </w:rPr>
        <w:t>Vistoria:</w:t>
      </w:r>
      <w:r w:rsidR="033CCD58" w:rsidRPr="137B8633">
        <w:rPr>
          <w:rFonts w:ascii="Arial" w:eastAsia="Arial" w:hAnsi="Arial" w:cs="Arial"/>
          <w:b/>
          <w:bCs/>
          <w:color w:val="000000" w:themeColor="text1"/>
        </w:rPr>
        <w:t xml:space="preserve"> </w:t>
      </w:r>
      <w:r w:rsidR="033CCD58" w:rsidRPr="137B8633">
        <w:rPr>
          <w:rFonts w:ascii="Arial" w:eastAsia="Arial" w:hAnsi="Arial" w:cs="Arial"/>
          <w:color w:val="000000" w:themeColor="text1"/>
        </w:rPr>
        <w:t>O funcionário identifica e seleciona a vistoria que precisa ser modificada.</w:t>
      </w:r>
    </w:p>
    <w:p w14:paraId="281267D6" w14:textId="72A7EA6D" w:rsidR="2DCE158F" w:rsidRDefault="2DCE158F" w:rsidP="137B8633">
      <w:pPr>
        <w:pStyle w:val="PargrafodaLista"/>
        <w:numPr>
          <w:ilvl w:val="0"/>
          <w:numId w:val="190"/>
        </w:numPr>
        <w:jc w:val="both"/>
        <w:rPr>
          <w:rFonts w:ascii="Arial" w:eastAsia="Arial" w:hAnsi="Arial" w:cs="Arial"/>
          <w:color w:val="000000" w:themeColor="text1"/>
        </w:rPr>
      </w:pPr>
      <w:r w:rsidRPr="137B8633">
        <w:rPr>
          <w:rFonts w:ascii="Arial" w:eastAsia="Arial" w:hAnsi="Arial" w:cs="Arial"/>
          <w:b/>
          <w:bCs/>
          <w:color w:val="000000" w:themeColor="text1"/>
        </w:rPr>
        <w:t>Editar Vistoria</w:t>
      </w:r>
      <w:r w:rsidR="24635BF0" w:rsidRPr="137B8633">
        <w:rPr>
          <w:rFonts w:ascii="Arial" w:eastAsia="Arial" w:hAnsi="Arial" w:cs="Arial"/>
          <w:b/>
          <w:bCs/>
          <w:color w:val="000000" w:themeColor="text1"/>
        </w:rPr>
        <w:t xml:space="preserve">: </w:t>
      </w:r>
      <w:r w:rsidR="24635BF0" w:rsidRPr="137B8633">
        <w:rPr>
          <w:rFonts w:ascii="Arial" w:eastAsia="Arial" w:hAnsi="Arial" w:cs="Arial"/>
          <w:color w:val="000000" w:themeColor="text1"/>
        </w:rPr>
        <w:t xml:space="preserve">O </w:t>
      </w:r>
      <w:r w:rsidR="78CCF23D" w:rsidRPr="137B8633">
        <w:rPr>
          <w:rFonts w:ascii="Arial" w:eastAsia="Arial" w:hAnsi="Arial" w:cs="Arial"/>
          <w:color w:val="000000" w:themeColor="text1"/>
        </w:rPr>
        <w:t>sistema permite que o funcionário edite as informações da vistoria selecionada.</w:t>
      </w:r>
    </w:p>
    <w:p w14:paraId="005A742E" w14:textId="74A4F540" w:rsidR="32735DD8" w:rsidRDefault="32735DD8" w:rsidP="137B8633">
      <w:pPr>
        <w:pStyle w:val="PargrafodaLista"/>
        <w:numPr>
          <w:ilvl w:val="0"/>
          <w:numId w:val="190"/>
        </w:numPr>
        <w:jc w:val="both"/>
        <w:rPr>
          <w:rFonts w:ascii="Arial" w:eastAsia="Arial" w:hAnsi="Arial" w:cs="Arial"/>
          <w:color w:val="000000" w:themeColor="text1"/>
        </w:rPr>
      </w:pPr>
      <w:r w:rsidRPr="137B8633">
        <w:rPr>
          <w:rFonts w:ascii="Arial" w:eastAsia="Arial" w:hAnsi="Arial" w:cs="Arial"/>
          <w:b/>
          <w:bCs/>
          <w:color w:val="000000" w:themeColor="text1"/>
        </w:rPr>
        <w:t>Modificar Dados</w:t>
      </w:r>
      <w:r w:rsidR="24635BF0" w:rsidRPr="137B8633">
        <w:rPr>
          <w:rFonts w:ascii="Arial" w:eastAsia="Arial" w:hAnsi="Arial" w:cs="Arial"/>
          <w:b/>
          <w:bCs/>
          <w:color w:val="000000" w:themeColor="text1"/>
        </w:rPr>
        <w:t>:</w:t>
      </w:r>
      <w:r w:rsidR="24635BF0" w:rsidRPr="137B8633">
        <w:rPr>
          <w:rFonts w:ascii="Arial" w:eastAsia="Arial" w:hAnsi="Arial" w:cs="Arial"/>
          <w:color w:val="000000" w:themeColor="text1"/>
        </w:rPr>
        <w:t xml:space="preserve"> </w:t>
      </w:r>
      <w:r w:rsidR="4D25FDF4" w:rsidRPr="137B8633">
        <w:rPr>
          <w:rFonts w:ascii="Arial" w:eastAsia="Arial" w:hAnsi="Arial" w:cs="Arial"/>
          <w:color w:val="000000" w:themeColor="text1"/>
        </w:rPr>
        <w:t>O funcionário realiza as alterações necessárias nos dados da vistoria.</w:t>
      </w:r>
    </w:p>
    <w:p w14:paraId="17547850" w14:textId="3652E314" w:rsidR="62E3C4A6" w:rsidRDefault="62E3C4A6" w:rsidP="137B8633">
      <w:pPr>
        <w:pStyle w:val="PargrafodaLista"/>
        <w:numPr>
          <w:ilvl w:val="0"/>
          <w:numId w:val="190"/>
        </w:numPr>
        <w:jc w:val="both"/>
        <w:rPr>
          <w:rFonts w:ascii="Arial" w:eastAsia="Arial" w:hAnsi="Arial" w:cs="Arial"/>
          <w:color w:val="000000" w:themeColor="text1"/>
        </w:rPr>
      </w:pPr>
      <w:r w:rsidRPr="137B8633">
        <w:rPr>
          <w:rFonts w:ascii="Arial" w:eastAsia="Arial" w:hAnsi="Arial" w:cs="Arial"/>
          <w:b/>
          <w:bCs/>
          <w:color w:val="000000" w:themeColor="text1"/>
        </w:rPr>
        <w:t>Salvar Vistoria</w:t>
      </w:r>
      <w:r w:rsidRPr="137B8633">
        <w:rPr>
          <w:rFonts w:ascii="Arial" w:eastAsia="Arial" w:hAnsi="Arial" w:cs="Arial"/>
          <w:color w:val="000000" w:themeColor="text1"/>
        </w:rPr>
        <w:t>: Após a modificação, o funcionário salva as alterações realizadas, atualizando as informações no sistema.</w:t>
      </w:r>
    </w:p>
    <w:p w14:paraId="782D2292" w14:textId="60607C9C" w:rsidR="31C4EDE9" w:rsidRDefault="589D7FEA" w:rsidP="137B8633">
      <w:pPr>
        <w:pStyle w:val="PargrafodaLista"/>
        <w:numPr>
          <w:ilvl w:val="0"/>
          <w:numId w:val="190"/>
        </w:numPr>
        <w:jc w:val="both"/>
        <w:rPr>
          <w:rFonts w:ascii="Arial" w:eastAsia="Arial" w:hAnsi="Arial" w:cs="Arial"/>
          <w:color w:val="000000" w:themeColor="text1"/>
        </w:rPr>
      </w:pPr>
      <w:r w:rsidRPr="3BB2554F">
        <w:rPr>
          <w:rFonts w:ascii="Arial" w:eastAsia="Arial" w:hAnsi="Arial" w:cs="Arial"/>
          <w:b/>
          <w:bCs/>
          <w:color w:val="000000" w:themeColor="text1"/>
        </w:rPr>
        <w:t xml:space="preserve"> </w:t>
      </w:r>
      <w:r w:rsidR="2103CB62" w:rsidRPr="3BB2554F">
        <w:rPr>
          <w:rFonts w:ascii="Arial" w:eastAsia="Arial" w:hAnsi="Arial" w:cs="Arial"/>
          <w:b/>
          <w:bCs/>
          <w:color w:val="000000" w:themeColor="text1"/>
        </w:rPr>
        <w:t xml:space="preserve">Fim do Processo: </w:t>
      </w:r>
      <w:r w:rsidR="1191CB0D" w:rsidRPr="3BB2554F">
        <w:rPr>
          <w:rFonts w:ascii="Arial" w:eastAsia="Arial" w:hAnsi="Arial" w:cs="Arial"/>
          <w:color w:val="000000" w:themeColor="text1"/>
        </w:rPr>
        <w:t xml:space="preserve">O </w:t>
      </w:r>
      <w:r w:rsidR="31E5365A" w:rsidRPr="3BB2554F">
        <w:rPr>
          <w:rFonts w:ascii="Arial" w:eastAsia="Arial" w:hAnsi="Arial" w:cs="Arial"/>
          <w:color w:val="000000" w:themeColor="text1"/>
        </w:rPr>
        <w:t>processo de</w:t>
      </w:r>
      <w:r w:rsidR="1191CB0D" w:rsidRPr="3BB2554F">
        <w:rPr>
          <w:rFonts w:ascii="Arial" w:eastAsia="Arial" w:hAnsi="Arial" w:cs="Arial"/>
          <w:color w:val="000000" w:themeColor="text1"/>
        </w:rPr>
        <w:t xml:space="preserve"> edição da vistoria é concluído.</w:t>
      </w:r>
    </w:p>
    <w:p w14:paraId="023731B3" w14:textId="0C879F6C" w:rsidR="137B8633" w:rsidRDefault="1E64BF31" w:rsidP="3BB2554F">
      <w:pPr>
        <w:keepNext/>
        <w:keepLines/>
        <w:jc w:val="center"/>
        <w:rPr>
          <w:rFonts w:ascii="Arial" w:eastAsia="Arial" w:hAnsi="Arial" w:cs="Arial"/>
        </w:rPr>
      </w:pPr>
      <w:r w:rsidRPr="3BB2554F">
        <w:rPr>
          <w:rFonts w:ascii="Arial" w:eastAsia="Arial" w:hAnsi="Arial" w:cs="Arial"/>
          <w:color w:val="000000" w:themeColor="text1"/>
        </w:rPr>
        <w:lastRenderedPageBreak/>
        <w:t>Figura 11:  Diagrama de Finalizar Vistoria</w:t>
      </w:r>
    </w:p>
    <w:p w14:paraId="5DB21713" w14:textId="7DD1D0FC" w:rsidR="3E04F2FE" w:rsidRDefault="3E04F2FE" w:rsidP="137B8633">
      <w:pPr>
        <w:jc w:val="center"/>
      </w:pPr>
      <w:r>
        <w:rPr>
          <w:noProof/>
        </w:rPr>
        <w:drawing>
          <wp:inline distT="0" distB="0" distL="0" distR="0" wp14:anchorId="5FF76888" wp14:editId="7DB19E3E">
            <wp:extent cx="4585740" cy="4965449"/>
            <wp:effectExtent l="0" t="0" r="0" b="0"/>
            <wp:docPr id="2111204590" name="Imagem 2111204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85740" cy="4965449"/>
                    </a:xfrm>
                    <a:prstGeom prst="rect">
                      <a:avLst/>
                    </a:prstGeom>
                  </pic:spPr>
                </pic:pic>
              </a:graphicData>
            </a:graphic>
          </wp:inline>
        </w:drawing>
      </w:r>
    </w:p>
    <w:p w14:paraId="7D6E4B74" w14:textId="60FA35CC" w:rsidR="137B8633" w:rsidRDefault="688F7D4D" w:rsidP="3BB2554F">
      <w:pPr>
        <w:keepNext/>
        <w:keepLines/>
        <w:jc w:val="center"/>
        <w:rPr>
          <w:rFonts w:ascii="Arial" w:eastAsia="Arial" w:hAnsi="Arial" w:cs="Arial"/>
          <w:sz w:val="20"/>
          <w:szCs w:val="20"/>
        </w:rPr>
      </w:pPr>
      <w:r w:rsidRPr="3BB2554F">
        <w:rPr>
          <w:rFonts w:ascii="Arial" w:eastAsia="Arial" w:hAnsi="Arial" w:cs="Arial"/>
          <w:b/>
          <w:bCs/>
          <w:color w:val="000000" w:themeColor="text1"/>
          <w:sz w:val="20"/>
          <w:szCs w:val="20"/>
        </w:rPr>
        <w:t>Fonte:</w:t>
      </w:r>
      <w:r w:rsidRPr="3BB2554F">
        <w:rPr>
          <w:rFonts w:ascii="Arial" w:eastAsia="Arial" w:hAnsi="Arial" w:cs="Arial"/>
          <w:color w:val="000000" w:themeColor="text1"/>
          <w:sz w:val="20"/>
          <w:szCs w:val="20"/>
        </w:rPr>
        <w:t xml:space="preserve"> Elaborado pelos Autores.</w:t>
      </w:r>
    </w:p>
    <w:p w14:paraId="3C3C75F6" w14:textId="2E2CF97B" w:rsidR="4E14A21F" w:rsidRDefault="55D814D5" w:rsidP="137B8633">
      <w:pPr>
        <w:jc w:val="both"/>
        <w:rPr>
          <w:rFonts w:ascii="Arial" w:eastAsia="Arial" w:hAnsi="Arial" w:cs="Arial"/>
          <w:color w:val="000000" w:themeColor="text1"/>
        </w:rPr>
      </w:pPr>
      <w:r w:rsidRPr="3BB2554F">
        <w:rPr>
          <w:rFonts w:ascii="Arial" w:eastAsia="Arial" w:hAnsi="Arial" w:cs="Arial"/>
          <w:b/>
          <w:bCs/>
          <w:color w:val="000000" w:themeColor="text1"/>
        </w:rPr>
        <w:t xml:space="preserve">DA05 - </w:t>
      </w:r>
      <w:r w:rsidR="57F903D4" w:rsidRPr="3BB2554F">
        <w:rPr>
          <w:rFonts w:ascii="Arial" w:eastAsia="Arial" w:hAnsi="Arial" w:cs="Arial"/>
          <w:b/>
          <w:bCs/>
          <w:color w:val="000000" w:themeColor="text1"/>
        </w:rPr>
        <w:t>Finalizar Vistoria</w:t>
      </w:r>
      <w:r w:rsidR="7BA64892" w:rsidRPr="3BB2554F">
        <w:rPr>
          <w:rFonts w:ascii="Arial" w:eastAsia="Arial" w:hAnsi="Arial" w:cs="Arial"/>
          <w:b/>
          <w:bCs/>
          <w:color w:val="000000" w:themeColor="text1"/>
        </w:rPr>
        <w:t>:</w:t>
      </w:r>
      <w:r w:rsidR="57F903D4" w:rsidRPr="3BB2554F">
        <w:rPr>
          <w:rFonts w:ascii="Arial" w:eastAsia="Arial" w:hAnsi="Arial" w:cs="Arial"/>
          <w:b/>
          <w:bCs/>
          <w:color w:val="000000" w:themeColor="text1"/>
        </w:rPr>
        <w:t xml:space="preserve"> </w:t>
      </w:r>
      <w:r w:rsidR="5CAE8E2C" w:rsidRPr="3BB2554F">
        <w:rPr>
          <w:rFonts w:ascii="Arial" w:eastAsia="Arial" w:hAnsi="Arial" w:cs="Arial"/>
          <w:color w:val="000000" w:themeColor="text1"/>
        </w:rPr>
        <w:t xml:space="preserve">O diagrama descreve o processo para a finalização de uma vistoria, contemplando a verificação de pendências e </w:t>
      </w:r>
      <w:r w:rsidR="1AB0048E" w:rsidRPr="3BB2554F">
        <w:rPr>
          <w:rFonts w:ascii="Arial" w:eastAsia="Arial" w:hAnsi="Arial" w:cs="Arial"/>
          <w:color w:val="000000" w:themeColor="text1"/>
        </w:rPr>
        <w:t>decisão</w:t>
      </w:r>
      <w:r w:rsidR="5CAE8E2C" w:rsidRPr="3BB2554F">
        <w:rPr>
          <w:rFonts w:ascii="Arial" w:eastAsia="Arial" w:hAnsi="Arial" w:cs="Arial"/>
          <w:color w:val="000000" w:themeColor="text1"/>
        </w:rPr>
        <w:t xml:space="preserve"> sobre a </w:t>
      </w:r>
      <w:r w:rsidR="58AB3698" w:rsidRPr="3BB2554F">
        <w:rPr>
          <w:rFonts w:ascii="Arial" w:eastAsia="Arial" w:hAnsi="Arial" w:cs="Arial"/>
          <w:color w:val="000000" w:themeColor="text1"/>
        </w:rPr>
        <w:t>conclusão</w:t>
      </w:r>
      <w:r w:rsidR="5CAE8E2C" w:rsidRPr="3BB2554F">
        <w:rPr>
          <w:rFonts w:ascii="Arial" w:eastAsia="Arial" w:hAnsi="Arial" w:cs="Arial"/>
          <w:color w:val="000000" w:themeColor="text1"/>
        </w:rPr>
        <w:t xml:space="preserve"> ou resolução de questões pe</w:t>
      </w:r>
      <w:r w:rsidR="41BE1626" w:rsidRPr="3BB2554F">
        <w:rPr>
          <w:rFonts w:ascii="Arial" w:eastAsia="Arial" w:hAnsi="Arial" w:cs="Arial"/>
          <w:color w:val="000000" w:themeColor="text1"/>
        </w:rPr>
        <w:t>ndentes.</w:t>
      </w:r>
    </w:p>
    <w:p w14:paraId="5BB406A1" w14:textId="0E3B8FB8" w:rsidR="4E14A21F" w:rsidRDefault="4E14A21F" w:rsidP="137B8633">
      <w:pPr>
        <w:jc w:val="both"/>
        <w:rPr>
          <w:rFonts w:ascii="Arial" w:eastAsia="Arial" w:hAnsi="Arial" w:cs="Arial"/>
          <w:b/>
          <w:bCs/>
          <w:color w:val="000000" w:themeColor="text1"/>
        </w:rPr>
      </w:pPr>
      <w:r w:rsidRPr="137B8633">
        <w:rPr>
          <w:rFonts w:ascii="Arial" w:eastAsia="Arial" w:hAnsi="Arial" w:cs="Arial"/>
          <w:b/>
          <w:bCs/>
          <w:color w:val="000000" w:themeColor="text1"/>
        </w:rPr>
        <w:t xml:space="preserve">Ator </w:t>
      </w:r>
    </w:p>
    <w:p w14:paraId="427D56DD" w14:textId="29BDDD81" w:rsidR="4E14A21F" w:rsidRDefault="4E14A21F" w:rsidP="137B8633">
      <w:pPr>
        <w:pStyle w:val="PargrafodaLista"/>
        <w:numPr>
          <w:ilvl w:val="0"/>
          <w:numId w:val="199"/>
        </w:numPr>
        <w:jc w:val="both"/>
        <w:rPr>
          <w:rFonts w:ascii="Arial" w:eastAsia="Arial" w:hAnsi="Arial" w:cs="Arial"/>
          <w:color w:val="000000" w:themeColor="text1"/>
        </w:rPr>
      </w:pPr>
      <w:r w:rsidRPr="137B8633">
        <w:rPr>
          <w:rFonts w:ascii="Arial" w:eastAsia="Arial" w:hAnsi="Arial" w:cs="Arial"/>
          <w:b/>
          <w:bCs/>
          <w:color w:val="000000" w:themeColor="text1"/>
        </w:rPr>
        <w:t>Vistoriador</w:t>
      </w:r>
      <w:r w:rsidRPr="137B8633">
        <w:rPr>
          <w:rFonts w:ascii="Arial" w:eastAsia="Arial" w:hAnsi="Arial" w:cs="Arial"/>
          <w:color w:val="000000" w:themeColor="text1"/>
        </w:rPr>
        <w:t xml:space="preserve">: Responsável por executar o </w:t>
      </w:r>
      <w:r w:rsidR="761ECF92" w:rsidRPr="137B8633">
        <w:rPr>
          <w:rFonts w:ascii="Arial" w:eastAsia="Arial" w:hAnsi="Arial" w:cs="Arial"/>
          <w:color w:val="000000" w:themeColor="text1"/>
        </w:rPr>
        <w:t>encerramento da vistoria no sistema.</w:t>
      </w:r>
    </w:p>
    <w:p w14:paraId="6BF79516" w14:textId="29E94EBB" w:rsidR="4E14A21F" w:rsidRDefault="4E14A21F" w:rsidP="137B8633">
      <w:pPr>
        <w:jc w:val="both"/>
        <w:rPr>
          <w:rFonts w:ascii="Arial" w:eastAsia="Arial" w:hAnsi="Arial" w:cs="Arial"/>
          <w:b/>
          <w:bCs/>
          <w:color w:val="000000" w:themeColor="text1"/>
        </w:rPr>
      </w:pPr>
      <w:r w:rsidRPr="137B8633">
        <w:rPr>
          <w:rFonts w:ascii="Arial" w:eastAsia="Arial" w:hAnsi="Arial" w:cs="Arial"/>
          <w:b/>
          <w:bCs/>
          <w:color w:val="000000" w:themeColor="text1"/>
        </w:rPr>
        <w:t>Fluxo Principal:</w:t>
      </w:r>
    </w:p>
    <w:p w14:paraId="4DB4F8BD" w14:textId="621DDD0C" w:rsidR="4E14A21F" w:rsidRDefault="4E14A21F" w:rsidP="137B8633">
      <w:pPr>
        <w:pStyle w:val="PargrafodaLista"/>
        <w:numPr>
          <w:ilvl w:val="0"/>
          <w:numId w:val="189"/>
        </w:numPr>
        <w:jc w:val="both"/>
        <w:rPr>
          <w:rFonts w:ascii="Arial" w:eastAsia="Arial" w:hAnsi="Arial" w:cs="Arial"/>
          <w:color w:val="000000" w:themeColor="text1"/>
        </w:rPr>
      </w:pPr>
      <w:r w:rsidRPr="137B8633">
        <w:rPr>
          <w:rFonts w:ascii="Arial" w:eastAsia="Arial" w:hAnsi="Arial" w:cs="Arial"/>
          <w:b/>
          <w:bCs/>
          <w:color w:val="000000" w:themeColor="text1"/>
        </w:rPr>
        <w:t>Ser Vistoriador</w:t>
      </w:r>
      <w:r w:rsidRPr="137B8633">
        <w:rPr>
          <w:rFonts w:ascii="Arial" w:eastAsia="Arial" w:hAnsi="Arial" w:cs="Arial"/>
          <w:color w:val="000000" w:themeColor="text1"/>
        </w:rPr>
        <w:t>: O processo se inicia quando o vistoriador acessa o sistema</w:t>
      </w:r>
      <w:r w:rsidR="2ED7F378" w:rsidRPr="137B8633">
        <w:rPr>
          <w:rFonts w:ascii="Arial" w:eastAsia="Arial" w:hAnsi="Arial" w:cs="Arial"/>
          <w:color w:val="000000" w:themeColor="text1"/>
        </w:rPr>
        <w:t>.</w:t>
      </w:r>
      <w:r w:rsidRPr="137B8633">
        <w:rPr>
          <w:rFonts w:ascii="Arial" w:eastAsia="Arial" w:hAnsi="Arial" w:cs="Arial"/>
          <w:color w:val="000000" w:themeColor="text1"/>
        </w:rPr>
        <w:t xml:space="preserve"> </w:t>
      </w:r>
    </w:p>
    <w:p w14:paraId="78A465E8" w14:textId="0C88A256" w:rsidR="4E14A21F" w:rsidRDefault="4E14A21F" w:rsidP="137B8633">
      <w:pPr>
        <w:pStyle w:val="PargrafodaLista"/>
        <w:numPr>
          <w:ilvl w:val="0"/>
          <w:numId w:val="189"/>
        </w:numPr>
        <w:jc w:val="both"/>
        <w:rPr>
          <w:rFonts w:ascii="Arial" w:eastAsia="Arial" w:hAnsi="Arial" w:cs="Arial"/>
          <w:color w:val="000000" w:themeColor="text1"/>
        </w:rPr>
      </w:pPr>
      <w:r w:rsidRPr="137B8633">
        <w:rPr>
          <w:rFonts w:ascii="Arial" w:eastAsia="Arial" w:hAnsi="Arial" w:cs="Arial"/>
          <w:b/>
          <w:bCs/>
        </w:rPr>
        <w:t>Acessar Página</w:t>
      </w:r>
      <w:r w:rsidRPr="137B8633">
        <w:rPr>
          <w:rFonts w:ascii="Arial" w:eastAsia="Arial" w:hAnsi="Arial" w:cs="Arial"/>
        </w:rPr>
        <w:t xml:space="preserve"> </w:t>
      </w:r>
      <w:r w:rsidRPr="137B8633">
        <w:rPr>
          <w:rFonts w:ascii="Arial" w:eastAsia="Arial" w:hAnsi="Arial" w:cs="Arial"/>
          <w:b/>
          <w:bCs/>
          <w:color w:val="000000" w:themeColor="text1"/>
        </w:rPr>
        <w:t>Inicial:</w:t>
      </w:r>
      <w:r w:rsidRPr="137B8633">
        <w:rPr>
          <w:rFonts w:ascii="Arial" w:eastAsia="Arial" w:hAnsi="Arial" w:cs="Arial"/>
          <w:color w:val="000000" w:themeColor="text1"/>
        </w:rPr>
        <w:t xml:space="preserve"> </w:t>
      </w:r>
      <w:r w:rsidR="354CC052" w:rsidRPr="137B8633">
        <w:rPr>
          <w:rFonts w:ascii="Arial" w:eastAsia="Arial" w:hAnsi="Arial" w:cs="Arial"/>
          <w:color w:val="000000" w:themeColor="text1"/>
        </w:rPr>
        <w:t>O</w:t>
      </w:r>
      <w:r w:rsidR="7304BD49" w:rsidRPr="137B8633">
        <w:rPr>
          <w:rFonts w:ascii="Arial" w:eastAsia="Arial" w:hAnsi="Arial" w:cs="Arial"/>
          <w:color w:val="000000" w:themeColor="text1"/>
        </w:rPr>
        <w:t xml:space="preserve"> </w:t>
      </w:r>
      <w:r w:rsidR="354CC052" w:rsidRPr="137B8633">
        <w:rPr>
          <w:rFonts w:ascii="Arial" w:eastAsia="Arial" w:hAnsi="Arial" w:cs="Arial"/>
          <w:color w:val="000000" w:themeColor="text1"/>
        </w:rPr>
        <w:t>vistoriador</w:t>
      </w:r>
      <w:r w:rsidR="56544045" w:rsidRPr="137B8633">
        <w:rPr>
          <w:rFonts w:ascii="Arial" w:eastAsia="Arial" w:hAnsi="Arial" w:cs="Arial"/>
          <w:color w:val="000000" w:themeColor="text1"/>
        </w:rPr>
        <w:t xml:space="preserve"> </w:t>
      </w:r>
      <w:r w:rsidR="354CC052" w:rsidRPr="137B8633">
        <w:rPr>
          <w:rFonts w:ascii="Arial" w:eastAsia="Arial" w:hAnsi="Arial" w:cs="Arial"/>
          <w:color w:val="000000" w:themeColor="text1"/>
        </w:rPr>
        <w:t>acessa a página principal do sistema.</w:t>
      </w:r>
    </w:p>
    <w:p w14:paraId="346D57DA" w14:textId="49A5CCA5" w:rsidR="4E14A21F" w:rsidRDefault="4E14A21F" w:rsidP="137B8633">
      <w:pPr>
        <w:pStyle w:val="PargrafodaLista"/>
        <w:numPr>
          <w:ilvl w:val="0"/>
          <w:numId w:val="189"/>
        </w:numPr>
        <w:jc w:val="both"/>
        <w:rPr>
          <w:rFonts w:ascii="Arial" w:eastAsia="Arial" w:hAnsi="Arial" w:cs="Arial"/>
          <w:color w:val="000000" w:themeColor="text1"/>
        </w:rPr>
      </w:pPr>
      <w:r w:rsidRPr="137B8633">
        <w:rPr>
          <w:rFonts w:ascii="Arial" w:eastAsia="Arial" w:hAnsi="Arial" w:cs="Arial"/>
          <w:b/>
          <w:bCs/>
        </w:rPr>
        <w:t xml:space="preserve">Acessar Lista de </w:t>
      </w:r>
      <w:r w:rsidRPr="137B8633">
        <w:rPr>
          <w:rFonts w:ascii="Arial" w:eastAsia="Arial" w:hAnsi="Arial" w:cs="Arial"/>
          <w:b/>
          <w:bCs/>
          <w:color w:val="000000" w:themeColor="text1"/>
        </w:rPr>
        <w:t>Imóveis</w:t>
      </w:r>
      <w:r w:rsidRPr="137B8633">
        <w:rPr>
          <w:rFonts w:ascii="Arial" w:eastAsia="Arial" w:hAnsi="Arial" w:cs="Arial"/>
          <w:color w:val="000000" w:themeColor="text1"/>
        </w:rPr>
        <w:t xml:space="preserve">: </w:t>
      </w:r>
      <w:r w:rsidR="355E0241" w:rsidRPr="137B8633">
        <w:rPr>
          <w:rFonts w:ascii="Arial" w:eastAsia="Arial" w:hAnsi="Arial" w:cs="Arial"/>
          <w:color w:val="000000" w:themeColor="text1"/>
        </w:rPr>
        <w:t>O sistema disponibiliza uma lista com os imóveis cadastrados.</w:t>
      </w:r>
    </w:p>
    <w:p w14:paraId="6E7506A7" w14:textId="0E0BA0C2" w:rsidR="4E14A21F" w:rsidRDefault="4E14A21F" w:rsidP="137B8633">
      <w:pPr>
        <w:pStyle w:val="PargrafodaLista"/>
        <w:numPr>
          <w:ilvl w:val="0"/>
          <w:numId w:val="189"/>
        </w:numPr>
        <w:jc w:val="both"/>
        <w:rPr>
          <w:rFonts w:ascii="Arial" w:eastAsia="Arial" w:hAnsi="Arial" w:cs="Arial"/>
        </w:rPr>
      </w:pPr>
      <w:r w:rsidRPr="137B8633">
        <w:rPr>
          <w:rFonts w:ascii="Arial" w:eastAsia="Arial" w:hAnsi="Arial" w:cs="Arial"/>
          <w:b/>
          <w:bCs/>
        </w:rPr>
        <w:t xml:space="preserve">Selecionar </w:t>
      </w:r>
      <w:r w:rsidRPr="137B8633">
        <w:rPr>
          <w:rFonts w:ascii="Arial" w:eastAsia="Arial" w:hAnsi="Arial" w:cs="Arial"/>
          <w:b/>
          <w:bCs/>
          <w:color w:val="000000" w:themeColor="text1"/>
        </w:rPr>
        <w:t>Imóvel</w:t>
      </w:r>
      <w:r w:rsidRPr="137B8633">
        <w:rPr>
          <w:rFonts w:ascii="Arial" w:eastAsia="Arial" w:hAnsi="Arial" w:cs="Arial"/>
          <w:color w:val="000000" w:themeColor="text1"/>
        </w:rPr>
        <w:t xml:space="preserve">: </w:t>
      </w:r>
      <w:r w:rsidR="0B6FAD2D" w:rsidRPr="137B8633">
        <w:rPr>
          <w:rFonts w:ascii="Arial" w:eastAsia="Arial" w:hAnsi="Arial" w:cs="Arial"/>
          <w:color w:val="000000" w:themeColor="text1"/>
        </w:rPr>
        <w:t>O vistoriador escolhe o imóvel relacion</w:t>
      </w:r>
      <w:r w:rsidR="4A8962D3" w:rsidRPr="137B8633">
        <w:rPr>
          <w:rFonts w:ascii="Arial" w:eastAsia="Arial" w:hAnsi="Arial" w:cs="Arial"/>
          <w:color w:val="000000" w:themeColor="text1"/>
        </w:rPr>
        <w:t>ado à vistoria a ser finalizada.</w:t>
      </w:r>
    </w:p>
    <w:p w14:paraId="59C16C1A" w14:textId="4327FA87" w:rsidR="4E14A21F" w:rsidRDefault="4E14A21F" w:rsidP="137B8633">
      <w:pPr>
        <w:pStyle w:val="PargrafodaLista"/>
        <w:numPr>
          <w:ilvl w:val="0"/>
          <w:numId w:val="189"/>
        </w:numPr>
        <w:jc w:val="both"/>
        <w:rPr>
          <w:rFonts w:ascii="Arial" w:eastAsia="Arial" w:hAnsi="Arial" w:cs="Arial"/>
        </w:rPr>
      </w:pPr>
      <w:r w:rsidRPr="137B8633">
        <w:rPr>
          <w:rFonts w:ascii="Arial" w:eastAsia="Arial" w:hAnsi="Arial" w:cs="Arial"/>
          <w:b/>
          <w:bCs/>
        </w:rPr>
        <w:lastRenderedPageBreak/>
        <w:t>Acessar Aba de Vistoria</w:t>
      </w:r>
      <w:r w:rsidRPr="137B8633">
        <w:rPr>
          <w:rFonts w:ascii="Arial" w:eastAsia="Arial" w:hAnsi="Arial" w:cs="Arial"/>
        </w:rPr>
        <w:t xml:space="preserve">: O vistoriador navega até a aba específica </w:t>
      </w:r>
      <w:r w:rsidR="53244197" w:rsidRPr="137B8633">
        <w:rPr>
          <w:rFonts w:ascii="Arial" w:eastAsia="Arial" w:hAnsi="Arial" w:cs="Arial"/>
        </w:rPr>
        <w:t>de vistoria do imóvel.</w:t>
      </w:r>
    </w:p>
    <w:p w14:paraId="09DEABEC" w14:textId="291CA8CF" w:rsidR="4E14A21F" w:rsidRDefault="4E14A21F" w:rsidP="137B8633">
      <w:pPr>
        <w:numPr>
          <w:ilvl w:val="0"/>
          <w:numId w:val="189"/>
        </w:numPr>
        <w:jc w:val="both"/>
        <w:rPr>
          <w:rFonts w:ascii="Arial" w:eastAsia="Arial" w:hAnsi="Arial" w:cs="Arial"/>
          <w:color w:val="000000" w:themeColor="text1"/>
        </w:rPr>
      </w:pPr>
      <w:r w:rsidRPr="137B8633">
        <w:rPr>
          <w:rFonts w:ascii="Arial" w:eastAsia="Arial" w:hAnsi="Arial" w:cs="Arial"/>
          <w:b/>
          <w:bCs/>
          <w:color w:val="000000" w:themeColor="text1"/>
        </w:rPr>
        <w:t>Decisão:</w:t>
      </w:r>
      <w:r w:rsidRPr="137B8633">
        <w:rPr>
          <w:rFonts w:ascii="Arial" w:eastAsia="Arial" w:hAnsi="Arial" w:cs="Arial"/>
          <w:color w:val="000000" w:themeColor="text1"/>
        </w:rPr>
        <w:t xml:space="preserve"> </w:t>
      </w:r>
      <w:r w:rsidR="79C0164C" w:rsidRPr="137B8633">
        <w:rPr>
          <w:rFonts w:ascii="Arial" w:eastAsia="Arial" w:hAnsi="Arial" w:cs="Arial"/>
          <w:color w:val="000000" w:themeColor="text1"/>
        </w:rPr>
        <w:t>Vistoria Realizada ou Relatório Criado</w:t>
      </w:r>
      <w:r w:rsidRPr="137B8633">
        <w:rPr>
          <w:rFonts w:ascii="Arial" w:eastAsia="Arial" w:hAnsi="Arial" w:cs="Arial"/>
          <w:color w:val="000000" w:themeColor="text1"/>
        </w:rPr>
        <w:t>r?</w:t>
      </w:r>
    </w:p>
    <w:p w14:paraId="6ED70FEE" w14:textId="51D17C40" w:rsidR="5F0FCD77" w:rsidRDefault="5F0FCD77" w:rsidP="137B8633">
      <w:pPr>
        <w:pStyle w:val="PargrafodaLista"/>
        <w:numPr>
          <w:ilvl w:val="0"/>
          <w:numId w:val="195"/>
        </w:numPr>
        <w:jc w:val="both"/>
        <w:rPr>
          <w:rFonts w:ascii="Arial" w:eastAsia="Arial" w:hAnsi="Arial" w:cs="Arial"/>
          <w:color w:val="000000" w:themeColor="text1"/>
        </w:rPr>
      </w:pPr>
      <w:r w:rsidRPr="137B8633">
        <w:rPr>
          <w:rFonts w:ascii="Arial" w:eastAsia="Arial" w:hAnsi="Arial" w:cs="Arial"/>
          <w:b/>
          <w:bCs/>
          <w:color w:val="000000" w:themeColor="text1"/>
        </w:rPr>
        <w:t>Sim</w:t>
      </w:r>
      <w:r w:rsidR="4E14A21F" w:rsidRPr="137B8633">
        <w:rPr>
          <w:rFonts w:ascii="Arial" w:eastAsia="Arial" w:hAnsi="Arial" w:cs="Arial"/>
          <w:color w:val="000000" w:themeColor="text1"/>
        </w:rPr>
        <w:t>: O sistema permite o acesso.</w:t>
      </w:r>
    </w:p>
    <w:p w14:paraId="74E43822" w14:textId="7B499F4E" w:rsidR="7B79BD4A" w:rsidRDefault="7B79BD4A" w:rsidP="137B8633">
      <w:pPr>
        <w:pStyle w:val="PargrafodaLista"/>
        <w:numPr>
          <w:ilvl w:val="0"/>
          <w:numId w:val="194"/>
        </w:numPr>
        <w:jc w:val="both"/>
        <w:rPr>
          <w:rFonts w:ascii="Arial" w:eastAsia="Arial" w:hAnsi="Arial" w:cs="Arial"/>
        </w:rPr>
      </w:pPr>
      <w:r w:rsidRPr="137B8633">
        <w:rPr>
          <w:rFonts w:ascii="Arial" w:eastAsia="Arial" w:hAnsi="Arial" w:cs="Arial"/>
          <w:b/>
          <w:bCs/>
        </w:rPr>
        <w:t>Finalizar Vistoria</w:t>
      </w:r>
      <w:r w:rsidR="4E14A21F" w:rsidRPr="137B8633">
        <w:rPr>
          <w:rFonts w:ascii="Arial" w:eastAsia="Arial" w:hAnsi="Arial" w:cs="Arial"/>
          <w:b/>
          <w:bCs/>
        </w:rPr>
        <w:t xml:space="preserve"> </w:t>
      </w:r>
      <w:r w:rsidR="4E14A21F" w:rsidRPr="137B8633">
        <w:rPr>
          <w:rFonts w:ascii="Arial" w:eastAsia="Arial" w:hAnsi="Arial" w:cs="Arial"/>
        </w:rPr>
        <w:t>–</w:t>
      </w:r>
      <w:r w:rsidR="5350D520" w:rsidRPr="137B8633">
        <w:rPr>
          <w:rFonts w:ascii="Arial" w:eastAsia="Arial" w:hAnsi="Arial" w:cs="Arial"/>
        </w:rPr>
        <w:t xml:space="preserve"> </w:t>
      </w:r>
      <w:r w:rsidR="70C2A88F" w:rsidRPr="137B8633">
        <w:rPr>
          <w:rFonts w:ascii="Arial" w:eastAsia="Arial" w:hAnsi="Arial" w:cs="Arial"/>
        </w:rPr>
        <w:t>Se a vistoria foi realizada ou o relatório foi criado, o vistoriado pode finalizar a vistoria no sistema.</w:t>
      </w:r>
    </w:p>
    <w:p w14:paraId="1E538D11" w14:textId="4170B7D3" w:rsidR="6B0D0A1C" w:rsidRDefault="6B0D0A1C" w:rsidP="137B8633">
      <w:pPr>
        <w:pStyle w:val="PargrafodaLista"/>
        <w:numPr>
          <w:ilvl w:val="0"/>
          <w:numId w:val="195"/>
        </w:numPr>
        <w:jc w:val="both"/>
        <w:rPr>
          <w:rFonts w:ascii="Arial" w:eastAsia="Arial" w:hAnsi="Arial" w:cs="Arial"/>
          <w:color w:val="000000" w:themeColor="text1"/>
        </w:rPr>
      </w:pPr>
      <w:r w:rsidRPr="137B8633">
        <w:rPr>
          <w:rFonts w:ascii="Arial" w:eastAsia="Arial" w:hAnsi="Arial" w:cs="Arial"/>
          <w:b/>
          <w:bCs/>
          <w:color w:val="000000" w:themeColor="text1"/>
        </w:rPr>
        <w:t>Não</w:t>
      </w:r>
      <w:r w:rsidR="4E14A21F" w:rsidRPr="137B8633">
        <w:rPr>
          <w:rFonts w:ascii="Arial" w:eastAsia="Arial" w:hAnsi="Arial" w:cs="Arial"/>
          <w:color w:val="000000" w:themeColor="text1"/>
        </w:rPr>
        <w:t>: O vistoriador opta por reagendar a vistoria por algum motivo justificável.</w:t>
      </w:r>
    </w:p>
    <w:p w14:paraId="41EFC6E9" w14:textId="64CD8997" w:rsidR="4E14A21F" w:rsidRDefault="4E14A21F" w:rsidP="137B8633">
      <w:pPr>
        <w:pStyle w:val="PargrafodaLista"/>
        <w:numPr>
          <w:ilvl w:val="0"/>
          <w:numId w:val="194"/>
        </w:numPr>
        <w:jc w:val="both"/>
        <w:rPr>
          <w:rFonts w:ascii="Arial" w:eastAsia="Arial" w:hAnsi="Arial" w:cs="Arial"/>
        </w:rPr>
      </w:pPr>
      <w:r w:rsidRPr="137B8633">
        <w:rPr>
          <w:rFonts w:ascii="Arial" w:eastAsia="Arial" w:hAnsi="Arial" w:cs="Arial"/>
          <w:b/>
          <w:bCs/>
        </w:rPr>
        <w:t xml:space="preserve"> </w:t>
      </w:r>
      <w:r w:rsidR="01B19E8F" w:rsidRPr="137B8633">
        <w:rPr>
          <w:rFonts w:ascii="Arial" w:eastAsia="Arial" w:hAnsi="Arial" w:cs="Arial"/>
          <w:b/>
          <w:bCs/>
        </w:rPr>
        <w:t>Resolver Pendências</w:t>
      </w:r>
      <w:r w:rsidRPr="137B8633">
        <w:rPr>
          <w:rFonts w:ascii="Arial" w:eastAsia="Arial" w:hAnsi="Arial" w:cs="Arial"/>
        </w:rPr>
        <w:t xml:space="preserve"> – </w:t>
      </w:r>
      <w:r w:rsidR="0366950B" w:rsidRPr="137B8633">
        <w:rPr>
          <w:rFonts w:ascii="Arial" w:eastAsia="Arial" w:hAnsi="Arial" w:cs="Arial"/>
        </w:rPr>
        <w:t>Se ainda há pendências, o vistoriador deve resolver as questões antes de tentar finalizar novamente</w:t>
      </w:r>
      <w:r w:rsidR="31689FCB" w:rsidRPr="137B8633">
        <w:rPr>
          <w:rFonts w:ascii="Arial" w:eastAsia="Arial" w:hAnsi="Arial" w:cs="Arial"/>
        </w:rPr>
        <w:t>.</w:t>
      </w:r>
      <w:r w:rsidRPr="137B8633">
        <w:rPr>
          <w:rFonts w:ascii="Arial" w:eastAsia="Arial" w:hAnsi="Arial" w:cs="Arial"/>
        </w:rPr>
        <w:t xml:space="preserve"> </w:t>
      </w:r>
    </w:p>
    <w:p w14:paraId="6219F0AB" w14:textId="24DF8E79" w:rsidR="4E14A21F" w:rsidRDefault="2B911E17" w:rsidP="3BB2554F">
      <w:pPr>
        <w:pStyle w:val="PargrafodaLista"/>
        <w:numPr>
          <w:ilvl w:val="0"/>
          <w:numId w:val="194"/>
        </w:numPr>
        <w:jc w:val="both"/>
        <w:rPr>
          <w:rFonts w:ascii="Arial" w:eastAsia="Arial" w:hAnsi="Arial" w:cs="Arial"/>
        </w:rPr>
      </w:pPr>
      <w:r w:rsidRPr="3BB2554F">
        <w:rPr>
          <w:rFonts w:ascii="Arial" w:eastAsia="Arial" w:hAnsi="Arial" w:cs="Arial"/>
        </w:rPr>
        <w:t xml:space="preserve">Após resolver as pendências, o fluxo retorna para </w:t>
      </w:r>
      <w:r w:rsidRPr="3BB2554F">
        <w:rPr>
          <w:rFonts w:ascii="Arial" w:eastAsia="Arial" w:hAnsi="Arial" w:cs="Arial"/>
          <w:b/>
          <w:bCs/>
        </w:rPr>
        <w:t>“Acessar Aba de Vistoria</w:t>
      </w:r>
      <w:r w:rsidR="7956FBB1" w:rsidRPr="3BB2554F">
        <w:rPr>
          <w:rFonts w:ascii="Arial" w:eastAsia="Arial" w:hAnsi="Arial" w:cs="Arial"/>
          <w:b/>
          <w:bCs/>
        </w:rPr>
        <w:t>”</w:t>
      </w:r>
      <w:r w:rsidRPr="3BB2554F">
        <w:rPr>
          <w:rFonts w:ascii="Arial" w:eastAsia="Arial" w:hAnsi="Arial" w:cs="Arial"/>
        </w:rPr>
        <w:t>, onde a verificação será feita nov</w:t>
      </w:r>
      <w:r w:rsidR="4B7E369E" w:rsidRPr="3BB2554F">
        <w:rPr>
          <w:rFonts w:ascii="Arial" w:eastAsia="Arial" w:hAnsi="Arial" w:cs="Arial"/>
        </w:rPr>
        <w:t>amente.</w:t>
      </w:r>
      <w:r w:rsidR="57F903D4" w:rsidRPr="3BB2554F">
        <w:rPr>
          <w:rFonts w:ascii="Arial" w:eastAsia="Arial" w:hAnsi="Arial" w:cs="Arial"/>
        </w:rPr>
        <w:t xml:space="preserve">    </w:t>
      </w:r>
    </w:p>
    <w:p w14:paraId="5B4AD204" w14:textId="5A43F6D4" w:rsidR="4FC7123F" w:rsidRDefault="0F069551" w:rsidP="137B8633">
      <w:pPr>
        <w:jc w:val="both"/>
        <w:rPr>
          <w:rFonts w:ascii="Arial" w:eastAsia="Arial" w:hAnsi="Arial" w:cs="Arial"/>
        </w:rPr>
      </w:pPr>
      <w:r w:rsidRPr="3BB2554F">
        <w:rPr>
          <w:rFonts w:ascii="Arial" w:eastAsia="Arial" w:hAnsi="Arial" w:cs="Arial"/>
          <w:b/>
          <w:bCs/>
        </w:rPr>
        <w:t xml:space="preserve">   </w:t>
      </w:r>
      <w:r w:rsidRPr="3BB2554F">
        <w:rPr>
          <w:rFonts w:ascii="Arial" w:eastAsia="Arial" w:hAnsi="Arial" w:cs="Arial"/>
        </w:rPr>
        <w:t>7.</w:t>
      </w:r>
      <w:r w:rsidRPr="3BB2554F">
        <w:rPr>
          <w:rFonts w:ascii="Arial" w:eastAsia="Arial" w:hAnsi="Arial" w:cs="Arial"/>
          <w:b/>
          <w:bCs/>
        </w:rPr>
        <w:t xml:space="preserve">  </w:t>
      </w:r>
      <w:r w:rsidR="57F903D4" w:rsidRPr="3BB2554F">
        <w:rPr>
          <w:rFonts w:ascii="Arial" w:eastAsia="Arial" w:hAnsi="Arial" w:cs="Arial"/>
          <w:b/>
          <w:bCs/>
        </w:rPr>
        <w:t>Nó final</w:t>
      </w:r>
      <w:r w:rsidR="57F903D4" w:rsidRPr="3BB2554F">
        <w:rPr>
          <w:rFonts w:ascii="Arial" w:eastAsia="Arial" w:hAnsi="Arial" w:cs="Arial"/>
        </w:rPr>
        <w:t xml:space="preserve">: </w:t>
      </w:r>
      <w:r w:rsidR="14CA018D" w:rsidRPr="3BB2554F">
        <w:rPr>
          <w:rFonts w:ascii="Arial" w:eastAsia="Arial" w:hAnsi="Arial" w:cs="Arial"/>
        </w:rPr>
        <w:t xml:space="preserve">O processo se encerra após a vistoria ser finalizada ou as pendências </w:t>
      </w:r>
      <w:r w:rsidR="736CBC4B" w:rsidRPr="3BB2554F">
        <w:rPr>
          <w:rFonts w:ascii="Arial" w:eastAsia="Arial" w:hAnsi="Arial" w:cs="Arial"/>
        </w:rPr>
        <w:t>resolvidas.</w:t>
      </w:r>
    </w:p>
    <w:p w14:paraId="7F94C27F" w14:textId="30DA3EEB" w:rsidR="137B8633" w:rsidRDefault="0DA470D7" w:rsidP="3BB2554F">
      <w:pPr>
        <w:jc w:val="center"/>
        <w:rPr>
          <w:rFonts w:ascii="Arial" w:eastAsia="Arial" w:hAnsi="Arial" w:cs="Arial"/>
        </w:rPr>
      </w:pPr>
      <w:r w:rsidRPr="3BB2554F">
        <w:rPr>
          <w:rFonts w:ascii="Arial" w:eastAsia="Arial" w:hAnsi="Arial" w:cs="Arial"/>
          <w:color w:val="000000" w:themeColor="text1"/>
        </w:rPr>
        <w:t xml:space="preserve">Figura 11:  Diagrama de Validar Vistoria </w:t>
      </w:r>
    </w:p>
    <w:p w14:paraId="0724D2C0" w14:textId="1A0E5036" w:rsidR="78F66491" w:rsidRDefault="1AC85A7F" w:rsidP="3BB2554F">
      <w:pPr>
        <w:keepNext/>
        <w:keepLines/>
        <w:jc w:val="center"/>
        <w:rPr>
          <w:del w:id="67" w:author="ELLEN CRISTINA DE SOUSA CASTRO" w:date="2025-06-13T22:16:00Z" w16du:dateUtc="2025-06-13T22:16:52Z"/>
        </w:rPr>
      </w:pPr>
      <w:r>
        <w:rPr>
          <w:noProof/>
        </w:rPr>
        <w:drawing>
          <wp:inline distT="0" distB="0" distL="0" distR="0" wp14:anchorId="06EF4BE2" wp14:editId="47BE80FA">
            <wp:extent cx="5724524" cy="4076700"/>
            <wp:effectExtent l="0" t="0" r="0" b="0"/>
            <wp:docPr id="959624856" name="Imagem 959624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4076700"/>
                    </a:xfrm>
                    <a:prstGeom prst="rect">
                      <a:avLst/>
                    </a:prstGeom>
                  </pic:spPr>
                </pic:pic>
              </a:graphicData>
            </a:graphic>
          </wp:inline>
        </w:drawing>
      </w:r>
    </w:p>
    <w:p w14:paraId="37A49DC3" w14:textId="19CDBE06" w:rsidR="78F66491" w:rsidRDefault="78F66491" w:rsidP="3BB2554F">
      <w:pPr>
        <w:keepNext/>
        <w:keepLines/>
        <w:jc w:val="center"/>
        <w:rPr>
          <w:rFonts w:ascii="Arial" w:eastAsia="Arial" w:hAnsi="Arial" w:cs="Arial"/>
          <w:color w:val="000000" w:themeColor="text1"/>
        </w:rPr>
      </w:pPr>
    </w:p>
    <w:p w14:paraId="1139377E" w14:textId="641FDC93" w:rsidR="78F66491" w:rsidRDefault="7D82FB21" w:rsidP="3BB2554F">
      <w:pPr>
        <w:keepNext/>
        <w:keepLines/>
        <w:jc w:val="center"/>
        <w:rPr>
          <w:rFonts w:ascii="Arial" w:eastAsia="Arial" w:hAnsi="Arial" w:cs="Arial"/>
          <w:sz w:val="20"/>
          <w:szCs w:val="20"/>
        </w:rPr>
      </w:pPr>
      <w:r w:rsidRPr="3BB2554F">
        <w:rPr>
          <w:rFonts w:ascii="Arial" w:eastAsia="Arial" w:hAnsi="Arial" w:cs="Arial"/>
          <w:b/>
          <w:bCs/>
          <w:color w:val="000000" w:themeColor="text1"/>
          <w:sz w:val="20"/>
          <w:szCs w:val="20"/>
        </w:rPr>
        <w:t>Fonte:</w:t>
      </w:r>
      <w:r w:rsidRPr="3BB2554F">
        <w:rPr>
          <w:rFonts w:ascii="Arial" w:eastAsia="Arial" w:hAnsi="Arial" w:cs="Arial"/>
          <w:color w:val="000000" w:themeColor="text1"/>
          <w:sz w:val="20"/>
          <w:szCs w:val="20"/>
        </w:rPr>
        <w:t xml:space="preserve"> Elaborado pelos Autores.</w:t>
      </w:r>
    </w:p>
    <w:p w14:paraId="26B7BA23" w14:textId="45A7F4FE" w:rsidR="275F28FD" w:rsidRDefault="2857E127" w:rsidP="137B8633">
      <w:pPr>
        <w:jc w:val="both"/>
        <w:rPr>
          <w:rFonts w:ascii="Arial" w:eastAsia="Arial" w:hAnsi="Arial" w:cs="Arial"/>
          <w:b/>
          <w:bCs/>
          <w:color w:val="000000" w:themeColor="text1"/>
        </w:rPr>
      </w:pPr>
      <w:r w:rsidRPr="3BB2554F">
        <w:rPr>
          <w:rFonts w:ascii="Arial" w:eastAsia="Arial" w:hAnsi="Arial" w:cs="Arial"/>
          <w:b/>
          <w:bCs/>
          <w:color w:val="000000" w:themeColor="text1"/>
        </w:rPr>
        <w:t xml:space="preserve">DA06 - </w:t>
      </w:r>
      <w:r w:rsidR="4DAED75C" w:rsidRPr="3BB2554F">
        <w:rPr>
          <w:rFonts w:ascii="Arial" w:eastAsia="Arial" w:hAnsi="Arial" w:cs="Arial"/>
          <w:b/>
          <w:bCs/>
          <w:color w:val="000000" w:themeColor="text1"/>
        </w:rPr>
        <w:t>Validar</w:t>
      </w:r>
      <w:r w:rsidR="50D33D57" w:rsidRPr="3BB2554F">
        <w:rPr>
          <w:rFonts w:ascii="Arial" w:eastAsia="Arial" w:hAnsi="Arial" w:cs="Arial"/>
          <w:b/>
          <w:bCs/>
          <w:color w:val="000000" w:themeColor="text1"/>
        </w:rPr>
        <w:t xml:space="preserve"> </w:t>
      </w:r>
      <w:r w:rsidR="4DAED75C" w:rsidRPr="3BB2554F">
        <w:rPr>
          <w:rFonts w:ascii="Arial" w:eastAsia="Arial" w:hAnsi="Arial" w:cs="Arial"/>
          <w:b/>
          <w:bCs/>
          <w:color w:val="000000" w:themeColor="text1"/>
        </w:rPr>
        <w:t xml:space="preserve">Vistoria: </w:t>
      </w:r>
      <w:r w:rsidR="4DAED75C" w:rsidRPr="3BB2554F">
        <w:rPr>
          <w:rFonts w:ascii="Arial" w:eastAsia="Arial" w:hAnsi="Arial" w:cs="Arial"/>
          <w:color w:val="000000" w:themeColor="text1"/>
        </w:rPr>
        <w:t xml:space="preserve">O diagrama descreve o processo para a validação de uma vistoria, contemplando a possibilidade de </w:t>
      </w:r>
      <w:r w:rsidR="2593539C" w:rsidRPr="3BB2554F">
        <w:rPr>
          <w:rFonts w:ascii="Arial" w:eastAsia="Arial" w:hAnsi="Arial" w:cs="Arial"/>
          <w:color w:val="000000" w:themeColor="text1"/>
        </w:rPr>
        <w:t xml:space="preserve">aceitação, recusa e agendamento de nova vistoria, </w:t>
      </w:r>
      <w:r w:rsidR="7AE2ED0A" w:rsidRPr="3BB2554F">
        <w:rPr>
          <w:rFonts w:ascii="Arial" w:eastAsia="Arial" w:hAnsi="Arial" w:cs="Arial"/>
          <w:color w:val="000000" w:themeColor="text1"/>
        </w:rPr>
        <w:t>ou cancelamento</w:t>
      </w:r>
      <w:r w:rsidR="2593539C" w:rsidRPr="3BB2554F">
        <w:rPr>
          <w:rFonts w:ascii="Arial" w:eastAsia="Arial" w:hAnsi="Arial" w:cs="Arial"/>
          <w:color w:val="000000" w:themeColor="text1"/>
        </w:rPr>
        <w:t xml:space="preserve"> da vistoria.</w:t>
      </w:r>
      <w:r w:rsidR="4DAED75C" w:rsidRPr="3BB2554F">
        <w:rPr>
          <w:rFonts w:ascii="Arial" w:eastAsia="Arial" w:hAnsi="Arial" w:cs="Arial"/>
          <w:color w:val="000000" w:themeColor="text1"/>
        </w:rPr>
        <w:t xml:space="preserve"> </w:t>
      </w:r>
    </w:p>
    <w:p w14:paraId="26319FDF" w14:textId="2919F5BA" w:rsidR="275F28FD" w:rsidRDefault="275F28FD" w:rsidP="137B8633">
      <w:pPr>
        <w:jc w:val="both"/>
        <w:rPr>
          <w:rFonts w:ascii="Arial" w:eastAsia="Arial" w:hAnsi="Arial" w:cs="Arial"/>
          <w:b/>
          <w:bCs/>
          <w:color w:val="000000" w:themeColor="text1"/>
        </w:rPr>
      </w:pPr>
      <w:r w:rsidRPr="137B8633">
        <w:rPr>
          <w:rFonts w:ascii="Arial" w:eastAsia="Arial" w:hAnsi="Arial" w:cs="Arial"/>
          <w:b/>
          <w:bCs/>
          <w:color w:val="000000" w:themeColor="text1"/>
        </w:rPr>
        <w:lastRenderedPageBreak/>
        <w:t xml:space="preserve">Ator </w:t>
      </w:r>
    </w:p>
    <w:p w14:paraId="5D9E7968" w14:textId="61CF8C0C" w:rsidR="554D3BF8" w:rsidRDefault="554D3BF8" w:rsidP="137B8633">
      <w:pPr>
        <w:pStyle w:val="PargrafodaLista"/>
        <w:numPr>
          <w:ilvl w:val="0"/>
          <w:numId w:val="199"/>
        </w:numPr>
        <w:jc w:val="both"/>
        <w:rPr>
          <w:rFonts w:ascii="Arial" w:eastAsia="Arial" w:hAnsi="Arial" w:cs="Arial"/>
          <w:color w:val="000000" w:themeColor="text1"/>
        </w:rPr>
      </w:pPr>
      <w:r w:rsidRPr="137B8633">
        <w:rPr>
          <w:rFonts w:ascii="Arial" w:eastAsia="Arial" w:hAnsi="Arial" w:cs="Arial"/>
          <w:b/>
          <w:bCs/>
          <w:color w:val="000000" w:themeColor="text1"/>
        </w:rPr>
        <w:t>Cliente</w:t>
      </w:r>
      <w:r w:rsidR="275F28FD" w:rsidRPr="137B8633">
        <w:rPr>
          <w:rFonts w:ascii="Arial" w:eastAsia="Arial" w:hAnsi="Arial" w:cs="Arial"/>
          <w:color w:val="000000" w:themeColor="text1"/>
        </w:rPr>
        <w:t xml:space="preserve">: Responsável por </w:t>
      </w:r>
      <w:r w:rsidR="6911CC72" w:rsidRPr="137B8633">
        <w:rPr>
          <w:rFonts w:ascii="Arial" w:eastAsia="Arial" w:hAnsi="Arial" w:cs="Arial"/>
          <w:color w:val="000000" w:themeColor="text1"/>
        </w:rPr>
        <w:t xml:space="preserve">validar ou </w:t>
      </w:r>
      <w:r w:rsidR="664D91CF" w:rsidRPr="137B8633">
        <w:rPr>
          <w:rFonts w:ascii="Arial" w:eastAsia="Arial" w:hAnsi="Arial" w:cs="Arial"/>
          <w:color w:val="000000" w:themeColor="text1"/>
        </w:rPr>
        <w:t>recusar a</w:t>
      </w:r>
      <w:r w:rsidR="4B33023C" w:rsidRPr="137B8633">
        <w:rPr>
          <w:rFonts w:ascii="Arial" w:eastAsia="Arial" w:hAnsi="Arial" w:cs="Arial"/>
          <w:color w:val="000000" w:themeColor="text1"/>
        </w:rPr>
        <w:t xml:space="preserve"> vistoria</w:t>
      </w:r>
      <w:r w:rsidR="4996EABC" w:rsidRPr="137B8633">
        <w:rPr>
          <w:rFonts w:ascii="Arial" w:eastAsia="Arial" w:hAnsi="Arial" w:cs="Arial"/>
          <w:color w:val="000000" w:themeColor="text1"/>
        </w:rPr>
        <w:t xml:space="preserve"> realizada.</w:t>
      </w:r>
    </w:p>
    <w:p w14:paraId="2D367321" w14:textId="29E94EBB" w:rsidR="275F28FD" w:rsidRDefault="275F28FD" w:rsidP="137B8633">
      <w:pPr>
        <w:jc w:val="both"/>
        <w:rPr>
          <w:rFonts w:ascii="Arial" w:eastAsia="Arial" w:hAnsi="Arial" w:cs="Arial"/>
          <w:b/>
          <w:bCs/>
          <w:color w:val="000000" w:themeColor="text1"/>
        </w:rPr>
      </w:pPr>
      <w:r w:rsidRPr="137B8633">
        <w:rPr>
          <w:rFonts w:ascii="Arial" w:eastAsia="Arial" w:hAnsi="Arial" w:cs="Arial"/>
          <w:b/>
          <w:bCs/>
          <w:color w:val="000000" w:themeColor="text1"/>
        </w:rPr>
        <w:t>Fluxo Principal:</w:t>
      </w:r>
    </w:p>
    <w:p w14:paraId="58217410" w14:textId="5194AD15" w:rsidR="275F28FD" w:rsidRDefault="275F28FD" w:rsidP="137B8633">
      <w:pPr>
        <w:pStyle w:val="PargrafodaLista"/>
        <w:numPr>
          <w:ilvl w:val="0"/>
          <w:numId w:val="186"/>
        </w:numPr>
        <w:jc w:val="both"/>
        <w:rPr>
          <w:rFonts w:ascii="Arial" w:eastAsia="Arial" w:hAnsi="Arial" w:cs="Arial"/>
          <w:color w:val="000000" w:themeColor="text1"/>
        </w:rPr>
      </w:pPr>
      <w:r w:rsidRPr="137B8633">
        <w:rPr>
          <w:rFonts w:ascii="Arial" w:eastAsia="Arial" w:hAnsi="Arial" w:cs="Arial"/>
          <w:b/>
          <w:bCs/>
          <w:color w:val="000000" w:themeColor="text1"/>
        </w:rPr>
        <w:t>Ser Vistoriador</w:t>
      </w:r>
      <w:r w:rsidRPr="137B8633">
        <w:rPr>
          <w:rFonts w:ascii="Arial" w:eastAsia="Arial" w:hAnsi="Arial" w:cs="Arial"/>
          <w:color w:val="000000" w:themeColor="text1"/>
        </w:rPr>
        <w:t xml:space="preserve">: O processo se inicia quando o </w:t>
      </w:r>
      <w:r w:rsidR="1C079718" w:rsidRPr="137B8633">
        <w:rPr>
          <w:rFonts w:ascii="Arial" w:eastAsia="Arial" w:hAnsi="Arial" w:cs="Arial"/>
          <w:color w:val="000000" w:themeColor="text1"/>
        </w:rPr>
        <w:t>cliente</w:t>
      </w:r>
      <w:r w:rsidRPr="137B8633">
        <w:rPr>
          <w:rFonts w:ascii="Arial" w:eastAsia="Arial" w:hAnsi="Arial" w:cs="Arial"/>
          <w:color w:val="000000" w:themeColor="text1"/>
        </w:rPr>
        <w:t xml:space="preserve"> acessa o sistema. </w:t>
      </w:r>
    </w:p>
    <w:p w14:paraId="46BECD9B" w14:textId="07F57E7D" w:rsidR="275F28FD" w:rsidRDefault="275F28FD" w:rsidP="137B8633">
      <w:pPr>
        <w:pStyle w:val="PargrafodaLista"/>
        <w:numPr>
          <w:ilvl w:val="0"/>
          <w:numId w:val="186"/>
        </w:numPr>
        <w:jc w:val="both"/>
        <w:rPr>
          <w:rFonts w:ascii="Arial" w:eastAsia="Arial" w:hAnsi="Arial" w:cs="Arial"/>
          <w:color w:val="000000" w:themeColor="text1"/>
        </w:rPr>
      </w:pPr>
      <w:r w:rsidRPr="137B8633">
        <w:rPr>
          <w:rFonts w:ascii="Arial" w:eastAsia="Arial" w:hAnsi="Arial" w:cs="Arial"/>
          <w:b/>
          <w:bCs/>
        </w:rPr>
        <w:t>Acessar Página</w:t>
      </w:r>
      <w:r w:rsidRPr="137B8633">
        <w:rPr>
          <w:rFonts w:ascii="Arial" w:eastAsia="Arial" w:hAnsi="Arial" w:cs="Arial"/>
        </w:rPr>
        <w:t xml:space="preserve"> </w:t>
      </w:r>
      <w:r w:rsidRPr="137B8633">
        <w:rPr>
          <w:rFonts w:ascii="Arial" w:eastAsia="Arial" w:hAnsi="Arial" w:cs="Arial"/>
          <w:b/>
          <w:bCs/>
          <w:color w:val="000000" w:themeColor="text1"/>
        </w:rPr>
        <w:t>Inicial:</w:t>
      </w:r>
      <w:r w:rsidRPr="137B8633">
        <w:rPr>
          <w:rFonts w:ascii="Arial" w:eastAsia="Arial" w:hAnsi="Arial" w:cs="Arial"/>
          <w:color w:val="000000" w:themeColor="text1"/>
        </w:rPr>
        <w:t xml:space="preserve"> O </w:t>
      </w:r>
      <w:r w:rsidR="783F4A96" w:rsidRPr="137B8633">
        <w:rPr>
          <w:rFonts w:ascii="Arial" w:eastAsia="Arial" w:hAnsi="Arial" w:cs="Arial"/>
          <w:color w:val="000000" w:themeColor="text1"/>
        </w:rPr>
        <w:t>cliente acessa</w:t>
      </w:r>
      <w:r w:rsidRPr="137B8633">
        <w:rPr>
          <w:rFonts w:ascii="Arial" w:eastAsia="Arial" w:hAnsi="Arial" w:cs="Arial"/>
          <w:color w:val="000000" w:themeColor="text1"/>
        </w:rPr>
        <w:t xml:space="preserve"> a página principal do sistema.</w:t>
      </w:r>
    </w:p>
    <w:p w14:paraId="29FE5BFA" w14:textId="49A5CCA5" w:rsidR="275F28FD" w:rsidRDefault="275F28FD" w:rsidP="137B8633">
      <w:pPr>
        <w:pStyle w:val="PargrafodaLista"/>
        <w:numPr>
          <w:ilvl w:val="0"/>
          <w:numId w:val="186"/>
        </w:numPr>
        <w:jc w:val="both"/>
        <w:rPr>
          <w:rFonts w:ascii="Arial" w:eastAsia="Arial" w:hAnsi="Arial" w:cs="Arial"/>
          <w:color w:val="000000" w:themeColor="text1"/>
        </w:rPr>
      </w:pPr>
      <w:r w:rsidRPr="137B8633">
        <w:rPr>
          <w:rFonts w:ascii="Arial" w:eastAsia="Arial" w:hAnsi="Arial" w:cs="Arial"/>
          <w:b/>
          <w:bCs/>
        </w:rPr>
        <w:t xml:space="preserve">Acessar Lista de </w:t>
      </w:r>
      <w:r w:rsidRPr="137B8633">
        <w:rPr>
          <w:rFonts w:ascii="Arial" w:eastAsia="Arial" w:hAnsi="Arial" w:cs="Arial"/>
          <w:b/>
          <w:bCs/>
          <w:color w:val="000000" w:themeColor="text1"/>
        </w:rPr>
        <w:t>Imóveis</w:t>
      </w:r>
      <w:r w:rsidRPr="137B8633">
        <w:rPr>
          <w:rFonts w:ascii="Arial" w:eastAsia="Arial" w:hAnsi="Arial" w:cs="Arial"/>
          <w:color w:val="000000" w:themeColor="text1"/>
        </w:rPr>
        <w:t>: O sistema disponibiliza uma lista com os imóveis cadastrados.</w:t>
      </w:r>
    </w:p>
    <w:p w14:paraId="59D7664C" w14:textId="1C7A4D96" w:rsidR="275F28FD" w:rsidRDefault="275F28FD" w:rsidP="137B8633">
      <w:pPr>
        <w:pStyle w:val="PargrafodaLista"/>
        <w:numPr>
          <w:ilvl w:val="0"/>
          <w:numId w:val="186"/>
        </w:numPr>
        <w:jc w:val="both"/>
        <w:rPr>
          <w:rFonts w:ascii="Arial" w:eastAsia="Arial" w:hAnsi="Arial" w:cs="Arial"/>
        </w:rPr>
      </w:pPr>
      <w:r w:rsidRPr="137B8633">
        <w:rPr>
          <w:rFonts w:ascii="Arial" w:eastAsia="Arial" w:hAnsi="Arial" w:cs="Arial"/>
          <w:b/>
          <w:bCs/>
        </w:rPr>
        <w:t xml:space="preserve">Selecionar </w:t>
      </w:r>
      <w:r w:rsidRPr="137B8633">
        <w:rPr>
          <w:rFonts w:ascii="Arial" w:eastAsia="Arial" w:hAnsi="Arial" w:cs="Arial"/>
          <w:b/>
          <w:bCs/>
          <w:color w:val="000000" w:themeColor="text1"/>
        </w:rPr>
        <w:t>Imóvel</w:t>
      </w:r>
      <w:r w:rsidRPr="137B8633">
        <w:rPr>
          <w:rFonts w:ascii="Arial" w:eastAsia="Arial" w:hAnsi="Arial" w:cs="Arial"/>
          <w:color w:val="000000" w:themeColor="text1"/>
        </w:rPr>
        <w:t>: O</w:t>
      </w:r>
      <w:r w:rsidR="28768015" w:rsidRPr="137B8633">
        <w:rPr>
          <w:rFonts w:ascii="Arial" w:eastAsia="Arial" w:hAnsi="Arial" w:cs="Arial"/>
          <w:color w:val="000000" w:themeColor="text1"/>
        </w:rPr>
        <w:t xml:space="preserve"> </w:t>
      </w:r>
      <w:r w:rsidR="335115D4" w:rsidRPr="137B8633">
        <w:rPr>
          <w:rFonts w:ascii="Arial" w:eastAsia="Arial" w:hAnsi="Arial" w:cs="Arial"/>
          <w:color w:val="000000" w:themeColor="text1"/>
        </w:rPr>
        <w:t>cliente escolhe</w:t>
      </w:r>
      <w:r w:rsidRPr="137B8633">
        <w:rPr>
          <w:rFonts w:ascii="Arial" w:eastAsia="Arial" w:hAnsi="Arial" w:cs="Arial"/>
          <w:color w:val="000000" w:themeColor="text1"/>
        </w:rPr>
        <w:t xml:space="preserve"> o imóvel relacionado à vistoria </w:t>
      </w:r>
      <w:r w:rsidR="70C97DCE" w:rsidRPr="137B8633">
        <w:rPr>
          <w:rFonts w:ascii="Arial" w:eastAsia="Arial" w:hAnsi="Arial" w:cs="Arial"/>
          <w:color w:val="000000" w:themeColor="text1"/>
        </w:rPr>
        <w:t>que deseja validar.</w:t>
      </w:r>
    </w:p>
    <w:p w14:paraId="7BD16484" w14:textId="1BA21222" w:rsidR="275F28FD" w:rsidRDefault="275F28FD" w:rsidP="137B8633">
      <w:pPr>
        <w:pStyle w:val="PargrafodaLista"/>
        <w:numPr>
          <w:ilvl w:val="0"/>
          <w:numId w:val="186"/>
        </w:numPr>
        <w:jc w:val="both"/>
        <w:rPr>
          <w:rFonts w:ascii="Arial" w:eastAsia="Arial" w:hAnsi="Arial" w:cs="Arial"/>
        </w:rPr>
      </w:pPr>
      <w:r w:rsidRPr="137B8633">
        <w:rPr>
          <w:rFonts w:ascii="Arial" w:eastAsia="Arial" w:hAnsi="Arial" w:cs="Arial"/>
          <w:b/>
          <w:bCs/>
        </w:rPr>
        <w:t>Acessar Aba de Vistoria</w:t>
      </w:r>
      <w:r w:rsidRPr="137B8633">
        <w:rPr>
          <w:rFonts w:ascii="Arial" w:eastAsia="Arial" w:hAnsi="Arial" w:cs="Arial"/>
        </w:rPr>
        <w:t>: O</w:t>
      </w:r>
      <w:r w:rsidR="528A7B82" w:rsidRPr="137B8633">
        <w:rPr>
          <w:rFonts w:ascii="Arial" w:eastAsia="Arial" w:hAnsi="Arial" w:cs="Arial"/>
        </w:rPr>
        <w:t xml:space="preserve"> cliente</w:t>
      </w:r>
      <w:r w:rsidRPr="137B8633">
        <w:rPr>
          <w:rFonts w:ascii="Arial" w:eastAsia="Arial" w:hAnsi="Arial" w:cs="Arial"/>
        </w:rPr>
        <w:t xml:space="preserve"> navega até a aba específica de vistoria do imóvel.</w:t>
      </w:r>
    </w:p>
    <w:p w14:paraId="4E22C22C" w14:textId="46AD42F9" w:rsidR="6CAE3AB8" w:rsidRDefault="6CAE3AB8" w:rsidP="137B8633">
      <w:pPr>
        <w:pStyle w:val="PargrafodaLista"/>
        <w:numPr>
          <w:ilvl w:val="0"/>
          <w:numId w:val="186"/>
        </w:numPr>
        <w:jc w:val="both"/>
        <w:rPr>
          <w:rFonts w:ascii="Arial" w:eastAsia="Arial" w:hAnsi="Arial" w:cs="Arial"/>
        </w:rPr>
      </w:pPr>
      <w:r w:rsidRPr="137B8633">
        <w:rPr>
          <w:rFonts w:ascii="Arial" w:eastAsia="Arial" w:hAnsi="Arial" w:cs="Arial"/>
          <w:b/>
          <w:bCs/>
        </w:rPr>
        <w:t>Selecionar Opção Validar Vistoria</w:t>
      </w:r>
      <w:r w:rsidRPr="137B8633">
        <w:rPr>
          <w:rFonts w:ascii="Arial" w:eastAsia="Arial" w:hAnsi="Arial" w:cs="Arial"/>
        </w:rPr>
        <w:t>: O cliente escolhe a funcionalidade destinada à validação da vistoria.</w:t>
      </w:r>
    </w:p>
    <w:p w14:paraId="681A3929" w14:textId="5F813E31" w:rsidR="275F28FD" w:rsidRDefault="275F28FD" w:rsidP="137B8633">
      <w:pPr>
        <w:pStyle w:val="PargrafodaLista"/>
        <w:numPr>
          <w:ilvl w:val="0"/>
          <w:numId w:val="186"/>
        </w:numPr>
        <w:jc w:val="both"/>
        <w:rPr>
          <w:rFonts w:ascii="Arial" w:eastAsia="Arial" w:hAnsi="Arial" w:cs="Arial"/>
          <w:color w:val="000000" w:themeColor="text1"/>
        </w:rPr>
      </w:pPr>
      <w:r w:rsidRPr="137B8633">
        <w:rPr>
          <w:rFonts w:ascii="Arial" w:eastAsia="Arial" w:hAnsi="Arial" w:cs="Arial"/>
          <w:b/>
          <w:bCs/>
          <w:color w:val="000000" w:themeColor="text1"/>
        </w:rPr>
        <w:t>Decisão:</w:t>
      </w:r>
      <w:r w:rsidRPr="137B8633">
        <w:rPr>
          <w:rFonts w:ascii="Arial" w:eastAsia="Arial" w:hAnsi="Arial" w:cs="Arial"/>
          <w:color w:val="000000" w:themeColor="text1"/>
        </w:rPr>
        <w:t xml:space="preserve"> </w:t>
      </w:r>
      <w:r w:rsidR="4BDD4EAB" w:rsidRPr="137B8633">
        <w:rPr>
          <w:rFonts w:ascii="Arial" w:eastAsia="Arial" w:hAnsi="Arial" w:cs="Arial"/>
          <w:color w:val="000000" w:themeColor="text1"/>
        </w:rPr>
        <w:t>Aceitar Vistoria</w:t>
      </w:r>
      <w:r w:rsidRPr="137B8633">
        <w:rPr>
          <w:rFonts w:ascii="Arial" w:eastAsia="Arial" w:hAnsi="Arial" w:cs="Arial"/>
          <w:color w:val="000000" w:themeColor="text1"/>
        </w:rPr>
        <w:t>?</w:t>
      </w:r>
    </w:p>
    <w:p w14:paraId="0356F6F1" w14:textId="32694C74" w:rsidR="275F28FD" w:rsidRDefault="275F28FD" w:rsidP="137B8633">
      <w:pPr>
        <w:pStyle w:val="PargrafodaLista"/>
        <w:numPr>
          <w:ilvl w:val="0"/>
          <w:numId w:val="195"/>
        </w:numPr>
        <w:jc w:val="both"/>
        <w:rPr>
          <w:rFonts w:ascii="Arial" w:eastAsia="Arial" w:hAnsi="Arial" w:cs="Arial"/>
          <w:color w:val="000000" w:themeColor="text1"/>
        </w:rPr>
      </w:pPr>
      <w:r w:rsidRPr="137B8633">
        <w:rPr>
          <w:rFonts w:ascii="Arial" w:eastAsia="Arial" w:hAnsi="Arial" w:cs="Arial"/>
          <w:b/>
          <w:bCs/>
          <w:color w:val="000000" w:themeColor="text1"/>
        </w:rPr>
        <w:t>Sim</w:t>
      </w:r>
      <w:r w:rsidRPr="137B8633">
        <w:rPr>
          <w:rFonts w:ascii="Arial" w:eastAsia="Arial" w:hAnsi="Arial" w:cs="Arial"/>
          <w:color w:val="000000" w:themeColor="text1"/>
        </w:rPr>
        <w:t xml:space="preserve">: </w:t>
      </w:r>
      <w:r w:rsidR="390387F1" w:rsidRPr="137B8633">
        <w:rPr>
          <w:rFonts w:ascii="Arial" w:eastAsia="Arial" w:hAnsi="Arial" w:cs="Arial"/>
          <w:color w:val="000000" w:themeColor="text1"/>
        </w:rPr>
        <w:t xml:space="preserve">Se o cliente aceitar a vistoria, o processo é encerrado com a conclusão da vistoria no </w:t>
      </w:r>
      <w:r w:rsidR="5776698F" w:rsidRPr="137B8633">
        <w:rPr>
          <w:rFonts w:ascii="Arial" w:eastAsia="Arial" w:hAnsi="Arial" w:cs="Arial"/>
          <w:color w:val="000000" w:themeColor="text1"/>
        </w:rPr>
        <w:t>sistema.</w:t>
      </w:r>
    </w:p>
    <w:p w14:paraId="070FA6C2" w14:textId="7B499F4E" w:rsidR="275F28FD" w:rsidRDefault="275F28FD" w:rsidP="137B8633">
      <w:pPr>
        <w:pStyle w:val="PargrafodaLista"/>
        <w:numPr>
          <w:ilvl w:val="0"/>
          <w:numId w:val="194"/>
        </w:numPr>
        <w:jc w:val="both"/>
        <w:rPr>
          <w:rFonts w:ascii="Arial" w:eastAsia="Arial" w:hAnsi="Arial" w:cs="Arial"/>
        </w:rPr>
      </w:pPr>
      <w:r w:rsidRPr="137B8633">
        <w:rPr>
          <w:rFonts w:ascii="Arial" w:eastAsia="Arial" w:hAnsi="Arial" w:cs="Arial"/>
          <w:b/>
          <w:bCs/>
        </w:rPr>
        <w:t xml:space="preserve">Finalizar Vistoria </w:t>
      </w:r>
      <w:r w:rsidRPr="137B8633">
        <w:rPr>
          <w:rFonts w:ascii="Arial" w:eastAsia="Arial" w:hAnsi="Arial" w:cs="Arial"/>
        </w:rPr>
        <w:t>– Se a vistoria foi realizada ou o relatório foi criado, o vistoriado pode finalizar a vistoria no sistema.</w:t>
      </w:r>
    </w:p>
    <w:p w14:paraId="5DECFC60" w14:textId="14DA452D" w:rsidR="275F28FD" w:rsidRDefault="275F28FD" w:rsidP="137B8633">
      <w:pPr>
        <w:pStyle w:val="PargrafodaLista"/>
        <w:numPr>
          <w:ilvl w:val="0"/>
          <w:numId w:val="195"/>
        </w:numPr>
        <w:jc w:val="both"/>
        <w:rPr>
          <w:rFonts w:ascii="Arial" w:eastAsia="Arial" w:hAnsi="Arial" w:cs="Arial"/>
          <w:color w:val="000000" w:themeColor="text1"/>
        </w:rPr>
      </w:pPr>
      <w:r w:rsidRPr="137B8633">
        <w:rPr>
          <w:rFonts w:ascii="Arial" w:eastAsia="Arial" w:hAnsi="Arial" w:cs="Arial"/>
          <w:b/>
          <w:bCs/>
          <w:color w:val="000000" w:themeColor="text1"/>
        </w:rPr>
        <w:t>Não</w:t>
      </w:r>
      <w:r w:rsidRPr="137B8633">
        <w:rPr>
          <w:rFonts w:ascii="Arial" w:eastAsia="Arial" w:hAnsi="Arial" w:cs="Arial"/>
          <w:color w:val="000000" w:themeColor="text1"/>
        </w:rPr>
        <w:t xml:space="preserve">: </w:t>
      </w:r>
      <w:r w:rsidR="4F9E3EC2" w:rsidRPr="137B8633">
        <w:rPr>
          <w:rFonts w:ascii="Arial" w:eastAsia="Arial" w:hAnsi="Arial" w:cs="Arial"/>
          <w:color w:val="000000" w:themeColor="text1"/>
        </w:rPr>
        <w:t xml:space="preserve">Após recusar, o cliente deve decidir se deseja agendar uma nova </w:t>
      </w:r>
      <w:r w:rsidR="77CD672E" w:rsidRPr="137B8633">
        <w:rPr>
          <w:rFonts w:ascii="Arial" w:eastAsia="Arial" w:hAnsi="Arial" w:cs="Arial"/>
          <w:color w:val="000000" w:themeColor="text1"/>
        </w:rPr>
        <w:t>vistoria.</w:t>
      </w:r>
    </w:p>
    <w:p w14:paraId="7C423F64" w14:textId="56D97DBD" w:rsidR="59DFF584" w:rsidRDefault="59DFF584" w:rsidP="137B8633">
      <w:pPr>
        <w:pStyle w:val="PargrafodaLista"/>
        <w:numPr>
          <w:ilvl w:val="0"/>
          <w:numId w:val="194"/>
        </w:numPr>
        <w:jc w:val="both"/>
        <w:rPr>
          <w:rFonts w:ascii="Arial" w:eastAsia="Arial" w:hAnsi="Arial" w:cs="Arial"/>
        </w:rPr>
      </w:pPr>
      <w:r w:rsidRPr="137B8633">
        <w:rPr>
          <w:rFonts w:ascii="Arial" w:eastAsia="Arial" w:hAnsi="Arial" w:cs="Arial"/>
          <w:b/>
          <w:bCs/>
          <w:color w:val="000000" w:themeColor="text1"/>
        </w:rPr>
        <w:t>Decisão:</w:t>
      </w:r>
      <w:r w:rsidRPr="137B8633">
        <w:rPr>
          <w:rFonts w:ascii="Arial" w:eastAsia="Arial" w:hAnsi="Arial" w:cs="Arial"/>
          <w:color w:val="000000" w:themeColor="text1"/>
        </w:rPr>
        <w:t xml:space="preserve"> Agendar Nova </w:t>
      </w:r>
      <w:r w:rsidR="523CD5F9" w:rsidRPr="137B8633">
        <w:rPr>
          <w:rFonts w:ascii="Arial" w:eastAsia="Arial" w:hAnsi="Arial" w:cs="Arial"/>
        </w:rPr>
        <w:t xml:space="preserve">Vistoria? </w:t>
      </w:r>
    </w:p>
    <w:p w14:paraId="0645E7F9" w14:textId="266F0DE8" w:rsidR="3CACBB53" w:rsidRDefault="3CACBB53" w:rsidP="137B8633">
      <w:pPr>
        <w:pStyle w:val="PargrafodaLista"/>
        <w:numPr>
          <w:ilvl w:val="0"/>
          <w:numId w:val="187"/>
        </w:numPr>
        <w:jc w:val="both"/>
        <w:rPr>
          <w:rFonts w:ascii="Arial" w:eastAsia="Arial" w:hAnsi="Arial" w:cs="Arial"/>
        </w:rPr>
      </w:pPr>
      <w:r w:rsidRPr="7BD80FF4">
        <w:rPr>
          <w:rFonts w:ascii="Arial" w:eastAsia="Arial" w:hAnsi="Arial" w:cs="Arial"/>
          <w:b/>
          <w:bCs/>
        </w:rPr>
        <w:t>Sim</w:t>
      </w:r>
      <w:r w:rsidRPr="7BD80FF4">
        <w:rPr>
          <w:rFonts w:ascii="Arial" w:eastAsia="Arial" w:hAnsi="Arial" w:cs="Arial"/>
        </w:rPr>
        <w:t>:</w:t>
      </w:r>
    </w:p>
    <w:p w14:paraId="531BE297" w14:textId="315BC504" w:rsidR="38DC941C" w:rsidRDefault="38DC941C" w:rsidP="137B8633">
      <w:pPr>
        <w:pStyle w:val="PargrafodaLista"/>
        <w:ind w:left="1776"/>
        <w:jc w:val="both"/>
        <w:rPr>
          <w:rFonts w:ascii="Arial" w:eastAsia="Arial" w:hAnsi="Arial" w:cs="Arial"/>
        </w:rPr>
      </w:pPr>
      <w:r w:rsidRPr="137B8633">
        <w:rPr>
          <w:rFonts w:ascii="Arial" w:eastAsia="Arial" w:hAnsi="Arial" w:cs="Arial"/>
          <w:b/>
          <w:bCs/>
        </w:rPr>
        <w:t xml:space="preserve">     </w:t>
      </w:r>
      <w:r w:rsidR="3CACBB53" w:rsidRPr="137B8633">
        <w:rPr>
          <w:rFonts w:ascii="Arial" w:eastAsia="Arial" w:hAnsi="Arial" w:cs="Arial"/>
          <w:b/>
          <w:bCs/>
        </w:rPr>
        <w:t xml:space="preserve">Agendar Nova </w:t>
      </w:r>
      <w:r w:rsidR="42D30A31" w:rsidRPr="137B8633">
        <w:rPr>
          <w:rFonts w:ascii="Arial" w:eastAsia="Arial" w:hAnsi="Arial" w:cs="Arial"/>
          <w:b/>
          <w:bCs/>
        </w:rPr>
        <w:t>Vistoria</w:t>
      </w:r>
      <w:r w:rsidR="42D30A31" w:rsidRPr="137B8633">
        <w:rPr>
          <w:rFonts w:ascii="Arial" w:eastAsia="Arial" w:hAnsi="Arial" w:cs="Arial"/>
        </w:rPr>
        <w:t xml:space="preserve"> –</w:t>
      </w:r>
      <w:r w:rsidR="1D909C7D" w:rsidRPr="137B8633">
        <w:rPr>
          <w:rFonts w:ascii="Arial" w:eastAsia="Arial" w:hAnsi="Arial" w:cs="Arial"/>
        </w:rPr>
        <w:t xml:space="preserve"> O cliente aciona o sistema para realizar o agendamento de uma nova vistoria.</w:t>
      </w:r>
    </w:p>
    <w:p w14:paraId="140BD2D0" w14:textId="645148CC" w:rsidR="1D909C7D" w:rsidRDefault="1D909C7D" w:rsidP="137B8633">
      <w:pPr>
        <w:pStyle w:val="PargrafodaLista"/>
        <w:numPr>
          <w:ilvl w:val="0"/>
          <w:numId w:val="187"/>
        </w:numPr>
        <w:jc w:val="both"/>
        <w:rPr>
          <w:rFonts w:ascii="Arial" w:eastAsia="Arial" w:hAnsi="Arial" w:cs="Arial"/>
        </w:rPr>
      </w:pPr>
      <w:r w:rsidRPr="137B8633">
        <w:rPr>
          <w:rFonts w:ascii="Arial" w:eastAsia="Arial" w:hAnsi="Arial" w:cs="Arial"/>
          <w:b/>
          <w:bCs/>
        </w:rPr>
        <w:t>Não</w:t>
      </w:r>
      <w:r w:rsidRPr="137B8633">
        <w:rPr>
          <w:rFonts w:ascii="Arial" w:eastAsia="Arial" w:hAnsi="Arial" w:cs="Arial"/>
        </w:rPr>
        <w:t>:</w:t>
      </w:r>
    </w:p>
    <w:p w14:paraId="289AC99B" w14:textId="78F4A72D" w:rsidR="275F28FD" w:rsidRDefault="5EAD386E" w:rsidP="3BB2554F">
      <w:pPr>
        <w:pStyle w:val="PargrafodaLista"/>
        <w:ind w:left="1776"/>
        <w:jc w:val="both"/>
        <w:rPr>
          <w:rFonts w:ascii="Arial" w:eastAsia="Arial" w:hAnsi="Arial" w:cs="Arial"/>
        </w:rPr>
      </w:pPr>
      <w:r w:rsidRPr="3BB2554F">
        <w:rPr>
          <w:rFonts w:ascii="Arial" w:eastAsia="Arial" w:hAnsi="Arial" w:cs="Arial"/>
          <w:b/>
          <w:bCs/>
        </w:rPr>
        <w:t xml:space="preserve">     </w:t>
      </w:r>
      <w:r w:rsidR="71AEDC0D" w:rsidRPr="3BB2554F">
        <w:rPr>
          <w:rFonts w:ascii="Arial" w:eastAsia="Arial" w:hAnsi="Arial" w:cs="Arial"/>
          <w:b/>
          <w:bCs/>
        </w:rPr>
        <w:t xml:space="preserve"> </w:t>
      </w:r>
      <w:r w:rsidR="19BF74CC" w:rsidRPr="3BB2554F">
        <w:rPr>
          <w:rFonts w:ascii="Arial" w:eastAsia="Arial" w:hAnsi="Arial" w:cs="Arial"/>
          <w:b/>
          <w:bCs/>
        </w:rPr>
        <w:t>Cancelar a Vistoria</w:t>
      </w:r>
      <w:r w:rsidR="19BF74CC" w:rsidRPr="3BB2554F">
        <w:rPr>
          <w:rFonts w:ascii="Arial" w:eastAsia="Arial" w:hAnsi="Arial" w:cs="Arial"/>
        </w:rPr>
        <w:t xml:space="preserve"> </w:t>
      </w:r>
      <w:r w:rsidR="3330784F" w:rsidRPr="3BB2554F">
        <w:rPr>
          <w:rFonts w:ascii="Arial" w:eastAsia="Arial" w:hAnsi="Arial" w:cs="Arial"/>
        </w:rPr>
        <w:t>– Se o cliente optar por não agendar uma nova vistoria, a vistoria atual é cancelada no sistema.</w:t>
      </w:r>
      <w:r w:rsidR="17746AF3" w:rsidRPr="3BB2554F">
        <w:rPr>
          <w:rFonts w:ascii="Arial" w:eastAsia="Arial" w:hAnsi="Arial" w:cs="Arial"/>
        </w:rPr>
        <w:t xml:space="preserve">   </w:t>
      </w:r>
      <w:r w:rsidR="4DAED75C" w:rsidRPr="3BB2554F">
        <w:rPr>
          <w:rFonts w:ascii="Arial" w:eastAsia="Arial" w:hAnsi="Arial" w:cs="Arial"/>
        </w:rPr>
        <w:t xml:space="preserve"> </w:t>
      </w:r>
    </w:p>
    <w:p w14:paraId="4CA8F14A" w14:textId="0B04F143" w:rsidR="275F28FD" w:rsidRDefault="4DAED75C" w:rsidP="137B8633">
      <w:pPr>
        <w:jc w:val="both"/>
        <w:rPr>
          <w:rFonts w:ascii="Arial" w:eastAsia="Arial" w:hAnsi="Arial" w:cs="Arial"/>
        </w:rPr>
      </w:pPr>
      <w:r w:rsidRPr="3BB2554F">
        <w:rPr>
          <w:rFonts w:ascii="Arial" w:eastAsia="Arial" w:hAnsi="Arial" w:cs="Arial"/>
          <w:b/>
          <w:bCs/>
        </w:rPr>
        <w:t xml:space="preserve"> </w:t>
      </w:r>
      <w:r w:rsidR="1BF4EB46" w:rsidRPr="3BB2554F">
        <w:rPr>
          <w:rFonts w:ascii="Arial" w:eastAsia="Arial" w:hAnsi="Arial" w:cs="Arial"/>
          <w:b/>
          <w:bCs/>
        </w:rPr>
        <w:t xml:space="preserve">  </w:t>
      </w:r>
      <w:r w:rsidR="1BF4EB46" w:rsidRPr="3BB2554F">
        <w:rPr>
          <w:rFonts w:ascii="Arial" w:eastAsia="Arial" w:hAnsi="Arial" w:cs="Arial"/>
        </w:rPr>
        <w:t xml:space="preserve">8. </w:t>
      </w:r>
      <w:r w:rsidR="1BF4EB46" w:rsidRPr="3BB2554F">
        <w:rPr>
          <w:rFonts w:ascii="Arial" w:eastAsia="Arial" w:hAnsi="Arial" w:cs="Arial"/>
          <w:b/>
          <w:bCs/>
        </w:rPr>
        <w:t xml:space="preserve"> </w:t>
      </w:r>
      <w:r w:rsidRPr="3BB2554F">
        <w:rPr>
          <w:rFonts w:ascii="Arial" w:eastAsia="Arial" w:hAnsi="Arial" w:cs="Arial"/>
          <w:b/>
          <w:bCs/>
        </w:rPr>
        <w:t>Nó final</w:t>
      </w:r>
      <w:r w:rsidRPr="3BB2554F">
        <w:rPr>
          <w:rFonts w:ascii="Arial" w:eastAsia="Arial" w:hAnsi="Arial" w:cs="Arial"/>
        </w:rPr>
        <w:t>: O processo</w:t>
      </w:r>
      <w:r w:rsidR="209A5B5F" w:rsidRPr="3BB2554F">
        <w:rPr>
          <w:rFonts w:ascii="Arial" w:eastAsia="Arial" w:hAnsi="Arial" w:cs="Arial"/>
        </w:rPr>
        <w:t xml:space="preserve"> de validação é finalizado, seja com a aceitação, o agendamento de nova vistoria ou o cancelamento.</w:t>
      </w:r>
    </w:p>
    <w:p w14:paraId="16A6D2DB" w14:textId="0308D6D8" w:rsidR="137B8633" w:rsidRDefault="137B8633" w:rsidP="3BB2554F">
      <w:r>
        <w:br w:type="page"/>
      </w:r>
    </w:p>
    <w:p w14:paraId="2A7147F0" w14:textId="34A99AAF" w:rsidR="137B8633" w:rsidRDefault="6A616409" w:rsidP="3BB2554F">
      <w:pPr>
        <w:keepNext/>
        <w:keepLines/>
        <w:jc w:val="center"/>
        <w:rPr>
          <w:rFonts w:ascii="Arial" w:eastAsia="Arial" w:hAnsi="Arial" w:cs="Arial"/>
        </w:rPr>
      </w:pPr>
      <w:r w:rsidRPr="3BB2554F">
        <w:rPr>
          <w:rFonts w:ascii="Arial" w:eastAsia="Arial" w:hAnsi="Arial" w:cs="Arial"/>
          <w:color w:val="000000" w:themeColor="text1"/>
        </w:rPr>
        <w:lastRenderedPageBreak/>
        <w:t xml:space="preserve">Figura 12:  Diagrama de Cadastrar Funcionário </w:t>
      </w:r>
    </w:p>
    <w:p w14:paraId="5D8E29F7" w14:textId="409C0F8F" w:rsidR="3D18DCC8" w:rsidRDefault="3D18DCC8" w:rsidP="137B8633">
      <w:pPr>
        <w:jc w:val="center"/>
      </w:pPr>
      <w:r>
        <w:rPr>
          <w:noProof/>
        </w:rPr>
        <w:drawing>
          <wp:inline distT="0" distB="0" distL="0" distR="0" wp14:anchorId="7F5ED52C" wp14:editId="49691AAA">
            <wp:extent cx="4560774" cy="5106083"/>
            <wp:effectExtent l="0" t="0" r="0" b="0"/>
            <wp:docPr id="105685966" name="Imagem 105685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60774" cy="5106083"/>
                    </a:xfrm>
                    <a:prstGeom prst="rect">
                      <a:avLst/>
                    </a:prstGeom>
                  </pic:spPr>
                </pic:pic>
              </a:graphicData>
            </a:graphic>
          </wp:inline>
        </w:drawing>
      </w:r>
    </w:p>
    <w:p w14:paraId="1B434E81" w14:textId="7D7F4184" w:rsidR="137B8633" w:rsidRDefault="24D32AFA" w:rsidP="3BB2554F">
      <w:pPr>
        <w:keepNext/>
        <w:keepLines/>
        <w:jc w:val="center"/>
        <w:rPr>
          <w:rFonts w:ascii="Arial" w:eastAsia="Arial" w:hAnsi="Arial" w:cs="Arial"/>
          <w:color w:val="000000" w:themeColor="text1"/>
          <w:sz w:val="20"/>
          <w:szCs w:val="20"/>
        </w:rPr>
      </w:pPr>
      <w:r w:rsidRPr="3BB2554F">
        <w:rPr>
          <w:rFonts w:ascii="Arial" w:eastAsia="Arial" w:hAnsi="Arial" w:cs="Arial"/>
          <w:b/>
          <w:bCs/>
          <w:color w:val="000000" w:themeColor="text1"/>
          <w:sz w:val="20"/>
          <w:szCs w:val="20"/>
        </w:rPr>
        <w:t>Fonte:</w:t>
      </w:r>
      <w:r w:rsidRPr="3BB2554F">
        <w:rPr>
          <w:rFonts w:ascii="Arial" w:eastAsia="Arial" w:hAnsi="Arial" w:cs="Arial"/>
          <w:color w:val="000000" w:themeColor="text1"/>
          <w:sz w:val="20"/>
          <w:szCs w:val="20"/>
        </w:rPr>
        <w:t xml:space="preserve"> Elaborado pelos Autores</w:t>
      </w:r>
      <w:r w:rsidR="0667627E" w:rsidRPr="3BB2554F">
        <w:rPr>
          <w:rFonts w:ascii="Arial" w:eastAsia="Arial" w:hAnsi="Arial" w:cs="Arial"/>
          <w:color w:val="000000" w:themeColor="text1"/>
          <w:sz w:val="20"/>
          <w:szCs w:val="20"/>
        </w:rPr>
        <w:t>.</w:t>
      </w:r>
    </w:p>
    <w:p w14:paraId="76833515" w14:textId="4E24992B" w:rsidR="3D18DCC8" w:rsidRDefault="0667627E" w:rsidP="137B8633">
      <w:pPr>
        <w:jc w:val="both"/>
        <w:rPr>
          <w:rFonts w:ascii="Arial" w:eastAsia="Arial" w:hAnsi="Arial" w:cs="Arial"/>
          <w:b/>
          <w:bCs/>
          <w:color w:val="000000" w:themeColor="text1"/>
        </w:rPr>
      </w:pPr>
      <w:r w:rsidRPr="3BB2554F">
        <w:rPr>
          <w:rFonts w:ascii="Arial" w:eastAsia="Arial" w:hAnsi="Arial" w:cs="Arial"/>
          <w:b/>
          <w:bCs/>
          <w:color w:val="000000" w:themeColor="text1"/>
        </w:rPr>
        <w:t xml:space="preserve">DA07 - </w:t>
      </w:r>
      <w:r w:rsidR="24D32AFA" w:rsidRPr="3BB2554F">
        <w:rPr>
          <w:rFonts w:ascii="Arial" w:eastAsia="Arial" w:hAnsi="Arial" w:cs="Arial"/>
          <w:b/>
          <w:bCs/>
          <w:color w:val="000000" w:themeColor="text1"/>
        </w:rPr>
        <w:t xml:space="preserve">Cadastrar Funcionário </w:t>
      </w:r>
    </w:p>
    <w:p w14:paraId="2B4CF3C1" w14:textId="02C83E4F" w:rsidR="12FF8BC4" w:rsidRDefault="12FF8BC4" w:rsidP="7BD80FF4">
      <w:pPr>
        <w:jc w:val="both"/>
        <w:rPr>
          <w:rFonts w:ascii="Arial" w:eastAsia="Arial" w:hAnsi="Arial" w:cs="Arial"/>
          <w:color w:val="000000" w:themeColor="text1"/>
        </w:rPr>
      </w:pPr>
      <w:r w:rsidRPr="7BD80FF4">
        <w:rPr>
          <w:rFonts w:ascii="Arial" w:eastAsia="Arial" w:hAnsi="Arial" w:cs="Arial"/>
        </w:rPr>
        <w:t>Este diagrama representa o fluxo de atividades que um administrador realiza para cadastrar novos funcionários no sistema.</w:t>
      </w:r>
    </w:p>
    <w:p w14:paraId="70D55FEC" w14:textId="0E3B8FB8" w:rsidR="3D18DCC8" w:rsidRDefault="3D18DCC8" w:rsidP="137B8633">
      <w:pPr>
        <w:jc w:val="both"/>
        <w:rPr>
          <w:rFonts w:ascii="Arial" w:eastAsia="Arial" w:hAnsi="Arial" w:cs="Arial"/>
          <w:b/>
          <w:bCs/>
          <w:color w:val="000000" w:themeColor="text1"/>
        </w:rPr>
      </w:pPr>
      <w:r w:rsidRPr="137B8633">
        <w:rPr>
          <w:rFonts w:ascii="Arial" w:eastAsia="Arial" w:hAnsi="Arial" w:cs="Arial"/>
          <w:b/>
          <w:bCs/>
          <w:color w:val="000000" w:themeColor="text1"/>
        </w:rPr>
        <w:t xml:space="preserve">Ator </w:t>
      </w:r>
    </w:p>
    <w:p w14:paraId="24E9C36B" w14:textId="7DBB9E06" w:rsidR="5CA3D286" w:rsidRDefault="5CA3D286" w:rsidP="7BD80FF4">
      <w:pPr>
        <w:pStyle w:val="PargrafodaLista"/>
        <w:numPr>
          <w:ilvl w:val="0"/>
          <w:numId w:val="45"/>
        </w:numPr>
        <w:jc w:val="both"/>
        <w:rPr>
          <w:rFonts w:ascii="Arial" w:eastAsia="Arial" w:hAnsi="Arial" w:cs="Arial"/>
          <w:color w:val="000000" w:themeColor="text1"/>
        </w:rPr>
      </w:pPr>
      <w:r w:rsidRPr="7BD80FF4">
        <w:rPr>
          <w:b/>
          <w:bCs/>
        </w:rPr>
        <w:t>Administrador</w:t>
      </w:r>
      <w:r w:rsidRPr="7BD80FF4">
        <w:t xml:space="preserve">: Usuário com permissões elevadas, responsável por gerenciar cadastros e configurações do sistema. </w:t>
      </w:r>
    </w:p>
    <w:p w14:paraId="4FDC520C" w14:textId="5A3726BD" w:rsidR="3D18DCC8" w:rsidRDefault="3D18DCC8" w:rsidP="137B8633">
      <w:pPr>
        <w:jc w:val="both"/>
        <w:rPr>
          <w:rFonts w:ascii="Arial" w:eastAsia="Arial" w:hAnsi="Arial" w:cs="Arial"/>
          <w:color w:val="000000" w:themeColor="text1"/>
        </w:rPr>
      </w:pPr>
      <w:r w:rsidRPr="137B8633">
        <w:rPr>
          <w:rFonts w:ascii="Arial" w:eastAsia="Arial" w:hAnsi="Arial" w:cs="Arial"/>
          <w:b/>
          <w:bCs/>
          <w:color w:val="000000" w:themeColor="text1"/>
        </w:rPr>
        <w:t>Fluxo Principal</w:t>
      </w:r>
      <w:r w:rsidRPr="137B8633">
        <w:rPr>
          <w:rFonts w:ascii="Arial" w:eastAsia="Arial" w:hAnsi="Arial" w:cs="Arial"/>
          <w:color w:val="000000" w:themeColor="text1"/>
        </w:rPr>
        <w:t>:</w:t>
      </w:r>
    </w:p>
    <w:p w14:paraId="38371CE0" w14:textId="7B31B386" w:rsidR="0EE83A22" w:rsidRDefault="0EE83A22" w:rsidP="7BD80FF4">
      <w:pPr>
        <w:pStyle w:val="PargrafodaLista"/>
        <w:numPr>
          <w:ilvl w:val="0"/>
          <w:numId w:val="42"/>
        </w:numPr>
        <w:jc w:val="both"/>
        <w:rPr>
          <w:rFonts w:ascii="Arial" w:eastAsia="Arial" w:hAnsi="Arial" w:cs="Arial"/>
          <w:color w:val="000000" w:themeColor="text1"/>
        </w:rPr>
      </w:pPr>
      <w:r w:rsidRPr="7BD80FF4">
        <w:rPr>
          <w:b/>
          <w:bCs/>
        </w:rPr>
        <w:t>Ser Administrador</w:t>
      </w:r>
      <w:r w:rsidR="0C2A595A" w:rsidRPr="7BD80FF4">
        <w:rPr>
          <w:b/>
          <w:bCs/>
        </w:rPr>
        <w:t>:</w:t>
      </w:r>
      <w:r w:rsidRPr="7BD80FF4">
        <w:t xml:space="preserve"> Ponto inicial do fluxo, indicando que o ator é um administrador autenticado no sistema. </w:t>
      </w:r>
    </w:p>
    <w:p w14:paraId="4CAB35EF" w14:textId="0005AD89" w:rsidR="02683C82" w:rsidRDefault="02683C82" w:rsidP="7BD80FF4">
      <w:pPr>
        <w:pStyle w:val="PargrafodaLista"/>
        <w:numPr>
          <w:ilvl w:val="0"/>
          <w:numId w:val="42"/>
        </w:numPr>
        <w:jc w:val="both"/>
        <w:rPr>
          <w:rFonts w:ascii="Arial" w:eastAsia="Arial" w:hAnsi="Arial" w:cs="Arial"/>
          <w:color w:val="000000" w:themeColor="text1"/>
        </w:rPr>
      </w:pPr>
      <w:r w:rsidRPr="7BD80FF4">
        <w:rPr>
          <w:b/>
          <w:bCs/>
        </w:rPr>
        <w:t>Acessar Página de Administrador</w:t>
      </w:r>
      <w:r w:rsidRPr="7BD80FF4">
        <w:t xml:space="preserve"> – Acesso à interface específica de administração do sistema. </w:t>
      </w:r>
    </w:p>
    <w:p w14:paraId="2CC52E4D" w14:textId="7385AD79" w:rsidR="264A3E8E" w:rsidRDefault="264A3E8E" w:rsidP="7BD80FF4">
      <w:pPr>
        <w:pStyle w:val="PargrafodaLista"/>
        <w:numPr>
          <w:ilvl w:val="0"/>
          <w:numId w:val="42"/>
        </w:numPr>
        <w:jc w:val="both"/>
        <w:rPr>
          <w:rFonts w:ascii="Arial" w:eastAsia="Arial" w:hAnsi="Arial" w:cs="Arial"/>
          <w:color w:val="000000" w:themeColor="text1"/>
        </w:rPr>
      </w:pPr>
      <w:r w:rsidRPr="7BD80FF4">
        <w:rPr>
          <w:b/>
          <w:bCs/>
        </w:rPr>
        <w:lastRenderedPageBreak/>
        <w:t xml:space="preserve">Acessar Página de Cadastro de </w:t>
      </w:r>
      <w:r w:rsidR="37734A63" w:rsidRPr="7BD80FF4">
        <w:rPr>
          <w:b/>
          <w:bCs/>
        </w:rPr>
        <w:t>Funcionários</w:t>
      </w:r>
      <w:r w:rsidR="37734A63" w:rsidRPr="7BD80FF4">
        <w:t>:</w:t>
      </w:r>
      <w:r w:rsidRPr="7BD80FF4">
        <w:t xml:space="preserve"> Navegação até o módulo de cadastro de novos funcionários. </w:t>
      </w:r>
    </w:p>
    <w:p w14:paraId="0C837774" w14:textId="62B29579" w:rsidR="264A3E8E" w:rsidRDefault="264A3E8E" w:rsidP="137B8633">
      <w:pPr>
        <w:pStyle w:val="PargrafodaLista"/>
        <w:numPr>
          <w:ilvl w:val="0"/>
          <w:numId w:val="42"/>
        </w:numPr>
        <w:jc w:val="both"/>
        <w:rPr>
          <w:rFonts w:ascii="Aptos" w:eastAsia="Aptos" w:hAnsi="Aptos" w:cs="Aptos"/>
        </w:rPr>
      </w:pPr>
      <w:r w:rsidRPr="137B8633">
        <w:rPr>
          <w:rFonts w:ascii="Aptos" w:eastAsia="Aptos" w:hAnsi="Aptos" w:cs="Aptos"/>
          <w:b/>
          <w:bCs/>
        </w:rPr>
        <w:t>Inserir Dados de Funcionário</w:t>
      </w:r>
      <w:r w:rsidR="6D353C99" w:rsidRPr="137B8633">
        <w:rPr>
          <w:rFonts w:ascii="Aptos" w:eastAsia="Aptos" w:hAnsi="Aptos" w:cs="Aptos"/>
          <w:b/>
          <w:bCs/>
        </w:rPr>
        <w:t xml:space="preserve">: </w:t>
      </w:r>
      <w:r w:rsidRPr="137B8633">
        <w:rPr>
          <w:rFonts w:ascii="Aptos" w:eastAsia="Aptos" w:hAnsi="Aptos" w:cs="Aptos"/>
        </w:rPr>
        <w:t>O administrador preenche os campos obrigatórios como nome, CPF, função, e-mail, entre outros.</w:t>
      </w:r>
    </w:p>
    <w:p w14:paraId="7CD8BEC7" w14:textId="140AC192" w:rsidR="264A3E8E" w:rsidRDefault="264A3E8E" w:rsidP="137B8633">
      <w:pPr>
        <w:pStyle w:val="PargrafodaLista"/>
        <w:numPr>
          <w:ilvl w:val="0"/>
          <w:numId w:val="42"/>
        </w:numPr>
        <w:spacing w:before="240" w:after="240"/>
        <w:jc w:val="both"/>
        <w:rPr>
          <w:rFonts w:ascii="Aptos" w:eastAsia="Aptos" w:hAnsi="Aptos" w:cs="Aptos"/>
          <w:b/>
          <w:bCs/>
        </w:rPr>
      </w:pPr>
      <w:r w:rsidRPr="137B8633">
        <w:rPr>
          <w:rFonts w:ascii="Aptos" w:eastAsia="Aptos" w:hAnsi="Aptos" w:cs="Aptos"/>
          <w:b/>
          <w:bCs/>
        </w:rPr>
        <w:t>Decisão</w:t>
      </w:r>
      <w:r w:rsidR="5BD2B43C" w:rsidRPr="137B8633">
        <w:rPr>
          <w:rFonts w:ascii="Aptos" w:eastAsia="Aptos" w:hAnsi="Aptos" w:cs="Aptos"/>
          <w:b/>
          <w:bCs/>
        </w:rPr>
        <w:t>:</w:t>
      </w:r>
      <w:r w:rsidR="66F39F89" w:rsidRPr="137B8633">
        <w:rPr>
          <w:rFonts w:ascii="Aptos" w:eastAsia="Aptos" w:hAnsi="Aptos" w:cs="Aptos"/>
          <w:b/>
          <w:bCs/>
        </w:rPr>
        <w:t xml:space="preserve"> </w:t>
      </w:r>
      <w:r w:rsidRPr="137B8633">
        <w:rPr>
          <w:rFonts w:ascii="Aptos" w:eastAsia="Aptos" w:hAnsi="Aptos" w:cs="Aptos"/>
          <w:b/>
          <w:bCs/>
        </w:rPr>
        <w:t>Validação dos Dados</w:t>
      </w:r>
      <w:r w:rsidR="2D836643" w:rsidRPr="137B8633">
        <w:rPr>
          <w:rFonts w:ascii="Aptos" w:eastAsia="Aptos" w:hAnsi="Aptos" w:cs="Aptos"/>
          <w:b/>
          <w:bCs/>
        </w:rPr>
        <w:t>.</w:t>
      </w:r>
    </w:p>
    <w:p w14:paraId="69481AAD" w14:textId="42EDD768" w:rsidR="264A3E8E" w:rsidRDefault="264A3E8E" w:rsidP="137B8633">
      <w:pPr>
        <w:pStyle w:val="PargrafodaLista"/>
        <w:numPr>
          <w:ilvl w:val="0"/>
          <w:numId w:val="44"/>
        </w:numPr>
        <w:spacing w:before="240" w:after="240"/>
        <w:jc w:val="both"/>
        <w:rPr>
          <w:rFonts w:ascii="Aptos" w:eastAsia="Aptos" w:hAnsi="Aptos" w:cs="Aptos"/>
        </w:rPr>
      </w:pPr>
      <w:r w:rsidRPr="137B8633">
        <w:rPr>
          <w:rFonts w:ascii="Aptos" w:eastAsia="Aptos" w:hAnsi="Aptos" w:cs="Aptos"/>
          <w:b/>
          <w:bCs/>
        </w:rPr>
        <w:t>Dados válidos</w:t>
      </w:r>
      <w:r w:rsidRPr="137B8633">
        <w:rPr>
          <w:rFonts w:ascii="Aptos" w:eastAsia="Aptos" w:hAnsi="Aptos" w:cs="Aptos"/>
        </w:rPr>
        <w:t>:</w:t>
      </w:r>
    </w:p>
    <w:p w14:paraId="6F72BA2F" w14:textId="4234677A" w:rsidR="264A3E8E" w:rsidRDefault="264A3E8E" w:rsidP="137B8633">
      <w:pPr>
        <w:pStyle w:val="PargrafodaLista"/>
        <w:numPr>
          <w:ilvl w:val="1"/>
          <w:numId w:val="44"/>
        </w:numPr>
        <w:spacing w:before="240" w:after="240"/>
        <w:jc w:val="both"/>
        <w:rPr>
          <w:rFonts w:ascii="Aptos" w:eastAsia="Aptos" w:hAnsi="Aptos" w:cs="Aptos"/>
        </w:rPr>
      </w:pPr>
      <w:r w:rsidRPr="137B8633">
        <w:rPr>
          <w:rFonts w:ascii="Aptos" w:eastAsia="Aptos" w:hAnsi="Aptos" w:cs="Aptos"/>
          <w:b/>
          <w:bCs/>
        </w:rPr>
        <w:t>Efetuar Cadastro</w:t>
      </w:r>
      <w:r w:rsidRPr="137B8633">
        <w:rPr>
          <w:rFonts w:ascii="Aptos" w:eastAsia="Aptos" w:hAnsi="Aptos" w:cs="Aptos"/>
        </w:rPr>
        <w:t xml:space="preserve"> – O sistema registra o novo funcionário e persiste as informações no banco de dados.</w:t>
      </w:r>
    </w:p>
    <w:p w14:paraId="1B9B1C60" w14:textId="22F06183" w:rsidR="264A3E8E" w:rsidRDefault="264A3E8E" w:rsidP="137B8633">
      <w:pPr>
        <w:pStyle w:val="PargrafodaLista"/>
        <w:numPr>
          <w:ilvl w:val="1"/>
          <w:numId w:val="44"/>
        </w:numPr>
        <w:spacing w:before="240" w:after="240"/>
        <w:jc w:val="both"/>
        <w:rPr>
          <w:rFonts w:ascii="Aptos" w:eastAsia="Aptos" w:hAnsi="Aptos" w:cs="Aptos"/>
        </w:rPr>
      </w:pPr>
      <w:r w:rsidRPr="137B8633">
        <w:rPr>
          <w:rFonts w:ascii="Aptos" w:eastAsia="Aptos" w:hAnsi="Aptos" w:cs="Aptos"/>
        </w:rPr>
        <w:t>O fluxo é finalizado com sucesso.</w:t>
      </w:r>
    </w:p>
    <w:p w14:paraId="66FEDBE7" w14:textId="7ADB38A3" w:rsidR="264A3E8E" w:rsidRDefault="264A3E8E" w:rsidP="137B8633">
      <w:pPr>
        <w:pStyle w:val="PargrafodaLista"/>
        <w:numPr>
          <w:ilvl w:val="0"/>
          <w:numId w:val="44"/>
        </w:numPr>
        <w:spacing w:before="240" w:after="240"/>
        <w:jc w:val="both"/>
        <w:rPr>
          <w:rFonts w:ascii="Aptos" w:eastAsia="Aptos" w:hAnsi="Aptos" w:cs="Aptos"/>
        </w:rPr>
      </w:pPr>
      <w:r w:rsidRPr="137B8633">
        <w:rPr>
          <w:rFonts w:ascii="Aptos" w:eastAsia="Aptos" w:hAnsi="Aptos" w:cs="Aptos"/>
          <w:b/>
          <w:bCs/>
        </w:rPr>
        <w:t>Dados inválidos</w:t>
      </w:r>
      <w:r w:rsidRPr="137B8633">
        <w:rPr>
          <w:rFonts w:ascii="Aptos" w:eastAsia="Aptos" w:hAnsi="Aptos" w:cs="Aptos"/>
        </w:rPr>
        <w:t>:</w:t>
      </w:r>
    </w:p>
    <w:p w14:paraId="7337AA1D" w14:textId="7FADF3B6" w:rsidR="264A3E8E" w:rsidRDefault="264A3E8E" w:rsidP="137B8633">
      <w:pPr>
        <w:pStyle w:val="PargrafodaLista"/>
        <w:numPr>
          <w:ilvl w:val="1"/>
          <w:numId w:val="44"/>
        </w:numPr>
        <w:spacing w:before="240" w:after="240"/>
        <w:jc w:val="both"/>
        <w:rPr>
          <w:rFonts w:ascii="Aptos" w:eastAsia="Aptos" w:hAnsi="Aptos" w:cs="Aptos"/>
        </w:rPr>
      </w:pPr>
      <w:r w:rsidRPr="137B8633">
        <w:rPr>
          <w:rFonts w:ascii="Aptos" w:eastAsia="Aptos" w:hAnsi="Aptos" w:cs="Aptos"/>
          <w:b/>
          <w:bCs/>
        </w:rPr>
        <w:t>Mensagem de Erro</w:t>
      </w:r>
      <w:r w:rsidRPr="137B8633">
        <w:rPr>
          <w:rFonts w:ascii="Aptos" w:eastAsia="Aptos" w:hAnsi="Aptos" w:cs="Aptos"/>
        </w:rPr>
        <w:t xml:space="preserve"> – O sistema informa ao administrador sobre o erro (como campos obrigatórios vazios, formatos inválidos etc.).</w:t>
      </w:r>
    </w:p>
    <w:p w14:paraId="4FBD65E8" w14:textId="2F2B6501" w:rsidR="137B8633" w:rsidRDefault="750B921B" w:rsidP="3BB2554F">
      <w:pPr>
        <w:pStyle w:val="PargrafodaLista"/>
        <w:numPr>
          <w:ilvl w:val="1"/>
          <w:numId w:val="44"/>
        </w:numPr>
        <w:spacing w:before="240" w:after="240"/>
        <w:jc w:val="both"/>
        <w:rPr>
          <w:rFonts w:ascii="Aptos" w:eastAsia="Aptos" w:hAnsi="Aptos" w:cs="Aptos"/>
        </w:rPr>
      </w:pPr>
      <w:r w:rsidRPr="3BB2554F">
        <w:rPr>
          <w:rFonts w:ascii="Aptos" w:eastAsia="Aptos" w:hAnsi="Aptos" w:cs="Aptos"/>
        </w:rPr>
        <w:t>O fluxo retorna à etapa de inserção dos dados para correção.</w:t>
      </w:r>
    </w:p>
    <w:p w14:paraId="069248E7" w14:textId="59FA1711" w:rsidR="3D18DCC8" w:rsidRDefault="3D18DCC8" w:rsidP="137B8633">
      <w:pPr>
        <w:pStyle w:val="PargrafodaLista"/>
        <w:numPr>
          <w:ilvl w:val="0"/>
          <w:numId w:val="42"/>
        </w:numPr>
        <w:jc w:val="both"/>
        <w:rPr>
          <w:rFonts w:ascii="Arial" w:eastAsia="Arial" w:hAnsi="Arial" w:cs="Arial"/>
          <w:color w:val="000000" w:themeColor="text1"/>
        </w:rPr>
      </w:pPr>
      <w:r w:rsidRPr="137B8633">
        <w:rPr>
          <w:rFonts w:ascii="Arial" w:eastAsia="Arial" w:hAnsi="Arial" w:cs="Arial"/>
          <w:b/>
          <w:bCs/>
          <w:color w:val="000000" w:themeColor="text1"/>
        </w:rPr>
        <w:t xml:space="preserve">Fim do Processo: </w:t>
      </w:r>
      <w:r w:rsidRPr="137B8633">
        <w:rPr>
          <w:rFonts w:ascii="Arial" w:eastAsia="Arial" w:hAnsi="Arial" w:cs="Arial"/>
          <w:color w:val="000000" w:themeColor="text1"/>
        </w:rPr>
        <w:t>Indica o encerramento da atividade.</w:t>
      </w:r>
    </w:p>
    <w:p w14:paraId="2EA044ED" w14:textId="14E6A5C8" w:rsidR="137B8633" w:rsidRDefault="137B8633" w:rsidP="137B8633">
      <w:pPr>
        <w:rPr>
          <w:rFonts w:ascii="Arial" w:eastAsia="Arial" w:hAnsi="Arial" w:cs="Arial"/>
          <w:color w:val="000000" w:themeColor="text1"/>
        </w:rPr>
      </w:pPr>
    </w:p>
    <w:p w14:paraId="174F93CB" w14:textId="35B22E42" w:rsidR="39573784" w:rsidRDefault="01301591" w:rsidP="3BB2554F">
      <w:pPr>
        <w:pStyle w:val="Ttulo2"/>
        <w:rPr>
          <w:rFonts w:ascii="Arial" w:eastAsia="Arial" w:hAnsi="Arial" w:cs="Arial"/>
          <w:color w:val="000000" w:themeColor="text1"/>
        </w:rPr>
      </w:pPr>
      <w:r w:rsidRPr="3BB2554F">
        <w:rPr>
          <w:color w:val="000000" w:themeColor="text1"/>
        </w:rPr>
        <w:t xml:space="preserve"> </w:t>
      </w:r>
      <w:bookmarkStart w:id="68" w:name="_Toc1500939510"/>
      <w:bookmarkStart w:id="69" w:name="_Toc1877026295"/>
      <w:bookmarkStart w:id="70" w:name="_Toc636884154"/>
      <w:r w:rsidR="2F87602B" w:rsidRPr="3BB2554F">
        <w:rPr>
          <w:color w:val="000000" w:themeColor="text1"/>
        </w:rPr>
        <w:t>5.4</w:t>
      </w:r>
      <w:r w:rsidR="09F06260" w:rsidRPr="3BB2554F">
        <w:rPr>
          <w:color w:val="000000" w:themeColor="text1"/>
        </w:rPr>
        <w:t xml:space="preserve"> </w:t>
      </w:r>
      <w:r w:rsidR="16C7932D" w:rsidRPr="3BB2554F">
        <w:rPr>
          <w:color w:val="000000" w:themeColor="text1"/>
        </w:rPr>
        <w:t>Diagramas de Sequência</w:t>
      </w:r>
      <w:bookmarkEnd w:id="68"/>
      <w:bookmarkEnd w:id="69"/>
      <w:bookmarkEnd w:id="70"/>
      <w:r w:rsidR="16C7932D" w:rsidRPr="3BB2554F">
        <w:rPr>
          <w:color w:val="000000" w:themeColor="text1"/>
        </w:rPr>
        <w:t xml:space="preserve"> </w:t>
      </w:r>
    </w:p>
    <w:p w14:paraId="3BBD95F6" w14:textId="789F3689" w:rsidR="34AEA679" w:rsidRDefault="0E172A03" w:rsidP="137B8633">
      <w:pPr>
        <w:spacing w:before="240" w:after="240"/>
        <w:ind w:firstLine="708"/>
        <w:jc w:val="center"/>
      </w:pPr>
      <w:r>
        <w:t xml:space="preserve">Figura 13: </w:t>
      </w:r>
      <w:r w:rsidR="171839C1">
        <w:t xml:space="preserve">Diagrama De Realizar Login. </w:t>
      </w:r>
      <w:r w:rsidR="34AEA679">
        <w:tab/>
      </w:r>
      <w:r w:rsidR="171839C1">
        <w:rPr>
          <w:noProof/>
        </w:rPr>
        <w:drawing>
          <wp:inline distT="0" distB="0" distL="0" distR="0" wp14:anchorId="0E6AA678" wp14:editId="6CF583CF">
            <wp:extent cx="5070964" cy="3670376"/>
            <wp:effectExtent l="0" t="0" r="0" b="0"/>
            <wp:docPr id="1683286984" name="Imagem 1683286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83286984"/>
                    <pic:cNvPicPr/>
                  </pic:nvPicPr>
                  <pic:blipFill>
                    <a:blip r:embed="rId25">
                      <a:extLst>
                        <a:ext uri="{28A0092B-C50C-407E-A947-70E740481C1C}">
                          <a14:useLocalDpi xmlns:a14="http://schemas.microsoft.com/office/drawing/2010/main" val="0"/>
                        </a:ext>
                      </a:extLst>
                    </a:blip>
                    <a:stretch>
                      <a:fillRect/>
                    </a:stretch>
                  </pic:blipFill>
                  <pic:spPr>
                    <a:xfrm>
                      <a:off x="0" y="0"/>
                      <a:ext cx="5070964" cy="3670376"/>
                    </a:xfrm>
                    <a:prstGeom prst="rect">
                      <a:avLst/>
                    </a:prstGeom>
                  </pic:spPr>
                </pic:pic>
              </a:graphicData>
            </a:graphic>
          </wp:inline>
        </w:drawing>
      </w:r>
    </w:p>
    <w:p w14:paraId="3A5F6F62" w14:textId="188ADD18" w:rsidR="34AEA679" w:rsidRDefault="171839C1" w:rsidP="3BB2554F">
      <w:pPr>
        <w:spacing w:before="240" w:after="240"/>
        <w:ind w:firstLine="708"/>
        <w:jc w:val="center"/>
        <w:rPr>
          <w:rFonts w:ascii="Arial" w:eastAsia="Arial" w:hAnsi="Arial" w:cs="Arial"/>
          <w:b/>
          <w:bCs/>
          <w:sz w:val="20"/>
          <w:szCs w:val="20"/>
        </w:rPr>
      </w:pPr>
      <w:r w:rsidRPr="3BB2554F">
        <w:rPr>
          <w:rFonts w:ascii="Arial" w:eastAsia="Arial" w:hAnsi="Arial" w:cs="Arial"/>
          <w:b/>
          <w:bCs/>
          <w:sz w:val="20"/>
          <w:szCs w:val="20"/>
        </w:rPr>
        <w:t>Fonte:</w:t>
      </w:r>
      <w:r w:rsidRPr="3BB2554F">
        <w:rPr>
          <w:rFonts w:ascii="Arial" w:eastAsia="Arial" w:hAnsi="Arial" w:cs="Arial"/>
          <w:sz w:val="20"/>
          <w:szCs w:val="20"/>
        </w:rPr>
        <w:t xml:space="preserve"> Elaborado pelos autores.</w:t>
      </w:r>
      <w:r w:rsidRPr="3BB2554F">
        <w:rPr>
          <w:rFonts w:ascii="Arial" w:eastAsia="Arial" w:hAnsi="Arial" w:cs="Arial"/>
          <w:b/>
          <w:bCs/>
          <w:sz w:val="20"/>
          <w:szCs w:val="20"/>
        </w:rPr>
        <w:t xml:space="preserve"> </w:t>
      </w:r>
    </w:p>
    <w:p w14:paraId="481FEFCD" w14:textId="09B421D3" w:rsidR="3BB2554F" w:rsidRDefault="3BB2554F">
      <w:r>
        <w:br w:type="page"/>
      </w:r>
    </w:p>
    <w:p w14:paraId="7E780EB2" w14:textId="75545E98" w:rsidR="00BB6DCF" w:rsidRDefault="7DA14E3D" w:rsidP="137B8633">
      <w:pPr>
        <w:spacing w:before="240" w:after="240"/>
        <w:rPr>
          <w:rFonts w:ascii="Aptos" w:eastAsia="Aptos" w:hAnsi="Aptos" w:cs="Aptos"/>
          <w:b/>
          <w:bCs/>
        </w:rPr>
      </w:pPr>
      <w:r w:rsidRPr="3BB2554F">
        <w:rPr>
          <w:rFonts w:ascii="Aptos" w:eastAsia="Aptos" w:hAnsi="Aptos" w:cs="Aptos"/>
          <w:b/>
          <w:bCs/>
        </w:rPr>
        <w:lastRenderedPageBreak/>
        <w:t xml:space="preserve">DS01 - </w:t>
      </w:r>
      <w:r w:rsidR="537A6BF6" w:rsidRPr="3BB2554F">
        <w:rPr>
          <w:rFonts w:ascii="Aptos" w:eastAsia="Aptos" w:hAnsi="Aptos" w:cs="Aptos"/>
          <w:b/>
          <w:bCs/>
        </w:rPr>
        <w:t xml:space="preserve">Realizar login </w:t>
      </w:r>
    </w:p>
    <w:p w14:paraId="04F15467" w14:textId="2F6A7621" w:rsidR="00BB6DCF" w:rsidRDefault="00BB6DCF" w:rsidP="137B8633">
      <w:pPr>
        <w:spacing w:before="240" w:after="240"/>
        <w:ind w:firstLine="708"/>
      </w:pPr>
      <w:r w:rsidRPr="137B8633">
        <w:rPr>
          <w:rFonts w:ascii="Aptos" w:eastAsia="Aptos" w:hAnsi="Aptos" w:cs="Aptos"/>
        </w:rPr>
        <w:t>Diagrama de sequência que ilustra a interação entre os objetos envolvidos no processo de autenticação de um usuário no sistema, detalhando a comunicação entre o cliente, o sistema e o banco de dados durante a tentativa de login.</w:t>
      </w:r>
      <w:r w:rsidR="08AB9B70" w:rsidRPr="137B8633">
        <w:rPr>
          <w:rFonts w:ascii="Aptos" w:eastAsia="Aptos" w:hAnsi="Aptos" w:cs="Aptos"/>
        </w:rPr>
        <w:t xml:space="preserve"> </w:t>
      </w:r>
    </w:p>
    <w:p w14:paraId="33EF3983" w14:textId="22D0D005" w:rsidR="00BB6DCF" w:rsidRDefault="00BB6DCF" w:rsidP="137B8633">
      <w:pPr>
        <w:spacing w:before="240" w:after="240"/>
      </w:pPr>
      <w:r w:rsidRPr="137B8633">
        <w:rPr>
          <w:rFonts w:ascii="Aptos" w:eastAsia="Aptos" w:hAnsi="Aptos" w:cs="Aptos"/>
          <w:b/>
          <w:bCs/>
        </w:rPr>
        <w:t>Atores e Objetos Envolvidos:</w:t>
      </w:r>
    </w:p>
    <w:p w14:paraId="74B5641E" w14:textId="2A8D7491" w:rsidR="00BB6DCF" w:rsidRDefault="00BB6DCF" w:rsidP="137B8633">
      <w:pPr>
        <w:pStyle w:val="PargrafodaLista"/>
        <w:numPr>
          <w:ilvl w:val="0"/>
          <w:numId w:val="33"/>
        </w:numPr>
        <w:spacing w:before="240" w:after="240"/>
        <w:rPr>
          <w:rFonts w:ascii="Aptos" w:eastAsia="Aptos" w:hAnsi="Aptos" w:cs="Aptos"/>
        </w:rPr>
      </w:pPr>
      <w:r w:rsidRPr="137B8633">
        <w:rPr>
          <w:rFonts w:ascii="Aptos" w:eastAsia="Aptos" w:hAnsi="Aptos" w:cs="Aptos"/>
          <w:b/>
          <w:bCs/>
        </w:rPr>
        <w:t>Usuário</w:t>
      </w:r>
      <w:r w:rsidRPr="137B8633">
        <w:rPr>
          <w:rFonts w:ascii="Aptos" w:eastAsia="Aptos" w:hAnsi="Aptos" w:cs="Aptos"/>
        </w:rPr>
        <w:t>: Pessoa que interage com a interface do sistema para realizar login.</w:t>
      </w:r>
    </w:p>
    <w:p w14:paraId="44580E03" w14:textId="540A7DA9" w:rsidR="00BB6DCF" w:rsidRDefault="00BB6DCF" w:rsidP="137B8633">
      <w:pPr>
        <w:pStyle w:val="PargrafodaLista"/>
        <w:numPr>
          <w:ilvl w:val="0"/>
          <w:numId w:val="33"/>
        </w:numPr>
        <w:spacing w:before="240" w:after="240"/>
        <w:rPr>
          <w:rFonts w:ascii="Aptos" w:eastAsia="Aptos" w:hAnsi="Aptos" w:cs="Aptos"/>
        </w:rPr>
      </w:pPr>
      <w:r w:rsidRPr="137B8633">
        <w:rPr>
          <w:rFonts w:ascii="Aptos" w:eastAsia="Aptos" w:hAnsi="Aptos" w:cs="Aptos"/>
          <w:b/>
          <w:bCs/>
        </w:rPr>
        <w:t>Sistema</w:t>
      </w:r>
      <w:r w:rsidRPr="137B8633">
        <w:rPr>
          <w:rFonts w:ascii="Aptos" w:eastAsia="Aptos" w:hAnsi="Aptos" w:cs="Aptos"/>
        </w:rPr>
        <w:t>: Responsável por processar as credenciais e intermediar a comunicação com o banco de dados.</w:t>
      </w:r>
    </w:p>
    <w:p w14:paraId="6017483E" w14:textId="7520095C" w:rsidR="00BB6DCF" w:rsidRDefault="00BB6DCF" w:rsidP="137B8633">
      <w:pPr>
        <w:pStyle w:val="PargrafodaLista"/>
        <w:numPr>
          <w:ilvl w:val="0"/>
          <w:numId w:val="33"/>
        </w:numPr>
        <w:spacing w:before="240" w:after="240"/>
        <w:rPr>
          <w:rFonts w:ascii="Aptos" w:eastAsia="Aptos" w:hAnsi="Aptos" w:cs="Aptos"/>
        </w:rPr>
      </w:pPr>
      <w:r w:rsidRPr="137B8633">
        <w:rPr>
          <w:rFonts w:ascii="Aptos" w:eastAsia="Aptos" w:hAnsi="Aptos" w:cs="Aptos"/>
          <w:b/>
          <w:bCs/>
        </w:rPr>
        <w:t>Banco de Dados</w:t>
      </w:r>
      <w:r w:rsidRPr="137B8633">
        <w:rPr>
          <w:rFonts w:ascii="Aptos" w:eastAsia="Aptos" w:hAnsi="Aptos" w:cs="Aptos"/>
        </w:rPr>
        <w:t>: Armazena os dados dos usuários e valida as credenciais fornecidas.</w:t>
      </w:r>
    </w:p>
    <w:p w14:paraId="320EB293" w14:textId="5FFA8BC1" w:rsidR="00BB6DCF" w:rsidRDefault="00BB6DCF" w:rsidP="137B8633">
      <w:pPr>
        <w:spacing w:before="240" w:after="240"/>
      </w:pPr>
      <w:r w:rsidRPr="137B8633">
        <w:rPr>
          <w:rFonts w:ascii="Aptos" w:eastAsia="Aptos" w:hAnsi="Aptos" w:cs="Aptos"/>
          <w:b/>
          <w:bCs/>
        </w:rPr>
        <w:t>Fluxo Principal:</w:t>
      </w:r>
    </w:p>
    <w:p w14:paraId="0EA3A48C" w14:textId="0C6363AB" w:rsidR="00BB6DCF" w:rsidRDefault="00BB6DCF" w:rsidP="137B8633">
      <w:pPr>
        <w:pStyle w:val="PargrafodaLista"/>
        <w:numPr>
          <w:ilvl w:val="0"/>
          <w:numId w:val="32"/>
        </w:numPr>
        <w:spacing w:before="240" w:after="240"/>
        <w:rPr>
          <w:rFonts w:ascii="Aptos" w:eastAsia="Aptos" w:hAnsi="Aptos" w:cs="Aptos"/>
        </w:rPr>
      </w:pPr>
      <w:proofErr w:type="spellStart"/>
      <w:proofErr w:type="gramStart"/>
      <w:r w:rsidRPr="137B8633">
        <w:rPr>
          <w:rFonts w:ascii="Aptos" w:eastAsia="Aptos" w:hAnsi="Aptos" w:cs="Aptos"/>
          <w:b/>
          <w:bCs/>
        </w:rPr>
        <w:t>acessarTelaLogin</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 O usuário inicia o processo solicitando o acesso à tela de login.</w:t>
      </w:r>
    </w:p>
    <w:p w14:paraId="78816563" w14:textId="2D23817E" w:rsidR="00BB6DCF" w:rsidRDefault="00BB6DCF" w:rsidP="137B8633">
      <w:pPr>
        <w:pStyle w:val="PargrafodaLista"/>
        <w:numPr>
          <w:ilvl w:val="0"/>
          <w:numId w:val="32"/>
        </w:numPr>
        <w:spacing w:before="240" w:after="240"/>
        <w:rPr>
          <w:rFonts w:ascii="Aptos" w:eastAsia="Aptos" w:hAnsi="Aptos" w:cs="Aptos"/>
        </w:rPr>
      </w:pPr>
      <w:proofErr w:type="spellStart"/>
      <w:proofErr w:type="gramStart"/>
      <w:r w:rsidRPr="137B8633">
        <w:rPr>
          <w:rFonts w:ascii="Aptos" w:eastAsia="Aptos" w:hAnsi="Aptos" w:cs="Aptos"/>
          <w:b/>
          <w:bCs/>
        </w:rPr>
        <w:t>exibirFormulario</w:t>
      </w:r>
      <w:proofErr w:type="spellEnd"/>
      <w:r w:rsidRPr="137B8633">
        <w:rPr>
          <w:rFonts w:ascii="Aptos" w:eastAsia="Aptos" w:hAnsi="Aptos" w:cs="Aptos"/>
          <w:b/>
          <w:bCs/>
        </w:rPr>
        <w:t>(</w:t>
      </w:r>
      <w:proofErr w:type="spellStart"/>
      <w:proofErr w:type="gramEnd"/>
      <w:r w:rsidRPr="137B8633">
        <w:rPr>
          <w:rFonts w:ascii="Aptos" w:eastAsia="Aptos" w:hAnsi="Aptos" w:cs="Aptos"/>
          <w:b/>
          <w:bCs/>
        </w:rPr>
        <w:t>email</w:t>
      </w:r>
      <w:proofErr w:type="spellEnd"/>
      <w:r w:rsidRPr="137B8633">
        <w:rPr>
          <w:rFonts w:ascii="Aptos" w:eastAsia="Aptos" w:hAnsi="Aptos" w:cs="Aptos"/>
          <w:b/>
          <w:bCs/>
        </w:rPr>
        <w:t>, senha)</w:t>
      </w:r>
      <w:r w:rsidRPr="137B8633">
        <w:rPr>
          <w:rFonts w:ascii="Aptos" w:eastAsia="Aptos" w:hAnsi="Aptos" w:cs="Aptos"/>
        </w:rPr>
        <w:t>: O sistema responde apresentando o formulário de login para inserção do e-mail e senha.</w:t>
      </w:r>
    </w:p>
    <w:p w14:paraId="58C0D7CA" w14:textId="1219483B" w:rsidR="00BB6DCF" w:rsidRDefault="00BB6DCF" w:rsidP="137B8633">
      <w:pPr>
        <w:pStyle w:val="PargrafodaLista"/>
        <w:numPr>
          <w:ilvl w:val="0"/>
          <w:numId w:val="32"/>
        </w:numPr>
        <w:spacing w:before="240" w:after="240"/>
      </w:pPr>
      <w:proofErr w:type="spellStart"/>
      <w:proofErr w:type="gramStart"/>
      <w:r w:rsidRPr="137B8633">
        <w:rPr>
          <w:rFonts w:ascii="Aptos" w:eastAsia="Aptos" w:hAnsi="Aptos" w:cs="Aptos"/>
          <w:b/>
          <w:bCs/>
        </w:rPr>
        <w:t>inserirCredenciais</w:t>
      </w:r>
      <w:proofErr w:type="spellEnd"/>
      <w:r w:rsidRPr="137B8633">
        <w:rPr>
          <w:rFonts w:ascii="Aptos" w:eastAsia="Aptos" w:hAnsi="Aptos" w:cs="Aptos"/>
          <w:b/>
          <w:bCs/>
        </w:rPr>
        <w:t>(</w:t>
      </w:r>
      <w:proofErr w:type="spellStart"/>
      <w:proofErr w:type="gramEnd"/>
      <w:r w:rsidRPr="137B8633">
        <w:rPr>
          <w:rFonts w:ascii="Aptos" w:eastAsia="Aptos" w:hAnsi="Aptos" w:cs="Aptos"/>
          <w:b/>
          <w:bCs/>
        </w:rPr>
        <w:t>email</w:t>
      </w:r>
      <w:proofErr w:type="spellEnd"/>
      <w:r w:rsidRPr="137B8633">
        <w:rPr>
          <w:rFonts w:ascii="Aptos" w:eastAsia="Aptos" w:hAnsi="Aptos" w:cs="Aptos"/>
          <w:b/>
          <w:bCs/>
        </w:rPr>
        <w:t>, senha)</w:t>
      </w:r>
      <w:r w:rsidRPr="137B8633">
        <w:rPr>
          <w:rFonts w:ascii="Aptos" w:eastAsia="Aptos" w:hAnsi="Aptos" w:cs="Aptos"/>
        </w:rPr>
        <w:t>: O usuário preenche e envia os dados de autenticação.</w:t>
      </w:r>
    </w:p>
    <w:p w14:paraId="0A5EF795" w14:textId="7215E13B" w:rsidR="00BB6DCF" w:rsidRDefault="00BB6DCF" w:rsidP="137B8633">
      <w:pPr>
        <w:pStyle w:val="PargrafodaLista"/>
        <w:numPr>
          <w:ilvl w:val="0"/>
          <w:numId w:val="32"/>
        </w:numPr>
        <w:spacing w:before="240" w:after="240"/>
        <w:rPr>
          <w:rFonts w:ascii="Aptos" w:eastAsia="Aptos" w:hAnsi="Aptos" w:cs="Aptos"/>
        </w:rPr>
      </w:pPr>
      <w:proofErr w:type="spellStart"/>
      <w:proofErr w:type="gramStart"/>
      <w:r w:rsidRPr="137B8633">
        <w:rPr>
          <w:rFonts w:ascii="Aptos" w:eastAsia="Aptos" w:hAnsi="Aptos" w:cs="Aptos"/>
          <w:b/>
          <w:bCs/>
        </w:rPr>
        <w:t>validarCredenciais</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 O sistema envia as credenciais ao banco de dados para verificação.</w:t>
      </w:r>
    </w:p>
    <w:p w14:paraId="3623219E" w14:textId="4EEA1409" w:rsidR="00BB6DCF" w:rsidRDefault="00BB6DCF" w:rsidP="137B8633">
      <w:pPr>
        <w:pStyle w:val="PargrafodaLista"/>
        <w:numPr>
          <w:ilvl w:val="1"/>
          <w:numId w:val="32"/>
        </w:numPr>
        <w:spacing w:before="240" w:after="240"/>
        <w:rPr>
          <w:rFonts w:ascii="Aptos" w:eastAsia="Aptos" w:hAnsi="Aptos" w:cs="Aptos"/>
        </w:rPr>
      </w:pPr>
      <w:proofErr w:type="spellStart"/>
      <w:r w:rsidRPr="137B8633">
        <w:rPr>
          <w:rFonts w:ascii="Aptos" w:eastAsia="Aptos" w:hAnsi="Aptos" w:cs="Aptos"/>
          <w:b/>
          <w:bCs/>
        </w:rPr>
        <w:t>retornaBooleano</w:t>
      </w:r>
      <w:proofErr w:type="spellEnd"/>
      <w:r w:rsidRPr="137B8633">
        <w:rPr>
          <w:rFonts w:ascii="Aptos" w:eastAsia="Aptos" w:hAnsi="Aptos" w:cs="Aptos"/>
        </w:rPr>
        <w:t>: O banco de dados retorna uma resposta booleana indicando se o usuário está cadastrado ou não.</w:t>
      </w:r>
    </w:p>
    <w:p w14:paraId="66A4660D" w14:textId="04C08A30" w:rsidR="00BB6DCF" w:rsidRDefault="00BB6DCF" w:rsidP="137B8633">
      <w:pPr>
        <w:pStyle w:val="PargrafodaLista"/>
        <w:numPr>
          <w:ilvl w:val="0"/>
          <w:numId w:val="32"/>
        </w:numPr>
        <w:spacing w:before="240" w:after="240"/>
        <w:rPr>
          <w:rFonts w:ascii="Aptos" w:eastAsia="Aptos" w:hAnsi="Aptos" w:cs="Aptos"/>
        </w:rPr>
      </w:pPr>
      <w:r w:rsidRPr="137B8633">
        <w:rPr>
          <w:rFonts w:ascii="Aptos" w:eastAsia="Aptos" w:hAnsi="Aptos" w:cs="Aptos"/>
        </w:rPr>
        <w:t>O sistema avalia a resposta e segue um dos dois caminhos possíveis:</w:t>
      </w:r>
    </w:p>
    <w:p w14:paraId="305C53EF" w14:textId="05AA0747" w:rsidR="00BB6DCF" w:rsidRDefault="00BB6DCF" w:rsidP="137B8633">
      <w:pPr>
        <w:spacing w:before="240" w:after="240"/>
      </w:pPr>
      <w:r w:rsidRPr="137B8633">
        <w:rPr>
          <w:rFonts w:ascii="Aptos" w:eastAsia="Aptos" w:hAnsi="Aptos" w:cs="Aptos"/>
          <w:b/>
          <w:bCs/>
        </w:rPr>
        <w:t xml:space="preserve">Condições (bloco </w:t>
      </w:r>
      <w:proofErr w:type="spellStart"/>
      <w:r w:rsidRPr="137B8633">
        <w:rPr>
          <w:rFonts w:ascii="Consolas" w:eastAsia="Consolas" w:hAnsi="Consolas" w:cs="Consolas"/>
          <w:b/>
          <w:bCs/>
        </w:rPr>
        <w:t>alt</w:t>
      </w:r>
      <w:proofErr w:type="spellEnd"/>
      <w:r w:rsidRPr="137B8633">
        <w:rPr>
          <w:rFonts w:ascii="Aptos" w:eastAsia="Aptos" w:hAnsi="Aptos" w:cs="Aptos"/>
          <w:b/>
          <w:bCs/>
        </w:rPr>
        <w:t>):</w:t>
      </w:r>
    </w:p>
    <w:p w14:paraId="7A356DCE" w14:textId="478A1241" w:rsidR="00BB6DCF" w:rsidRDefault="00BB6DCF" w:rsidP="137B8633">
      <w:pPr>
        <w:pStyle w:val="PargrafodaLista"/>
        <w:numPr>
          <w:ilvl w:val="0"/>
          <w:numId w:val="31"/>
        </w:numPr>
        <w:spacing w:before="240" w:after="240"/>
        <w:rPr>
          <w:rFonts w:ascii="Aptos" w:eastAsia="Aptos" w:hAnsi="Aptos" w:cs="Aptos"/>
          <w:b/>
          <w:bCs/>
        </w:rPr>
      </w:pPr>
      <w:r w:rsidRPr="137B8633">
        <w:rPr>
          <w:rFonts w:ascii="Aptos" w:eastAsia="Aptos" w:hAnsi="Aptos" w:cs="Aptos"/>
          <w:b/>
          <w:bCs/>
        </w:rPr>
        <w:t>[usuário cadastrado]</w:t>
      </w:r>
    </w:p>
    <w:p w14:paraId="3B6A0058" w14:textId="6C74A01B" w:rsidR="00BB6DCF" w:rsidRDefault="00BB6DCF" w:rsidP="137B8633">
      <w:pPr>
        <w:pStyle w:val="PargrafodaLista"/>
        <w:numPr>
          <w:ilvl w:val="1"/>
          <w:numId w:val="31"/>
        </w:numPr>
        <w:spacing w:before="240" w:after="240"/>
        <w:rPr>
          <w:rFonts w:ascii="Aptos" w:eastAsia="Aptos" w:hAnsi="Aptos" w:cs="Aptos"/>
        </w:rPr>
      </w:pPr>
      <w:proofErr w:type="spellStart"/>
      <w:proofErr w:type="gramStart"/>
      <w:r w:rsidRPr="137B8633">
        <w:rPr>
          <w:rFonts w:ascii="Aptos" w:eastAsia="Aptos" w:hAnsi="Aptos" w:cs="Aptos"/>
          <w:b/>
          <w:bCs/>
        </w:rPr>
        <w:t>redirecionaTelaLogin</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 O sistema permite o acesso e redireciona o usuário para a tela principal do sistema.</w:t>
      </w:r>
    </w:p>
    <w:p w14:paraId="0C2EA828" w14:textId="48DFC139" w:rsidR="00BB6DCF" w:rsidRDefault="00BB6DCF" w:rsidP="137B8633">
      <w:pPr>
        <w:pStyle w:val="PargrafodaLista"/>
        <w:numPr>
          <w:ilvl w:val="0"/>
          <w:numId w:val="31"/>
        </w:numPr>
        <w:spacing w:before="240" w:after="240"/>
        <w:rPr>
          <w:rFonts w:ascii="Aptos" w:eastAsia="Aptos" w:hAnsi="Aptos" w:cs="Aptos"/>
          <w:b/>
          <w:bCs/>
        </w:rPr>
      </w:pPr>
      <w:r w:rsidRPr="137B8633">
        <w:rPr>
          <w:rFonts w:ascii="Aptos" w:eastAsia="Aptos" w:hAnsi="Aptos" w:cs="Aptos"/>
          <w:b/>
          <w:bCs/>
        </w:rPr>
        <w:t>[usuário não cadastrado]</w:t>
      </w:r>
    </w:p>
    <w:p w14:paraId="1E1898CD" w14:textId="7B222D39" w:rsidR="00BB6DCF" w:rsidRDefault="00BB6DCF" w:rsidP="137B8633">
      <w:pPr>
        <w:pStyle w:val="PargrafodaLista"/>
        <w:numPr>
          <w:ilvl w:val="1"/>
          <w:numId w:val="31"/>
        </w:numPr>
        <w:spacing w:before="240" w:after="240"/>
        <w:rPr>
          <w:rFonts w:ascii="Aptos" w:eastAsia="Aptos" w:hAnsi="Aptos" w:cs="Aptos"/>
        </w:rPr>
      </w:pPr>
      <w:proofErr w:type="spellStart"/>
      <w:proofErr w:type="gramStart"/>
      <w:r w:rsidRPr="137B8633">
        <w:rPr>
          <w:rFonts w:ascii="Aptos" w:eastAsia="Aptos" w:hAnsi="Aptos" w:cs="Aptos"/>
          <w:b/>
          <w:bCs/>
        </w:rPr>
        <w:t>RedirecionaTelaCadastro</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 O sistema detecta que o usuário não possui conta e o direciona para a tela de cadastro.</w:t>
      </w:r>
    </w:p>
    <w:p w14:paraId="75736E19" w14:textId="26752F94" w:rsidR="00BB6DCF" w:rsidRDefault="00BB6DCF" w:rsidP="137B8633">
      <w:pPr>
        <w:spacing w:before="240" w:after="240"/>
      </w:pPr>
      <w:r w:rsidRPr="137B8633">
        <w:rPr>
          <w:rFonts w:ascii="Aptos" w:eastAsia="Aptos" w:hAnsi="Aptos" w:cs="Aptos"/>
          <w:b/>
          <w:bCs/>
        </w:rPr>
        <w:t>Observações:</w:t>
      </w:r>
    </w:p>
    <w:p w14:paraId="13B705FB" w14:textId="2BE1B199" w:rsidR="00BB6DCF" w:rsidRDefault="00BB6DCF" w:rsidP="137B8633">
      <w:pPr>
        <w:pStyle w:val="PargrafodaLista"/>
        <w:numPr>
          <w:ilvl w:val="0"/>
          <w:numId w:val="30"/>
        </w:numPr>
        <w:spacing w:before="240" w:after="240"/>
        <w:rPr>
          <w:rFonts w:ascii="Aptos" w:eastAsia="Aptos" w:hAnsi="Aptos" w:cs="Aptos"/>
        </w:rPr>
      </w:pPr>
      <w:r w:rsidRPr="137B8633">
        <w:rPr>
          <w:rFonts w:ascii="Aptos" w:eastAsia="Aptos" w:hAnsi="Aptos" w:cs="Aptos"/>
        </w:rPr>
        <w:t xml:space="preserve">O diagrama utiliza um bloco de decisão </w:t>
      </w:r>
      <w:proofErr w:type="spellStart"/>
      <w:r w:rsidRPr="137B8633">
        <w:rPr>
          <w:rFonts w:ascii="Consolas" w:eastAsia="Consolas" w:hAnsi="Consolas" w:cs="Consolas"/>
        </w:rPr>
        <w:t>alt</w:t>
      </w:r>
      <w:proofErr w:type="spellEnd"/>
      <w:r w:rsidRPr="137B8633">
        <w:rPr>
          <w:rFonts w:ascii="Aptos" w:eastAsia="Aptos" w:hAnsi="Aptos" w:cs="Aptos"/>
        </w:rPr>
        <w:t xml:space="preserve"> (alternativa), demonstrando o fluxo condicional com base na verificação das credenciais.</w:t>
      </w:r>
    </w:p>
    <w:p w14:paraId="73124E0C" w14:textId="15194F09" w:rsidR="00BB6DCF" w:rsidRDefault="00BB6DCF" w:rsidP="137B8633">
      <w:pPr>
        <w:pStyle w:val="PargrafodaLista"/>
        <w:numPr>
          <w:ilvl w:val="0"/>
          <w:numId w:val="30"/>
        </w:numPr>
        <w:spacing w:before="240" w:after="240"/>
        <w:rPr>
          <w:rFonts w:ascii="Aptos" w:eastAsia="Aptos" w:hAnsi="Aptos" w:cs="Aptos"/>
        </w:rPr>
      </w:pPr>
      <w:r w:rsidRPr="137B8633">
        <w:rPr>
          <w:rFonts w:ascii="Aptos" w:eastAsia="Aptos" w:hAnsi="Aptos" w:cs="Aptos"/>
        </w:rPr>
        <w:t xml:space="preserve">O retorno booleano da função </w:t>
      </w:r>
      <w:proofErr w:type="spellStart"/>
      <w:proofErr w:type="gramStart"/>
      <w:r w:rsidRPr="137B8633">
        <w:rPr>
          <w:rFonts w:ascii="Consolas" w:eastAsia="Consolas" w:hAnsi="Consolas" w:cs="Consolas"/>
        </w:rPr>
        <w:t>validarCredenciais</w:t>
      </w:r>
      <w:proofErr w:type="spellEnd"/>
      <w:r w:rsidRPr="137B8633">
        <w:rPr>
          <w:rFonts w:ascii="Consolas" w:eastAsia="Consolas" w:hAnsi="Consolas" w:cs="Consolas"/>
        </w:rPr>
        <w:t>(</w:t>
      </w:r>
      <w:proofErr w:type="gramEnd"/>
      <w:r w:rsidRPr="137B8633">
        <w:rPr>
          <w:rFonts w:ascii="Consolas" w:eastAsia="Consolas" w:hAnsi="Consolas" w:cs="Consolas"/>
        </w:rPr>
        <w:t>)</w:t>
      </w:r>
      <w:r w:rsidRPr="137B8633">
        <w:rPr>
          <w:rFonts w:ascii="Aptos" w:eastAsia="Aptos" w:hAnsi="Aptos" w:cs="Aptos"/>
        </w:rPr>
        <w:t xml:space="preserve"> define qual caminho será seguido.</w:t>
      </w:r>
    </w:p>
    <w:p w14:paraId="1D57A800" w14:textId="1D98AD2A" w:rsidR="00BB6DCF" w:rsidRDefault="00BB6DCF" w:rsidP="137B8633">
      <w:pPr>
        <w:pStyle w:val="PargrafodaLista"/>
        <w:numPr>
          <w:ilvl w:val="0"/>
          <w:numId w:val="30"/>
        </w:numPr>
        <w:spacing w:before="240" w:after="240"/>
      </w:pPr>
      <w:r w:rsidRPr="137B8633">
        <w:rPr>
          <w:rFonts w:ascii="Aptos" w:eastAsia="Aptos" w:hAnsi="Aptos" w:cs="Aptos"/>
        </w:rPr>
        <w:lastRenderedPageBreak/>
        <w:t>O sistema garante que, independentemente do resultado, o usuário receba um encaminhamento apropriado (login ou cadastro).</w:t>
      </w:r>
    </w:p>
    <w:p w14:paraId="1B4DCC8D" w14:textId="1D334F71" w:rsidR="137B8633" w:rsidRDefault="1D35C356" w:rsidP="3BB2554F">
      <w:pPr>
        <w:spacing w:before="240" w:after="240"/>
        <w:jc w:val="center"/>
        <w:rPr>
          <w:rFonts w:ascii="Aptos" w:eastAsia="Aptos" w:hAnsi="Aptos" w:cs="Aptos"/>
          <w:b/>
          <w:bCs/>
        </w:rPr>
      </w:pPr>
      <w:r w:rsidRPr="3BB2554F">
        <w:rPr>
          <w:rFonts w:ascii="Arial" w:eastAsia="Arial" w:hAnsi="Arial" w:cs="Arial"/>
        </w:rPr>
        <w:t xml:space="preserve">Figura 14: </w:t>
      </w:r>
      <w:r w:rsidR="3899A6B1" w:rsidRPr="3BB2554F">
        <w:rPr>
          <w:rFonts w:ascii="Arial" w:eastAsia="Arial" w:hAnsi="Arial" w:cs="Arial"/>
        </w:rPr>
        <w:t>Diagrama De Fazer Agendamento</w:t>
      </w:r>
      <w:r w:rsidR="3899A6B1">
        <w:t xml:space="preserve"> </w:t>
      </w:r>
    </w:p>
    <w:p w14:paraId="3BCE931D" w14:textId="2B443504" w:rsidR="137B8633" w:rsidRDefault="21E24E0F">
      <w:pPr>
        <w:spacing w:before="240" w:after="240"/>
        <w:jc w:val="center"/>
        <w:pPrChange w:id="71" w:author="ELLEN CRISTINA DE SOUSA CASTRO" w:date="2025-06-13T23:01:00Z">
          <w:pPr/>
        </w:pPrChange>
      </w:pPr>
      <w:r>
        <w:rPr>
          <w:noProof/>
        </w:rPr>
        <w:drawing>
          <wp:inline distT="0" distB="0" distL="0" distR="0" wp14:anchorId="64824888" wp14:editId="6ABA01A7">
            <wp:extent cx="4667902" cy="5106115"/>
            <wp:effectExtent l="0" t="0" r="0" b="0"/>
            <wp:docPr id="601927169" name="Imagem 60192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667902" cy="5106115"/>
                    </a:xfrm>
                    <a:prstGeom prst="rect">
                      <a:avLst/>
                    </a:prstGeom>
                  </pic:spPr>
                </pic:pic>
              </a:graphicData>
            </a:graphic>
          </wp:inline>
        </w:drawing>
      </w:r>
    </w:p>
    <w:p w14:paraId="10B9D53E" w14:textId="3E301F60" w:rsidR="137B8633" w:rsidRDefault="3899A6B1" w:rsidP="3BB2554F">
      <w:pPr>
        <w:spacing w:before="240" w:after="240"/>
        <w:jc w:val="center"/>
        <w:rPr>
          <w:ins w:id="72" w:author="BRUNO KAUAN RODRIGUES SILVA" w:date="2025-06-13T23:04:00Z" w16du:dateUtc="2025-06-13T23:04:32Z"/>
          <w:rFonts w:ascii="Aptos" w:eastAsia="Aptos" w:hAnsi="Aptos" w:cs="Aptos"/>
          <w:b/>
          <w:bCs/>
        </w:rPr>
      </w:pPr>
      <w:r w:rsidRPr="3BB2554F">
        <w:rPr>
          <w:b/>
          <w:bCs/>
        </w:rPr>
        <w:t xml:space="preserve"> </w:t>
      </w:r>
      <w:r w:rsidRPr="3BB2554F">
        <w:rPr>
          <w:b/>
          <w:bCs/>
          <w:sz w:val="20"/>
          <w:szCs w:val="20"/>
        </w:rPr>
        <w:t>Fonte:</w:t>
      </w:r>
      <w:r w:rsidRPr="3BB2554F">
        <w:rPr>
          <w:sz w:val="20"/>
          <w:szCs w:val="20"/>
        </w:rPr>
        <w:t xml:space="preserve"> Elaborado pelos autores</w:t>
      </w:r>
      <w:r>
        <w:t>.</w:t>
      </w:r>
    </w:p>
    <w:p w14:paraId="6AA42888" w14:textId="49796F4E" w:rsidR="3BB2554F" w:rsidRDefault="3BB2554F" w:rsidP="3BB2554F">
      <w:pPr>
        <w:spacing w:before="240" w:after="240"/>
        <w:jc w:val="center"/>
      </w:pPr>
    </w:p>
    <w:p w14:paraId="2F3B98EA" w14:textId="01A333EC" w:rsidR="041CD98B" w:rsidRDefault="7336D515" w:rsidP="137B8633">
      <w:pPr>
        <w:spacing w:before="240" w:after="240"/>
        <w:jc w:val="both"/>
        <w:rPr>
          <w:b/>
          <w:bCs/>
        </w:rPr>
      </w:pPr>
      <w:r w:rsidRPr="3BB2554F">
        <w:rPr>
          <w:b/>
          <w:bCs/>
        </w:rPr>
        <w:t xml:space="preserve">DE02 - </w:t>
      </w:r>
      <w:r w:rsidR="3899A6B1" w:rsidRPr="3BB2554F">
        <w:rPr>
          <w:b/>
          <w:bCs/>
        </w:rPr>
        <w:t xml:space="preserve">Fazer agendamento de vistoria </w:t>
      </w:r>
    </w:p>
    <w:p w14:paraId="5FC0F740" w14:textId="06AE1934" w:rsidR="041CD98B" w:rsidRDefault="3899A6B1" w:rsidP="3BB2554F">
      <w:pPr>
        <w:spacing w:before="240" w:after="240"/>
        <w:ind w:firstLine="708"/>
        <w:jc w:val="both"/>
      </w:pPr>
      <w:r w:rsidRPr="3BB2554F">
        <w:rPr>
          <w:rFonts w:ascii="Aptos" w:eastAsia="Aptos" w:hAnsi="Aptos" w:cs="Aptos"/>
        </w:rPr>
        <w:t xml:space="preserve">Este diagrama de sequência representa o fluxo de interação entre o </w:t>
      </w:r>
      <w:r w:rsidRPr="3BB2554F">
        <w:rPr>
          <w:rFonts w:ascii="Aptos" w:eastAsia="Aptos" w:hAnsi="Aptos" w:cs="Aptos"/>
          <w:b/>
          <w:bCs/>
        </w:rPr>
        <w:t>cliente</w:t>
      </w:r>
      <w:r w:rsidRPr="3BB2554F">
        <w:rPr>
          <w:rFonts w:ascii="Aptos" w:eastAsia="Aptos" w:hAnsi="Aptos" w:cs="Aptos"/>
        </w:rPr>
        <w:t xml:space="preserve">, o </w:t>
      </w:r>
      <w:r w:rsidRPr="3BB2554F">
        <w:rPr>
          <w:rFonts w:ascii="Aptos" w:eastAsia="Aptos" w:hAnsi="Aptos" w:cs="Aptos"/>
          <w:b/>
          <w:bCs/>
        </w:rPr>
        <w:t>sistema</w:t>
      </w:r>
      <w:r w:rsidRPr="3BB2554F">
        <w:rPr>
          <w:rFonts w:ascii="Aptos" w:eastAsia="Aptos" w:hAnsi="Aptos" w:cs="Aptos"/>
        </w:rPr>
        <w:t xml:space="preserve"> e o </w:t>
      </w:r>
      <w:r w:rsidRPr="3BB2554F">
        <w:rPr>
          <w:rFonts w:ascii="Aptos" w:eastAsia="Aptos" w:hAnsi="Aptos" w:cs="Aptos"/>
          <w:b/>
          <w:bCs/>
        </w:rPr>
        <w:t>banco de dados</w:t>
      </w:r>
      <w:r w:rsidRPr="3BB2554F">
        <w:rPr>
          <w:rFonts w:ascii="Aptos" w:eastAsia="Aptos" w:hAnsi="Aptos" w:cs="Aptos"/>
        </w:rPr>
        <w:t xml:space="preserve"> durante o processo de </w:t>
      </w:r>
      <w:r w:rsidRPr="3BB2554F">
        <w:rPr>
          <w:rFonts w:ascii="Aptos" w:eastAsia="Aptos" w:hAnsi="Aptos" w:cs="Aptos"/>
          <w:b/>
          <w:bCs/>
        </w:rPr>
        <w:t>agendamento e realização de uma vistoria</w:t>
      </w:r>
      <w:r w:rsidRPr="3BB2554F">
        <w:rPr>
          <w:rFonts w:ascii="Aptos" w:eastAsia="Aptos" w:hAnsi="Aptos" w:cs="Aptos"/>
        </w:rPr>
        <w:t xml:space="preserve">, incluindo a opção de </w:t>
      </w:r>
      <w:r w:rsidRPr="3BB2554F">
        <w:rPr>
          <w:rFonts w:ascii="Aptos" w:eastAsia="Aptos" w:hAnsi="Aptos" w:cs="Aptos"/>
          <w:b/>
          <w:bCs/>
        </w:rPr>
        <w:t>reagendamento</w:t>
      </w:r>
      <w:r w:rsidRPr="3BB2554F">
        <w:rPr>
          <w:rFonts w:ascii="Aptos" w:eastAsia="Aptos" w:hAnsi="Aptos" w:cs="Aptos"/>
        </w:rPr>
        <w:t>.</w:t>
      </w:r>
    </w:p>
    <w:p w14:paraId="49821AC7" w14:textId="6365E20E" w:rsidR="041CD98B" w:rsidRDefault="041CD98B" w:rsidP="137B8633">
      <w:pPr>
        <w:spacing w:before="240" w:after="240"/>
        <w:jc w:val="both"/>
      </w:pPr>
      <w:r w:rsidRPr="137B8633">
        <w:rPr>
          <w:rFonts w:ascii="Aptos" w:eastAsia="Aptos" w:hAnsi="Aptos" w:cs="Aptos"/>
          <w:b/>
          <w:bCs/>
        </w:rPr>
        <w:t>Atores e Objetos Envolvidos:</w:t>
      </w:r>
    </w:p>
    <w:p w14:paraId="1C0DFF93" w14:textId="325BC39D" w:rsidR="041CD98B" w:rsidRDefault="041CD98B" w:rsidP="137B8633">
      <w:pPr>
        <w:pStyle w:val="PargrafodaLista"/>
        <w:numPr>
          <w:ilvl w:val="0"/>
          <w:numId w:val="22"/>
        </w:numPr>
        <w:spacing w:before="240" w:after="240"/>
        <w:jc w:val="both"/>
        <w:rPr>
          <w:rFonts w:ascii="Aptos" w:eastAsia="Aptos" w:hAnsi="Aptos" w:cs="Aptos"/>
        </w:rPr>
      </w:pPr>
      <w:r w:rsidRPr="137B8633">
        <w:rPr>
          <w:rFonts w:ascii="Aptos" w:eastAsia="Aptos" w:hAnsi="Aptos" w:cs="Aptos"/>
          <w:b/>
          <w:bCs/>
        </w:rPr>
        <w:lastRenderedPageBreak/>
        <w:t>Cliente</w:t>
      </w:r>
      <w:r w:rsidRPr="137B8633">
        <w:rPr>
          <w:rFonts w:ascii="Aptos" w:eastAsia="Aptos" w:hAnsi="Aptos" w:cs="Aptos"/>
        </w:rPr>
        <w:t>: Usuário do sistema que deseja agendar ou reagendar uma vistoria de imóvel.</w:t>
      </w:r>
    </w:p>
    <w:p w14:paraId="18F1536E" w14:textId="52F2E934" w:rsidR="041CD98B" w:rsidRDefault="041CD98B" w:rsidP="137B8633">
      <w:pPr>
        <w:pStyle w:val="PargrafodaLista"/>
        <w:numPr>
          <w:ilvl w:val="0"/>
          <w:numId w:val="22"/>
        </w:numPr>
        <w:spacing w:before="240" w:after="240"/>
        <w:jc w:val="both"/>
        <w:rPr>
          <w:rFonts w:ascii="Aptos" w:eastAsia="Aptos" w:hAnsi="Aptos" w:cs="Aptos"/>
        </w:rPr>
      </w:pPr>
      <w:r w:rsidRPr="137B8633">
        <w:rPr>
          <w:rFonts w:ascii="Aptos" w:eastAsia="Aptos" w:hAnsi="Aptos" w:cs="Aptos"/>
          <w:b/>
          <w:bCs/>
        </w:rPr>
        <w:t>Sistema</w:t>
      </w:r>
      <w:r w:rsidRPr="137B8633">
        <w:rPr>
          <w:rFonts w:ascii="Aptos" w:eastAsia="Aptos" w:hAnsi="Aptos" w:cs="Aptos"/>
        </w:rPr>
        <w:t>: Responsável por gerenciar as interações do cliente, exibir informações e realizar chamadas ao banco de dados.</w:t>
      </w:r>
    </w:p>
    <w:p w14:paraId="1FCC8D20" w14:textId="6FDC896F" w:rsidR="041CD98B" w:rsidRDefault="041CD98B" w:rsidP="137B8633">
      <w:pPr>
        <w:pStyle w:val="PargrafodaLista"/>
        <w:numPr>
          <w:ilvl w:val="0"/>
          <w:numId w:val="22"/>
        </w:numPr>
        <w:spacing w:before="240" w:after="240"/>
        <w:jc w:val="both"/>
        <w:rPr>
          <w:rFonts w:ascii="Aptos" w:eastAsia="Aptos" w:hAnsi="Aptos" w:cs="Aptos"/>
        </w:rPr>
      </w:pPr>
      <w:r w:rsidRPr="137B8633">
        <w:rPr>
          <w:rFonts w:ascii="Aptos" w:eastAsia="Aptos" w:hAnsi="Aptos" w:cs="Aptos"/>
          <w:b/>
          <w:bCs/>
        </w:rPr>
        <w:t>Banco de Dados</w:t>
      </w:r>
      <w:r w:rsidRPr="137B8633">
        <w:rPr>
          <w:rFonts w:ascii="Aptos" w:eastAsia="Aptos" w:hAnsi="Aptos" w:cs="Aptos"/>
        </w:rPr>
        <w:t>: Armazena e retorna informações sobre imóveis, vistorias e agendamentos.</w:t>
      </w:r>
    </w:p>
    <w:p w14:paraId="2C5084A4" w14:textId="40A73941" w:rsidR="041CD98B" w:rsidRDefault="041CD98B" w:rsidP="137B8633">
      <w:pPr>
        <w:spacing w:before="240" w:after="240"/>
        <w:jc w:val="both"/>
      </w:pPr>
      <w:r w:rsidRPr="137B8633">
        <w:rPr>
          <w:rFonts w:ascii="Aptos" w:eastAsia="Aptos" w:hAnsi="Aptos" w:cs="Aptos"/>
          <w:b/>
          <w:bCs/>
        </w:rPr>
        <w:t>Fluxo Principal (Agendamento de Vistoria):</w:t>
      </w:r>
    </w:p>
    <w:p w14:paraId="1EFD6067" w14:textId="4D0FD423" w:rsidR="041CD98B" w:rsidRDefault="041CD98B" w:rsidP="137B8633">
      <w:pPr>
        <w:pStyle w:val="PargrafodaLista"/>
        <w:numPr>
          <w:ilvl w:val="0"/>
          <w:numId w:val="21"/>
        </w:numPr>
        <w:spacing w:before="240" w:after="240"/>
        <w:jc w:val="both"/>
        <w:rPr>
          <w:rFonts w:ascii="Aptos" w:eastAsia="Aptos" w:hAnsi="Aptos" w:cs="Aptos"/>
        </w:rPr>
      </w:pPr>
      <w:proofErr w:type="spellStart"/>
      <w:proofErr w:type="gramStart"/>
      <w:r w:rsidRPr="137B8633">
        <w:rPr>
          <w:rFonts w:ascii="Aptos" w:eastAsia="Aptos" w:hAnsi="Aptos" w:cs="Aptos"/>
          <w:b/>
          <w:bCs/>
        </w:rPr>
        <w:t>acessarPaginaInicial</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 O cliente acessa a página principal do sistema.</w:t>
      </w:r>
    </w:p>
    <w:p w14:paraId="36878BEE" w14:textId="08FD06BC" w:rsidR="041CD98B" w:rsidRDefault="041CD98B" w:rsidP="137B8633">
      <w:pPr>
        <w:pStyle w:val="PargrafodaLista"/>
        <w:numPr>
          <w:ilvl w:val="1"/>
          <w:numId w:val="21"/>
        </w:numPr>
        <w:spacing w:before="240" w:after="240"/>
        <w:jc w:val="both"/>
        <w:rPr>
          <w:rFonts w:ascii="Aptos" w:eastAsia="Aptos" w:hAnsi="Aptos" w:cs="Aptos"/>
        </w:rPr>
      </w:pPr>
      <w:r w:rsidRPr="137B8633">
        <w:rPr>
          <w:rFonts w:ascii="Aptos" w:eastAsia="Aptos" w:hAnsi="Aptos" w:cs="Aptos"/>
        </w:rPr>
        <w:t xml:space="preserve">O sistema responde com </w:t>
      </w:r>
      <w:proofErr w:type="spellStart"/>
      <w:r w:rsidRPr="137B8633">
        <w:rPr>
          <w:rFonts w:ascii="Aptos" w:eastAsia="Aptos" w:hAnsi="Aptos" w:cs="Aptos"/>
          <w:b/>
          <w:bCs/>
        </w:rPr>
        <w:t>exibirTelaInicial</w:t>
      </w:r>
      <w:proofErr w:type="spellEnd"/>
      <w:r w:rsidRPr="137B8633">
        <w:rPr>
          <w:rFonts w:ascii="Aptos" w:eastAsia="Aptos" w:hAnsi="Aptos" w:cs="Aptos"/>
        </w:rPr>
        <w:t>.</w:t>
      </w:r>
    </w:p>
    <w:p w14:paraId="3017A7DF" w14:textId="38EE8CB6" w:rsidR="041CD98B" w:rsidRDefault="041CD98B" w:rsidP="137B8633">
      <w:pPr>
        <w:pStyle w:val="PargrafodaLista"/>
        <w:numPr>
          <w:ilvl w:val="0"/>
          <w:numId w:val="21"/>
        </w:numPr>
        <w:spacing w:before="240" w:after="240"/>
        <w:jc w:val="both"/>
        <w:rPr>
          <w:rFonts w:ascii="Aptos" w:eastAsia="Aptos" w:hAnsi="Aptos" w:cs="Aptos"/>
        </w:rPr>
      </w:pPr>
      <w:proofErr w:type="spellStart"/>
      <w:proofErr w:type="gramStart"/>
      <w:r w:rsidRPr="137B8633">
        <w:rPr>
          <w:rFonts w:ascii="Aptos" w:eastAsia="Aptos" w:hAnsi="Aptos" w:cs="Aptos"/>
          <w:b/>
          <w:bCs/>
        </w:rPr>
        <w:t>acessarListaDeImoveis</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 O cliente acessa a listagem dos imóveis disponíveis.</w:t>
      </w:r>
    </w:p>
    <w:p w14:paraId="14204635" w14:textId="1CB51F75" w:rsidR="041CD98B" w:rsidRDefault="041CD98B" w:rsidP="137B8633">
      <w:pPr>
        <w:pStyle w:val="PargrafodaLista"/>
        <w:numPr>
          <w:ilvl w:val="1"/>
          <w:numId w:val="21"/>
        </w:numPr>
        <w:spacing w:before="240" w:after="240"/>
        <w:jc w:val="both"/>
        <w:rPr>
          <w:rFonts w:ascii="Aptos" w:eastAsia="Aptos" w:hAnsi="Aptos" w:cs="Aptos"/>
        </w:rPr>
      </w:pPr>
      <w:r w:rsidRPr="137B8633">
        <w:rPr>
          <w:rFonts w:ascii="Aptos" w:eastAsia="Aptos" w:hAnsi="Aptos" w:cs="Aptos"/>
        </w:rPr>
        <w:t xml:space="preserve">O sistema consulta o banco com </w:t>
      </w:r>
      <w:proofErr w:type="spellStart"/>
      <w:proofErr w:type="gramStart"/>
      <w:r w:rsidRPr="137B8633">
        <w:rPr>
          <w:rFonts w:ascii="Aptos" w:eastAsia="Aptos" w:hAnsi="Aptos" w:cs="Aptos"/>
          <w:b/>
          <w:bCs/>
        </w:rPr>
        <w:t>buscaImoveis</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w:t>
      </w:r>
    </w:p>
    <w:p w14:paraId="046B1C0A" w14:textId="6B597550" w:rsidR="041CD98B" w:rsidRDefault="041CD98B" w:rsidP="137B8633">
      <w:pPr>
        <w:pStyle w:val="PargrafodaLista"/>
        <w:numPr>
          <w:ilvl w:val="1"/>
          <w:numId w:val="21"/>
        </w:numPr>
        <w:spacing w:before="240" w:after="240"/>
        <w:jc w:val="both"/>
        <w:rPr>
          <w:rFonts w:ascii="Aptos" w:eastAsia="Aptos" w:hAnsi="Aptos" w:cs="Aptos"/>
        </w:rPr>
      </w:pPr>
      <w:r w:rsidRPr="137B8633">
        <w:rPr>
          <w:rFonts w:ascii="Aptos" w:eastAsia="Aptos" w:hAnsi="Aptos" w:cs="Aptos"/>
        </w:rPr>
        <w:t xml:space="preserve">O banco retorna a </w:t>
      </w:r>
      <w:proofErr w:type="spellStart"/>
      <w:r w:rsidRPr="137B8633">
        <w:rPr>
          <w:rFonts w:ascii="Aptos" w:eastAsia="Aptos" w:hAnsi="Aptos" w:cs="Aptos"/>
          <w:b/>
          <w:bCs/>
        </w:rPr>
        <w:t>listaDeImoveis</w:t>
      </w:r>
      <w:proofErr w:type="spellEnd"/>
      <w:r w:rsidRPr="137B8633">
        <w:rPr>
          <w:rFonts w:ascii="Aptos" w:eastAsia="Aptos" w:hAnsi="Aptos" w:cs="Aptos"/>
        </w:rPr>
        <w:t>.</w:t>
      </w:r>
    </w:p>
    <w:p w14:paraId="0761E6CC" w14:textId="6D4E968A" w:rsidR="041CD98B" w:rsidRDefault="041CD98B" w:rsidP="137B8633">
      <w:pPr>
        <w:pStyle w:val="PargrafodaLista"/>
        <w:numPr>
          <w:ilvl w:val="1"/>
          <w:numId w:val="21"/>
        </w:numPr>
        <w:spacing w:before="240" w:after="240"/>
        <w:jc w:val="both"/>
        <w:rPr>
          <w:rFonts w:ascii="Aptos" w:eastAsia="Aptos" w:hAnsi="Aptos" w:cs="Aptos"/>
        </w:rPr>
      </w:pPr>
      <w:r w:rsidRPr="137B8633">
        <w:rPr>
          <w:rFonts w:ascii="Aptos" w:eastAsia="Aptos" w:hAnsi="Aptos" w:cs="Aptos"/>
        </w:rPr>
        <w:t xml:space="preserve">O sistema apresenta a lista com </w:t>
      </w:r>
      <w:proofErr w:type="spellStart"/>
      <w:r w:rsidRPr="137B8633">
        <w:rPr>
          <w:rFonts w:ascii="Aptos" w:eastAsia="Aptos" w:hAnsi="Aptos" w:cs="Aptos"/>
          <w:b/>
          <w:bCs/>
        </w:rPr>
        <w:t>exibirLista</w:t>
      </w:r>
      <w:proofErr w:type="spellEnd"/>
      <w:r w:rsidRPr="137B8633">
        <w:rPr>
          <w:rFonts w:ascii="Aptos" w:eastAsia="Aptos" w:hAnsi="Aptos" w:cs="Aptos"/>
        </w:rPr>
        <w:t>.</w:t>
      </w:r>
    </w:p>
    <w:p w14:paraId="51A1DC19" w14:textId="199672D3" w:rsidR="041CD98B" w:rsidRDefault="041CD98B" w:rsidP="137B8633">
      <w:pPr>
        <w:pStyle w:val="PargrafodaLista"/>
        <w:numPr>
          <w:ilvl w:val="0"/>
          <w:numId w:val="21"/>
        </w:numPr>
        <w:spacing w:before="240" w:after="240"/>
        <w:jc w:val="both"/>
        <w:rPr>
          <w:rFonts w:ascii="Aptos" w:eastAsia="Aptos" w:hAnsi="Aptos" w:cs="Aptos"/>
        </w:rPr>
      </w:pPr>
      <w:proofErr w:type="spellStart"/>
      <w:r w:rsidRPr="137B8633">
        <w:rPr>
          <w:rFonts w:ascii="Aptos" w:eastAsia="Aptos" w:hAnsi="Aptos" w:cs="Aptos"/>
          <w:b/>
          <w:bCs/>
        </w:rPr>
        <w:t>selecionarImovel</w:t>
      </w:r>
      <w:proofErr w:type="spellEnd"/>
      <w:r w:rsidRPr="137B8633">
        <w:rPr>
          <w:rFonts w:ascii="Aptos" w:eastAsia="Aptos" w:hAnsi="Aptos" w:cs="Aptos"/>
          <w:b/>
          <w:bCs/>
        </w:rPr>
        <w:t>(</w:t>
      </w:r>
      <w:proofErr w:type="spellStart"/>
      <w:r w:rsidRPr="137B8633">
        <w:rPr>
          <w:rFonts w:ascii="Aptos" w:eastAsia="Aptos" w:hAnsi="Aptos" w:cs="Aptos"/>
          <w:b/>
          <w:bCs/>
        </w:rPr>
        <w:t>id_imovel</w:t>
      </w:r>
      <w:proofErr w:type="spellEnd"/>
      <w:r w:rsidRPr="137B8633">
        <w:rPr>
          <w:rFonts w:ascii="Aptos" w:eastAsia="Aptos" w:hAnsi="Aptos" w:cs="Aptos"/>
          <w:b/>
          <w:bCs/>
        </w:rPr>
        <w:t>)</w:t>
      </w:r>
      <w:r w:rsidRPr="137B8633">
        <w:rPr>
          <w:rFonts w:ascii="Aptos" w:eastAsia="Aptos" w:hAnsi="Aptos" w:cs="Aptos"/>
        </w:rPr>
        <w:t>: O cliente seleciona um imóvel da lista.</w:t>
      </w:r>
    </w:p>
    <w:p w14:paraId="64D784E3" w14:textId="5B84C8E9" w:rsidR="041CD98B" w:rsidRDefault="041CD98B" w:rsidP="137B8633">
      <w:pPr>
        <w:pStyle w:val="PargrafodaLista"/>
        <w:numPr>
          <w:ilvl w:val="1"/>
          <w:numId w:val="21"/>
        </w:numPr>
        <w:spacing w:before="240" w:after="240"/>
        <w:jc w:val="both"/>
        <w:rPr>
          <w:rFonts w:ascii="Aptos" w:eastAsia="Aptos" w:hAnsi="Aptos" w:cs="Aptos"/>
        </w:rPr>
      </w:pPr>
      <w:r w:rsidRPr="137B8633">
        <w:rPr>
          <w:rFonts w:ascii="Aptos" w:eastAsia="Aptos" w:hAnsi="Aptos" w:cs="Aptos"/>
        </w:rPr>
        <w:t xml:space="preserve">O sistema busca os dados do imóvel com </w:t>
      </w:r>
      <w:proofErr w:type="spellStart"/>
      <w:r w:rsidRPr="137B8633">
        <w:rPr>
          <w:rFonts w:ascii="Aptos" w:eastAsia="Aptos" w:hAnsi="Aptos" w:cs="Aptos"/>
          <w:b/>
          <w:bCs/>
        </w:rPr>
        <w:t>buscaImovel</w:t>
      </w:r>
      <w:proofErr w:type="spellEnd"/>
      <w:r w:rsidRPr="137B8633">
        <w:rPr>
          <w:rFonts w:ascii="Aptos" w:eastAsia="Aptos" w:hAnsi="Aptos" w:cs="Aptos"/>
          <w:b/>
          <w:bCs/>
        </w:rPr>
        <w:t>(</w:t>
      </w:r>
      <w:proofErr w:type="spellStart"/>
      <w:r w:rsidRPr="137B8633">
        <w:rPr>
          <w:rFonts w:ascii="Aptos" w:eastAsia="Aptos" w:hAnsi="Aptos" w:cs="Aptos"/>
          <w:b/>
          <w:bCs/>
        </w:rPr>
        <w:t>id_imovel</w:t>
      </w:r>
      <w:proofErr w:type="spellEnd"/>
      <w:r w:rsidRPr="137B8633">
        <w:rPr>
          <w:rFonts w:ascii="Aptos" w:eastAsia="Aptos" w:hAnsi="Aptos" w:cs="Aptos"/>
          <w:b/>
          <w:bCs/>
        </w:rPr>
        <w:t>)</w:t>
      </w:r>
      <w:r w:rsidRPr="137B8633">
        <w:rPr>
          <w:rFonts w:ascii="Aptos" w:eastAsia="Aptos" w:hAnsi="Aptos" w:cs="Aptos"/>
        </w:rPr>
        <w:t>.</w:t>
      </w:r>
    </w:p>
    <w:p w14:paraId="46FC126F" w14:textId="6EAC2A2A" w:rsidR="041CD98B" w:rsidRDefault="041CD98B" w:rsidP="137B8633">
      <w:pPr>
        <w:pStyle w:val="PargrafodaLista"/>
        <w:numPr>
          <w:ilvl w:val="1"/>
          <w:numId w:val="21"/>
        </w:numPr>
        <w:spacing w:before="240" w:after="240"/>
        <w:jc w:val="both"/>
        <w:rPr>
          <w:rFonts w:ascii="Aptos" w:eastAsia="Aptos" w:hAnsi="Aptos" w:cs="Aptos"/>
        </w:rPr>
      </w:pPr>
      <w:r w:rsidRPr="137B8633">
        <w:rPr>
          <w:rFonts w:ascii="Aptos" w:eastAsia="Aptos" w:hAnsi="Aptos" w:cs="Aptos"/>
        </w:rPr>
        <w:t xml:space="preserve">O banco retorna os </w:t>
      </w:r>
      <w:proofErr w:type="spellStart"/>
      <w:r w:rsidRPr="137B8633">
        <w:rPr>
          <w:rFonts w:ascii="Aptos" w:eastAsia="Aptos" w:hAnsi="Aptos" w:cs="Aptos"/>
          <w:b/>
          <w:bCs/>
        </w:rPr>
        <w:t>detalhesDoImovel</w:t>
      </w:r>
      <w:proofErr w:type="spellEnd"/>
      <w:r w:rsidRPr="137B8633">
        <w:rPr>
          <w:rFonts w:ascii="Aptos" w:eastAsia="Aptos" w:hAnsi="Aptos" w:cs="Aptos"/>
        </w:rPr>
        <w:t>.</w:t>
      </w:r>
    </w:p>
    <w:p w14:paraId="71CC8150" w14:textId="61529864" w:rsidR="041CD98B" w:rsidRDefault="041CD98B" w:rsidP="137B8633">
      <w:pPr>
        <w:pStyle w:val="PargrafodaLista"/>
        <w:numPr>
          <w:ilvl w:val="1"/>
          <w:numId w:val="21"/>
        </w:numPr>
        <w:spacing w:before="240" w:after="240"/>
        <w:jc w:val="both"/>
        <w:rPr>
          <w:rFonts w:ascii="Aptos" w:eastAsia="Aptos" w:hAnsi="Aptos" w:cs="Aptos"/>
        </w:rPr>
      </w:pPr>
      <w:r w:rsidRPr="137B8633">
        <w:rPr>
          <w:rFonts w:ascii="Aptos" w:eastAsia="Aptos" w:hAnsi="Aptos" w:cs="Aptos"/>
        </w:rPr>
        <w:t xml:space="preserve">O sistema exibe a aba de vistoria com </w:t>
      </w:r>
      <w:proofErr w:type="spellStart"/>
      <w:r w:rsidRPr="137B8633">
        <w:rPr>
          <w:rFonts w:ascii="Aptos" w:eastAsia="Aptos" w:hAnsi="Aptos" w:cs="Aptos"/>
          <w:b/>
          <w:bCs/>
        </w:rPr>
        <w:t>exibirAbaDeVistoria</w:t>
      </w:r>
      <w:proofErr w:type="spellEnd"/>
      <w:r w:rsidRPr="137B8633">
        <w:rPr>
          <w:rFonts w:ascii="Aptos" w:eastAsia="Aptos" w:hAnsi="Aptos" w:cs="Aptos"/>
        </w:rPr>
        <w:t>.</w:t>
      </w:r>
    </w:p>
    <w:p w14:paraId="43092A89" w14:textId="49A77E97" w:rsidR="041CD98B" w:rsidRDefault="041CD98B" w:rsidP="137B8633">
      <w:pPr>
        <w:spacing w:before="240" w:after="240"/>
        <w:jc w:val="both"/>
      </w:pPr>
      <w:r w:rsidRPr="137B8633">
        <w:rPr>
          <w:rFonts w:ascii="Aptos" w:eastAsia="Aptos" w:hAnsi="Aptos" w:cs="Aptos"/>
          <w:b/>
          <w:bCs/>
        </w:rPr>
        <w:t>Fluxo Alternativo [iniciar vistoria]:</w:t>
      </w:r>
    </w:p>
    <w:p w14:paraId="35D1208E" w14:textId="3EA46CC9" w:rsidR="041CD98B" w:rsidRDefault="041CD98B" w:rsidP="137B8633">
      <w:pPr>
        <w:pStyle w:val="PargrafodaLista"/>
        <w:numPr>
          <w:ilvl w:val="0"/>
          <w:numId w:val="20"/>
        </w:numPr>
        <w:spacing w:before="240" w:after="240"/>
        <w:jc w:val="both"/>
        <w:rPr>
          <w:rFonts w:ascii="Aptos" w:eastAsia="Aptos" w:hAnsi="Aptos" w:cs="Aptos"/>
        </w:rPr>
      </w:pPr>
      <w:proofErr w:type="spellStart"/>
      <w:proofErr w:type="gramStart"/>
      <w:r w:rsidRPr="137B8633">
        <w:rPr>
          <w:rFonts w:ascii="Aptos" w:eastAsia="Aptos" w:hAnsi="Aptos" w:cs="Aptos"/>
          <w:b/>
          <w:bCs/>
        </w:rPr>
        <w:t>iniciarVistoria</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 O cliente decide iniciar a vistoria.</w:t>
      </w:r>
    </w:p>
    <w:p w14:paraId="58993CC8" w14:textId="1D06080F" w:rsidR="041CD98B" w:rsidRDefault="041CD98B" w:rsidP="137B8633">
      <w:pPr>
        <w:pStyle w:val="PargrafodaLista"/>
        <w:numPr>
          <w:ilvl w:val="1"/>
          <w:numId w:val="20"/>
        </w:numPr>
        <w:spacing w:before="240" w:after="240"/>
        <w:jc w:val="both"/>
        <w:rPr>
          <w:rFonts w:ascii="Aptos" w:eastAsia="Aptos" w:hAnsi="Aptos" w:cs="Aptos"/>
        </w:rPr>
      </w:pPr>
      <w:r w:rsidRPr="137B8633">
        <w:rPr>
          <w:rFonts w:ascii="Aptos" w:eastAsia="Aptos" w:hAnsi="Aptos" w:cs="Aptos"/>
        </w:rPr>
        <w:t xml:space="preserve">O sistema verifica imóveis em andamento com </w:t>
      </w:r>
      <w:proofErr w:type="spellStart"/>
      <w:proofErr w:type="gramStart"/>
      <w:r w:rsidRPr="137B8633">
        <w:rPr>
          <w:rFonts w:ascii="Aptos" w:eastAsia="Aptos" w:hAnsi="Aptos" w:cs="Aptos"/>
          <w:b/>
          <w:bCs/>
        </w:rPr>
        <w:t>buscaImovelEmAndamento</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w:t>
      </w:r>
    </w:p>
    <w:p w14:paraId="1EEE2F4F" w14:textId="7D7037BC" w:rsidR="041CD98B" w:rsidRDefault="041CD98B" w:rsidP="137B8633">
      <w:pPr>
        <w:pStyle w:val="PargrafodaLista"/>
        <w:numPr>
          <w:ilvl w:val="1"/>
          <w:numId w:val="20"/>
        </w:numPr>
        <w:spacing w:before="240" w:after="240"/>
        <w:jc w:val="both"/>
        <w:rPr>
          <w:rFonts w:ascii="Aptos" w:eastAsia="Aptos" w:hAnsi="Aptos" w:cs="Aptos"/>
        </w:rPr>
      </w:pPr>
      <w:r w:rsidRPr="137B8633">
        <w:rPr>
          <w:rFonts w:ascii="Aptos" w:eastAsia="Aptos" w:hAnsi="Aptos" w:cs="Aptos"/>
        </w:rPr>
        <w:t xml:space="preserve">O banco responde com </w:t>
      </w:r>
      <w:proofErr w:type="spellStart"/>
      <w:r w:rsidRPr="137B8633">
        <w:rPr>
          <w:rFonts w:ascii="Aptos" w:eastAsia="Aptos" w:hAnsi="Aptos" w:cs="Aptos"/>
          <w:b/>
          <w:bCs/>
        </w:rPr>
        <w:t>atualizaDadosImovel</w:t>
      </w:r>
      <w:proofErr w:type="spellEnd"/>
      <w:r w:rsidRPr="137B8633">
        <w:rPr>
          <w:rFonts w:ascii="Aptos" w:eastAsia="Aptos" w:hAnsi="Aptos" w:cs="Aptos"/>
        </w:rPr>
        <w:t>.</w:t>
      </w:r>
    </w:p>
    <w:p w14:paraId="46DC5507" w14:textId="7A6CC392" w:rsidR="041CD98B" w:rsidRDefault="041CD98B" w:rsidP="137B8633">
      <w:pPr>
        <w:pStyle w:val="PargrafodaLista"/>
        <w:numPr>
          <w:ilvl w:val="1"/>
          <w:numId w:val="20"/>
        </w:numPr>
        <w:spacing w:before="240" w:after="240"/>
        <w:jc w:val="both"/>
        <w:rPr>
          <w:rFonts w:ascii="Aptos" w:eastAsia="Aptos" w:hAnsi="Aptos" w:cs="Aptos"/>
        </w:rPr>
      </w:pPr>
      <w:r w:rsidRPr="137B8633">
        <w:rPr>
          <w:rFonts w:ascii="Aptos" w:eastAsia="Aptos" w:hAnsi="Aptos" w:cs="Aptos"/>
        </w:rPr>
        <w:t xml:space="preserve">O sistema também consulta o banco para verificar vistorias existentes com </w:t>
      </w:r>
      <w:proofErr w:type="spellStart"/>
      <w:proofErr w:type="gramStart"/>
      <w:r w:rsidRPr="137B8633">
        <w:rPr>
          <w:rFonts w:ascii="Aptos" w:eastAsia="Aptos" w:hAnsi="Aptos" w:cs="Aptos"/>
          <w:b/>
          <w:bCs/>
        </w:rPr>
        <w:t>buscaVistoria</w:t>
      </w:r>
      <w:proofErr w:type="spellEnd"/>
      <w:r w:rsidRPr="137B8633">
        <w:rPr>
          <w:rFonts w:ascii="Aptos" w:eastAsia="Aptos" w:hAnsi="Aptos" w:cs="Aptos"/>
          <w:b/>
          <w:bCs/>
        </w:rPr>
        <w:t>(</w:t>
      </w:r>
      <w:proofErr w:type="spellStart"/>
      <w:proofErr w:type="gramEnd"/>
      <w:r w:rsidRPr="137B8633">
        <w:rPr>
          <w:rFonts w:ascii="Aptos" w:eastAsia="Aptos" w:hAnsi="Aptos" w:cs="Aptos"/>
          <w:b/>
          <w:bCs/>
        </w:rPr>
        <w:t>id_imovel</w:t>
      </w:r>
      <w:proofErr w:type="spellEnd"/>
      <w:r w:rsidRPr="137B8633">
        <w:rPr>
          <w:rFonts w:ascii="Aptos" w:eastAsia="Aptos" w:hAnsi="Aptos" w:cs="Aptos"/>
          <w:b/>
          <w:bCs/>
        </w:rPr>
        <w:t>, data, status)</w:t>
      </w:r>
      <w:r w:rsidRPr="137B8633">
        <w:rPr>
          <w:rFonts w:ascii="Aptos" w:eastAsia="Aptos" w:hAnsi="Aptos" w:cs="Aptos"/>
        </w:rPr>
        <w:t>.</w:t>
      </w:r>
    </w:p>
    <w:p w14:paraId="7BACF404" w14:textId="51ACDBD6" w:rsidR="041CD98B" w:rsidRDefault="041CD98B" w:rsidP="137B8633">
      <w:pPr>
        <w:pStyle w:val="PargrafodaLista"/>
        <w:numPr>
          <w:ilvl w:val="1"/>
          <w:numId w:val="20"/>
        </w:numPr>
        <w:spacing w:before="240" w:after="240"/>
        <w:jc w:val="both"/>
        <w:rPr>
          <w:rFonts w:ascii="Aptos" w:eastAsia="Aptos" w:hAnsi="Aptos" w:cs="Aptos"/>
        </w:rPr>
      </w:pPr>
      <w:r w:rsidRPr="137B8633">
        <w:rPr>
          <w:rFonts w:ascii="Aptos" w:eastAsia="Aptos" w:hAnsi="Aptos" w:cs="Aptos"/>
        </w:rPr>
        <w:t xml:space="preserve">O banco retorna o </w:t>
      </w:r>
      <w:proofErr w:type="spellStart"/>
      <w:r w:rsidRPr="137B8633">
        <w:rPr>
          <w:rFonts w:ascii="Aptos" w:eastAsia="Aptos" w:hAnsi="Aptos" w:cs="Aptos"/>
          <w:b/>
          <w:bCs/>
        </w:rPr>
        <w:t>id_vistoria</w:t>
      </w:r>
      <w:proofErr w:type="spellEnd"/>
      <w:r w:rsidRPr="137B8633">
        <w:rPr>
          <w:rFonts w:ascii="Aptos" w:eastAsia="Aptos" w:hAnsi="Aptos" w:cs="Aptos"/>
        </w:rPr>
        <w:t>.</w:t>
      </w:r>
    </w:p>
    <w:p w14:paraId="48759D0A" w14:textId="1780E0A7" w:rsidR="041CD98B" w:rsidRDefault="041CD98B" w:rsidP="137B8633">
      <w:pPr>
        <w:pStyle w:val="PargrafodaLista"/>
        <w:numPr>
          <w:ilvl w:val="1"/>
          <w:numId w:val="20"/>
        </w:numPr>
        <w:spacing w:before="240" w:after="240"/>
        <w:jc w:val="both"/>
        <w:rPr>
          <w:rFonts w:ascii="Aptos" w:eastAsia="Aptos" w:hAnsi="Aptos" w:cs="Aptos"/>
        </w:rPr>
      </w:pPr>
      <w:r w:rsidRPr="137B8633">
        <w:rPr>
          <w:rFonts w:ascii="Aptos" w:eastAsia="Aptos" w:hAnsi="Aptos" w:cs="Aptos"/>
        </w:rPr>
        <w:t xml:space="preserve">O sistema exibe o formulário com </w:t>
      </w:r>
      <w:proofErr w:type="spellStart"/>
      <w:r w:rsidRPr="137B8633">
        <w:rPr>
          <w:rFonts w:ascii="Aptos" w:eastAsia="Aptos" w:hAnsi="Aptos" w:cs="Aptos"/>
          <w:b/>
          <w:bCs/>
        </w:rPr>
        <w:t>abrirFormularioDeVistoria</w:t>
      </w:r>
      <w:proofErr w:type="spellEnd"/>
      <w:r w:rsidRPr="137B8633">
        <w:rPr>
          <w:rFonts w:ascii="Aptos" w:eastAsia="Aptos" w:hAnsi="Aptos" w:cs="Aptos"/>
        </w:rPr>
        <w:t>.</w:t>
      </w:r>
    </w:p>
    <w:p w14:paraId="6B2430E4" w14:textId="127B9533" w:rsidR="041CD98B" w:rsidRDefault="041CD98B" w:rsidP="137B8633">
      <w:pPr>
        <w:pStyle w:val="PargrafodaLista"/>
        <w:numPr>
          <w:ilvl w:val="0"/>
          <w:numId w:val="20"/>
        </w:numPr>
        <w:spacing w:before="240" w:after="240"/>
        <w:jc w:val="both"/>
        <w:rPr>
          <w:rFonts w:ascii="Aptos" w:eastAsia="Aptos" w:hAnsi="Aptos" w:cs="Aptos"/>
        </w:rPr>
      </w:pPr>
      <w:proofErr w:type="spellStart"/>
      <w:proofErr w:type="gramStart"/>
      <w:r w:rsidRPr="137B8633">
        <w:rPr>
          <w:rFonts w:ascii="Aptos" w:eastAsia="Aptos" w:hAnsi="Aptos" w:cs="Aptos"/>
          <w:b/>
          <w:bCs/>
        </w:rPr>
        <w:t>inserirDados</w:t>
      </w:r>
      <w:proofErr w:type="spellEnd"/>
      <w:r w:rsidRPr="137B8633">
        <w:rPr>
          <w:rFonts w:ascii="Aptos" w:eastAsia="Aptos" w:hAnsi="Aptos" w:cs="Aptos"/>
          <w:b/>
          <w:bCs/>
        </w:rPr>
        <w:t>(</w:t>
      </w:r>
      <w:proofErr w:type="gramEnd"/>
      <w:r w:rsidRPr="137B8633">
        <w:rPr>
          <w:rFonts w:ascii="Aptos" w:eastAsia="Aptos" w:hAnsi="Aptos" w:cs="Aptos"/>
          <w:b/>
          <w:bCs/>
        </w:rPr>
        <w:t>fotos, observações)</w:t>
      </w:r>
      <w:r w:rsidRPr="137B8633">
        <w:rPr>
          <w:rFonts w:ascii="Aptos" w:eastAsia="Aptos" w:hAnsi="Aptos" w:cs="Aptos"/>
        </w:rPr>
        <w:t>: O cliente preenche e envia o formulário.</w:t>
      </w:r>
    </w:p>
    <w:p w14:paraId="47B05C3E" w14:textId="772BBB2B" w:rsidR="041CD98B" w:rsidRDefault="041CD98B" w:rsidP="137B8633">
      <w:pPr>
        <w:pStyle w:val="PargrafodaLista"/>
        <w:numPr>
          <w:ilvl w:val="1"/>
          <w:numId w:val="20"/>
        </w:numPr>
        <w:spacing w:before="240" w:after="240"/>
        <w:jc w:val="both"/>
        <w:rPr>
          <w:rFonts w:ascii="Aptos" w:eastAsia="Aptos" w:hAnsi="Aptos" w:cs="Aptos"/>
        </w:rPr>
      </w:pPr>
      <w:r w:rsidRPr="137B8633">
        <w:rPr>
          <w:rFonts w:ascii="Aptos" w:eastAsia="Aptos" w:hAnsi="Aptos" w:cs="Aptos"/>
        </w:rPr>
        <w:t xml:space="preserve">O sistema atualiza os dados da vistoria com </w:t>
      </w:r>
      <w:proofErr w:type="spellStart"/>
      <w:proofErr w:type="gramStart"/>
      <w:r w:rsidRPr="137B8633">
        <w:rPr>
          <w:rFonts w:ascii="Aptos" w:eastAsia="Aptos" w:hAnsi="Aptos" w:cs="Aptos"/>
          <w:b/>
          <w:bCs/>
        </w:rPr>
        <w:t>atualizaVistoria</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w:t>
      </w:r>
    </w:p>
    <w:p w14:paraId="53A94980" w14:textId="1C0E1FE0" w:rsidR="041CD98B" w:rsidRDefault="041CD98B" w:rsidP="137B8633">
      <w:pPr>
        <w:pStyle w:val="PargrafodaLista"/>
        <w:numPr>
          <w:ilvl w:val="1"/>
          <w:numId w:val="20"/>
        </w:numPr>
        <w:spacing w:before="240" w:after="240"/>
        <w:jc w:val="both"/>
        <w:rPr>
          <w:rFonts w:ascii="Aptos" w:eastAsia="Aptos" w:hAnsi="Aptos" w:cs="Aptos"/>
        </w:rPr>
      </w:pPr>
      <w:r w:rsidRPr="137B8633">
        <w:rPr>
          <w:rFonts w:ascii="Aptos" w:eastAsia="Aptos" w:hAnsi="Aptos" w:cs="Aptos"/>
        </w:rPr>
        <w:t xml:space="preserve">O banco confirma com </w:t>
      </w:r>
      <w:proofErr w:type="spellStart"/>
      <w:r w:rsidRPr="137B8633">
        <w:rPr>
          <w:rFonts w:ascii="Aptos" w:eastAsia="Aptos" w:hAnsi="Aptos" w:cs="Aptos"/>
          <w:b/>
          <w:bCs/>
        </w:rPr>
        <w:t>atualizaDados</w:t>
      </w:r>
      <w:proofErr w:type="spellEnd"/>
      <w:r w:rsidRPr="137B8633">
        <w:rPr>
          <w:rFonts w:ascii="Aptos" w:eastAsia="Aptos" w:hAnsi="Aptos" w:cs="Aptos"/>
        </w:rPr>
        <w:t>.</w:t>
      </w:r>
    </w:p>
    <w:p w14:paraId="358E36FE" w14:textId="40939577" w:rsidR="041CD98B" w:rsidRDefault="041CD98B" w:rsidP="137B8633">
      <w:pPr>
        <w:pStyle w:val="PargrafodaLista"/>
        <w:numPr>
          <w:ilvl w:val="1"/>
          <w:numId w:val="20"/>
        </w:numPr>
        <w:spacing w:before="240" w:after="240"/>
        <w:jc w:val="both"/>
        <w:rPr>
          <w:rFonts w:ascii="Aptos" w:eastAsia="Aptos" w:hAnsi="Aptos" w:cs="Aptos"/>
        </w:rPr>
      </w:pPr>
      <w:r w:rsidRPr="137B8633">
        <w:rPr>
          <w:rFonts w:ascii="Aptos" w:eastAsia="Aptos" w:hAnsi="Aptos" w:cs="Aptos"/>
        </w:rPr>
        <w:t xml:space="preserve">O sistema executa uma busca para recuperação de dados do imóvel com o </w:t>
      </w:r>
      <w:proofErr w:type="spellStart"/>
      <w:r w:rsidRPr="137B8633">
        <w:rPr>
          <w:rFonts w:ascii="Aptos" w:eastAsia="Aptos" w:hAnsi="Aptos" w:cs="Aptos"/>
        </w:rPr>
        <w:t>email</w:t>
      </w:r>
      <w:proofErr w:type="spellEnd"/>
      <w:r w:rsidRPr="137B8633">
        <w:rPr>
          <w:rFonts w:ascii="Aptos" w:eastAsia="Aptos" w:hAnsi="Aptos" w:cs="Aptos"/>
        </w:rPr>
        <w:t xml:space="preserve"> do cliente via </w:t>
      </w:r>
      <w:proofErr w:type="spellStart"/>
      <w:proofErr w:type="gramStart"/>
      <w:r w:rsidRPr="137B8633">
        <w:rPr>
          <w:rFonts w:ascii="Aptos" w:eastAsia="Aptos" w:hAnsi="Aptos" w:cs="Aptos"/>
          <w:b/>
          <w:bCs/>
        </w:rPr>
        <w:t>buscaImovel</w:t>
      </w:r>
      <w:proofErr w:type="spellEnd"/>
      <w:r w:rsidRPr="137B8633">
        <w:rPr>
          <w:rFonts w:ascii="Aptos" w:eastAsia="Aptos" w:hAnsi="Aptos" w:cs="Aptos"/>
          <w:b/>
          <w:bCs/>
        </w:rPr>
        <w:t>(</w:t>
      </w:r>
      <w:proofErr w:type="spellStart"/>
      <w:proofErr w:type="gramEnd"/>
      <w:r w:rsidRPr="137B8633">
        <w:rPr>
          <w:rFonts w:ascii="Aptos" w:eastAsia="Aptos" w:hAnsi="Aptos" w:cs="Aptos"/>
          <w:b/>
          <w:bCs/>
        </w:rPr>
        <w:t>id_imovel</w:t>
      </w:r>
      <w:proofErr w:type="spellEnd"/>
      <w:r w:rsidRPr="137B8633">
        <w:rPr>
          <w:rFonts w:ascii="Aptos" w:eastAsia="Aptos" w:hAnsi="Aptos" w:cs="Aptos"/>
          <w:b/>
          <w:bCs/>
        </w:rPr>
        <w:t xml:space="preserve">, </w:t>
      </w:r>
      <w:proofErr w:type="spellStart"/>
      <w:r w:rsidRPr="137B8633">
        <w:rPr>
          <w:rFonts w:ascii="Aptos" w:eastAsia="Aptos" w:hAnsi="Aptos" w:cs="Aptos"/>
          <w:b/>
          <w:bCs/>
        </w:rPr>
        <w:t>email_cliente</w:t>
      </w:r>
      <w:proofErr w:type="spellEnd"/>
      <w:r w:rsidRPr="137B8633">
        <w:rPr>
          <w:rFonts w:ascii="Aptos" w:eastAsia="Aptos" w:hAnsi="Aptos" w:cs="Aptos"/>
          <w:b/>
          <w:bCs/>
        </w:rPr>
        <w:t>)</w:t>
      </w:r>
      <w:r w:rsidRPr="137B8633">
        <w:rPr>
          <w:rFonts w:ascii="Aptos" w:eastAsia="Aptos" w:hAnsi="Aptos" w:cs="Aptos"/>
        </w:rPr>
        <w:t>.</w:t>
      </w:r>
    </w:p>
    <w:p w14:paraId="713C1DF7" w14:textId="5CC2FA8C" w:rsidR="041CD98B" w:rsidRDefault="041CD98B" w:rsidP="137B8633">
      <w:pPr>
        <w:pStyle w:val="PargrafodaLista"/>
        <w:numPr>
          <w:ilvl w:val="1"/>
          <w:numId w:val="20"/>
        </w:numPr>
        <w:spacing w:before="240" w:after="240"/>
        <w:jc w:val="both"/>
        <w:rPr>
          <w:rFonts w:ascii="Aptos" w:eastAsia="Aptos" w:hAnsi="Aptos" w:cs="Aptos"/>
        </w:rPr>
      </w:pPr>
      <w:r w:rsidRPr="137B8633">
        <w:rPr>
          <w:rFonts w:ascii="Aptos" w:eastAsia="Aptos" w:hAnsi="Aptos" w:cs="Aptos"/>
        </w:rPr>
        <w:t>O banco retorna os dados do cliente.</w:t>
      </w:r>
    </w:p>
    <w:p w14:paraId="0C74D876" w14:textId="61084F0A" w:rsidR="041CD98B" w:rsidRDefault="041CD98B" w:rsidP="137B8633">
      <w:pPr>
        <w:pStyle w:val="PargrafodaLista"/>
        <w:numPr>
          <w:ilvl w:val="1"/>
          <w:numId w:val="20"/>
        </w:numPr>
        <w:spacing w:before="240" w:after="240"/>
        <w:jc w:val="both"/>
        <w:rPr>
          <w:rFonts w:ascii="Aptos" w:eastAsia="Aptos" w:hAnsi="Aptos" w:cs="Aptos"/>
        </w:rPr>
      </w:pPr>
      <w:r w:rsidRPr="137B8633">
        <w:rPr>
          <w:rFonts w:ascii="Aptos" w:eastAsia="Aptos" w:hAnsi="Aptos" w:cs="Aptos"/>
        </w:rPr>
        <w:t xml:space="preserve">O sistema gera um relatório da vistoria com </w:t>
      </w:r>
      <w:proofErr w:type="spellStart"/>
      <w:proofErr w:type="gramStart"/>
      <w:r w:rsidRPr="137B8633">
        <w:rPr>
          <w:rFonts w:ascii="Aptos" w:eastAsia="Aptos" w:hAnsi="Aptos" w:cs="Aptos"/>
          <w:b/>
          <w:bCs/>
        </w:rPr>
        <w:t>geraRelatorio</w:t>
      </w:r>
      <w:proofErr w:type="spellEnd"/>
      <w:r w:rsidRPr="137B8633">
        <w:rPr>
          <w:rFonts w:ascii="Aptos" w:eastAsia="Aptos" w:hAnsi="Aptos" w:cs="Aptos"/>
          <w:b/>
          <w:bCs/>
        </w:rPr>
        <w:t>(</w:t>
      </w:r>
      <w:proofErr w:type="spellStart"/>
      <w:proofErr w:type="gramEnd"/>
      <w:r w:rsidRPr="137B8633">
        <w:rPr>
          <w:rFonts w:ascii="Aptos" w:eastAsia="Aptos" w:hAnsi="Aptos" w:cs="Aptos"/>
          <w:b/>
          <w:bCs/>
        </w:rPr>
        <w:t>id_vistoria</w:t>
      </w:r>
      <w:proofErr w:type="spellEnd"/>
      <w:r w:rsidRPr="137B8633">
        <w:rPr>
          <w:rFonts w:ascii="Aptos" w:eastAsia="Aptos" w:hAnsi="Aptos" w:cs="Aptos"/>
          <w:b/>
          <w:bCs/>
        </w:rPr>
        <w:t xml:space="preserve">, </w:t>
      </w:r>
      <w:proofErr w:type="spellStart"/>
      <w:r w:rsidRPr="137B8633">
        <w:rPr>
          <w:rFonts w:ascii="Aptos" w:eastAsia="Aptos" w:hAnsi="Aptos" w:cs="Aptos"/>
          <w:b/>
          <w:bCs/>
        </w:rPr>
        <w:t>pdf_path</w:t>
      </w:r>
      <w:proofErr w:type="spellEnd"/>
      <w:r w:rsidRPr="137B8633">
        <w:rPr>
          <w:rFonts w:ascii="Aptos" w:eastAsia="Aptos" w:hAnsi="Aptos" w:cs="Aptos"/>
          <w:b/>
          <w:bCs/>
        </w:rPr>
        <w:t>)</w:t>
      </w:r>
      <w:r w:rsidRPr="137B8633">
        <w:rPr>
          <w:rFonts w:ascii="Aptos" w:eastAsia="Aptos" w:hAnsi="Aptos" w:cs="Aptos"/>
        </w:rPr>
        <w:t>.</w:t>
      </w:r>
    </w:p>
    <w:p w14:paraId="129D8742" w14:textId="0A3650A9" w:rsidR="041CD98B" w:rsidRDefault="041CD98B" w:rsidP="137B8633">
      <w:pPr>
        <w:pStyle w:val="PargrafodaLista"/>
        <w:numPr>
          <w:ilvl w:val="1"/>
          <w:numId w:val="20"/>
        </w:numPr>
        <w:spacing w:before="240" w:after="240"/>
        <w:jc w:val="both"/>
        <w:rPr>
          <w:rFonts w:ascii="Aptos" w:eastAsia="Aptos" w:hAnsi="Aptos" w:cs="Aptos"/>
        </w:rPr>
      </w:pPr>
      <w:r w:rsidRPr="137B8633">
        <w:rPr>
          <w:rFonts w:ascii="Aptos" w:eastAsia="Aptos" w:hAnsi="Aptos" w:cs="Aptos"/>
        </w:rPr>
        <w:t xml:space="preserve">Por fim, exibe uma confirmação para o cliente com </w:t>
      </w:r>
      <w:proofErr w:type="spellStart"/>
      <w:r w:rsidRPr="137B8633">
        <w:rPr>
          <w:rFonts w:ascii="Aptos" w:eastAsia="Aptos" w:hAnsi="Aptos" w:cs="Aptos"/>
          <w:b/>
          <w:bCs/>
        </w:rPr>
        <w:t>exibeConfirmação</w:t>
      </w:r>
      <w:proofErr w:type="spellEnd"/>
      <w:r w:rsidRPr="137B8633">
        <w:rPr>
          <w:rFonts w:ascii="Aptos" w:eastAsia="Aptos" w:hAnsi="Aptos" w:cs="Aptos"/>
        </w:rPr>
        <w:t>.</w:t>
      </w:r>
    </w:p>
    <w:p w14:paraId="5DF1F812" w14:textId="3C0C2C08" w:rsidR="041CD98B" w:rsidRDefault="041CD98B" w:rsidP="137B8633">
      <w:pPr>
        <w:spacing w:before="240" w:after="240"/>
        <w:jc w:val="both"/>
      </w:pPr>
      <w:r w:rsidRPr="137B8633">
        <w:rPr>
          <w:rFonts w:ascii="Aptos" w:eastAsia="Aptos" w:hAnsi="Aptos" w:cs="Aptos"/>
          <w:b/>
          <w:bCs/>
        </w:rPr>
        <w:t>Fluxo Alternativo [reagendar]:</w:t>
      </w:r>
    </w:p>
    <w:p w14:paraId="5FE7BDB2" w14:textId="78CDB058" w:rsidR="041CD98B" w:rsidRDefault="041CD98B" w:rsidP="137B8633">
      <w:pPr>
        <w:pStyle w:val="PargrafodaLista"/>
        <w:numPr>
          <w:ilvl w:val="0"/>
          <w:numId w:val="19"/>
        </w:numPr>
        <w:spacing w:before="240" w:after="240"/>
        <w:jc w:val="both"/>
        <w:rPr>
          <w:rFonts w:ascii="Aptos" w:eastAsia="Aptos" w:hAnsi="Aptos" w:cs="Aptos"/>
        </w:rPr>
      </w:pPr>
      <w:r w:rsidRPr="137B8633">
        <w:rPr>
          <w:rFonts w:ascii="Aptos" w:eastAsia="Aptos" w:hAnsi="Aptos" w:cs="Aptos"/>
          <w:b/>
          <w:bCs/>
        </w:rPr>
        <w:lastRenderedPageBreak/>
        <w:t>reagendar ()</w:t>
      </w:r>
      <w:r w:rsidRPr="137B8633">
        <w:rPr>
          <w:rFonts w:ascii="Aptos" w:eastAsia="Aptos" w:hAnsi="Aptos" w:cs="Aptos"/>
        </w:rPr>
        <w:t>: O cliente opta por reagendar a vistoria.</w:t>
      </w:r>
    </w:p>
    <w:p w14:paraId="2C20C013" w14:textId="7BB28812" w:rsidR="041CD98B" w:rsidRDefault="041CD98B" w:rsidP="137B8633">
      <w:pPr>
        <w:pStyle w:val="PargrafodaLista"/>
        <w:numPr>
          <w:ilvl w:val="1"/>
          <w:numId w:val="19"/>
        </w:numPr>
        <w:spacing w:before="240" w:after="240"/>
        <w:jc w:val="both"/>
        <w:rPr>
          <w:rFonts w:ascii="Aptos" w:eastAsia="Aptos" w:hAnsi="Aptos" w:cs="Aptos"/>
        </w:rPr>
      </w:pPr>
      <w:r w:rsidRPr="137B8633">
        <w:rPr>
          <w:rFonts w:ascii="Aptos" w:eastAsia="Aptos" w:hAnsi="Aptos" w:cs="Aptos"/>
        </w:rPr>
        <w:t xml:space="preserve">O sistema executa </w:t>
      </w:r>
      <w:proofErr w:type="spellStart"/>
      <w:proofErr w:type="gramStart"/>
      <w:r w:rsidRPr="137B8633">
        <w:rPr>
          <w:rFonts w:ascii="Aptos" w:eastAsia="Aptos" w:hAnsi="Aptos" w:cs="Aptos"/>
          <w:b/>
          <w:bCs/>
        </w:rPr>
        <w:t>buscaDatasDisponiveis</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w:t>
      </w:r>
    </w:p>
    <w:p w14:paraId="5EE12BE2" w14:textId="74CCAB1F" w:rsidR="041CD98B" w:rsidRDefault="041CD98B" w:rsidP="137B8633">
      <w:pPr>
        <w:pStyle w:val="PargrafodaLista"/>
        <w:numPr>
          <w:ilvl w:val="1"/>
          <w:numId w:val="19"/>
        </w:numPr>
        <w:spacing w:before="240" w:after="240"/>
        <w:jc w:val="both"/>
        <w:rPr>
          <w:rFonts w:ascii="Aptos" w:eastAsia="Aptos" w:hAnsi="Aptos" w:cs="Aptos"/>
        </w:rPr>
      </w:pPr>
      <w:r w:rsidRPr="137B8633">
        <w:rPr>
          <w:rFonts w:ascii="Aptos" w:eastAsia="Aptos" w:hAnsi="Aptos" w:cs="Aptos"/>
        </w:rPr>
        <w:t xml:space="preserve">O banco retorna uma lista com </w:t>
      </w:r>
      <w:proofErr w:type="spellStart"/>
      <w:r w:rsidRPr="137B8633">
        <w:rPr>
          <w:rFonts w:ascii="Aptos" w:eastAsia="Aptos" w:hAnsi="Aptos" w:cs="Aptos"/>
          <w:b/>
          <w:bCs/>
        </w:rPr>
        <w:t>opcoesDeDatas</w:t>
      </w:r>
      <w:proofErr w:type="spellEnd"/>
      <w:r w:rsidRPr="137B8633">
        <w:rPr>
          <w:rFonts w:ascii="Aptos" w:eastAsia="Aptos" w:hAnsi="Aptos" w:cs="Aptos"/>
        </w:rPr>
        <w:t xml:space="preserve"> disponíveis (</w:t>
      </w:r>
      <w:proofErr w:type="spellStart"/>
      <w:r w:rsidRPr="137B8633">
        <w:rPr>
          <w:rFonts w:ascii="Aptos" w:eastAsia="Aptos" w:hAnsi="Aptos" w:cs="Aptos"/>
        </w:rPr>
        <w:t>ex</w:t>
      </w:r>
      <w:proofErr w:type="spellEnd"/>
      <w:r w:rsidRPr="137B8633">
        <w:rPr>
          <w:rFonts w:ascii="Aptos" w:eastAsia="Aptos" w:hAnsi="Aptos" w:cs="Aptos"/>
        </w:rPr>
        <w:t xml:space="preserve">: </w:t>
      </w:r>
      <w:r w:rsidRPr="137B8633">
        <w:rPr>
          <w:rFonts w:ascii="Consolas" w:eastAsia="Consolas" w:hAnsi="Consolas" w:cs="Consolas"/>
        </w:rPr>
        <w:t>["</w:t>
      </w:r>
      <w:proofErr w:type="spellStart"/>
      <w:r w:rsidRPr="137B8633">
        <w:rPr>
          <w:rFonts w:ascii="Consolas" w:eastAsia="Consolas" w:hAnsi="Consolas" w:cs="Consolas"/>
        </w:rPr>
        <w:t>xx-xx-xxxx</w:t>
      </w:r>
      <w:proofErr w:type="spellEnd"/>
      <w:r w:rsidRPr="137B8633">
        <w:rPr>
          <w:rFonts w:ascii="Consolas" w:eastAsia="Consolas" w:hAnsi="Consolas" w:cs="Consolas"/>
        </w:rPr>
        <w:t>", "</w:t>
      </w:r>
      <w:proofErr w:type="spellStart"/>
      <w:r w:rsidRPr="137B8633">
        <w:rPr>
          <w:rFonts w:ascii="Consolas" w:eastAsia="Consolas" w:hAnsi="Consolas" w:cs="Consolas"/>
        </w:rPr>
        <w:t>xx-xx-xxxx</w:t>
      </w:r>
      <w:proofErr w:type="spellEnd"/>
      <w:r w:rsidRPr="137B8633">
        <w:rPr>
          <w:rFonts w:ascii="Consolas" w:eastAsia="Consolas" w:hAnsi="Consolas" w:cs="Consolas"/>
        </w:rPr>
        <w:t>"]</w:t>
      </w:r>
      <w:r w:rsidRPr="137B8633">
        <w:rPr>
          <w:rFonts w:ascii="Aptos" w:eastAsia="Aptos" w:hAnsi="Aptos" w:cs="Aptos"/>
        </w:rPr>
        <w:t>).</w:t>
      </w:r>
    </w:p>
    <w:p w14:paraId="21E68DB1" w14:textId="1536B028" w:rsidR="041CD98B" w:rsidRDefault="041CD98B" w:rsidP="137B8633">
      <w:pPr>
        <w:spacing w:before="240" w:after="240"/>
        <w:jc w:val="both"/>
      </w:pPr>
      <w:r w:rsidRPr="137B8633">
        <w:rPr>
          <w:rFonts w:ascii="Aptos" w:eastAsia="Aptos" w:hAnsi="Aptos" w:cs="Aptos"/>
          <w:b/>
          <w:bCs/>
        </w:rPr>
        <w:t>Observações:</w:t>
      </w:r>
    </w:p>
    <w:p w14:paraId="50BECBF1" w14:textId="735FED52" w:rsidR="041CD98B" w:rsidRDefault="041CD98B" w:rsidP="137B8633">
      <w:pPr>
        <w:pStyle w:val="PargrafodaLista"/>
        <w:numPr>
          <w:ilvl w:val="0"/>
          <w:numId w:val="18"/>
        </w:numPr>
        <w:spacing w:before="240" w:after="240"/>
        <w:jc w:val="both"/>
        <w:rPr>
          <w:rFonts w:ascii="Aptos" w:eastAsia="Aptos" w:hAnsi="Aptos" w:cs="Aptos"/>
        </w:rPr>
      </w:pPr>
      <w:r w:rsidRPr="137B8633">
        <w:rPr>
          <w:rFonts w:ascii="Aptos" w:eastAsia="Aptos" w:hAnsi="Aptos" w:cs="Aptos"/>
        </w:rPr>
        <w:t xml:space="preserve">O diagrama cobre tanto o </w:t>
      </w:r>
      <w:r w:rsidRPr="137B8633">
        <w:rPr>
          <w:rFonts w:ascii="Aptos" w:eastAsia="Aptos" w:hAnsi="Aptos" w:cs="Aptos"/>
          <w:b/>
          <w:bCs/>
        </w:rPr>
        <w:t>agendamento inicial</w:t>
      </w:r>
      <w:r w:rsidRPr="137B8633">
        <w:rPr>
          <w:rFonts w:ascii="Aptos" w:eastAsia="Aptos" w:hAnsi="Aptos" w:cs="Aptos"/>
        </w:rPr>
        <w:t xml:space="preserve"> quanto o </w:t>
      </w:r>
      <w:r w:rsidRPr="137B8633">
        <w:rPr>
          <w:rFonts w:ascii="Aptos" w:eastAsia="Aptos" w:hAnsi="Aptos" w:cs="Aptos"/>
          <w:b/>
          <w:bCs/>
        </w:rPr>
        <w:t>reagendamento</w:t>
      </w:r>
      <w:r w:rsidRPr="137B8633">
        <w:rPr>
          <w:rFonts w:ascii="Aptos" w:eastAsia="Aptos" w:hAnsi="Aptos" w:cs="Aptos"/>
        </w:rPr>
        <w:t>, sendo completo e flexível.</w:t>
      </w:r>
    </w:p>
    <w:p w14:paraId="52040F6B" w14:textId="043A3965" w:rsidR="041CD98B" w:rsidRDefault="041CD98B" w:rsidP="137B8633">
      <w:pPr>
        <w:pStyle w:val="PargrafodaLista"/>
        <w:numPr>
          <w:ilvl w:val="0"/>
          <w:numId w:val="18"/>
        </w:numPr>
        <w:spacing w:before="240" w:after="240"/>
        <w:jc w:val="both"/>
        <w:rPr>
          <w:rFonts w:ascii="Aptos" w:eastAsia="Aptos" w:hAnsi="Aptos" w:cs="Aptos"/>
        </w:rPr>
      </w:pPr>
      <w:r w:rsidRPr="137B8633">
        <w:rPr>
          <w:rFonts w:ascii="Aptos" w:eastAsia="Aptos" w:hAnsi="Aptos" w:cs="Aptos"/>
        </w:rPr>
        <w:t>Os dados do cliente e do imóvel são cruzados para garantir que a vistoria pertence ao solicitante.</w:t>
      </w:r>
    </w:p>
    <w:p w14:paraId="0173EA5C" w14:textId="1438E311" w:rsidR="041CD98B" w:rsidRDefault="041CD98B" w:rsidP="137B8633">
      <w:pPr>
        <w:pStyle w:val="PargrafodaLista"/>
        <w:numPr>
          <w:ilvl w:val="0"/>
          <w:numId w:val="18"/>
        </w:numPr>
        <w:spacing w:before="240" w:after="240"/>
        <w:jc w:val="both"/>
        <w:rPr>
          <w:rFonts w:ascii="Aptos" w:eastAsia="Aptos" w:hAnsi="Aptos" w:cs="Aptos"/>
        </w:rPr>
      </w:pPr>
      <w:r w:rsidRPr="137B8633">
        <w:rPr>
          <w:rFonts w:ascii="Aptos" w:eastAsia="Aptos" w:hAnsi="Aptos" w:cs="Aptos"/>
        </w:rPr>
        <w:t>O sistema gera automaticamente um relatório em PDF ao final do processo de vistoria.</w:t>
      </w:r>
    </w:p>
    <w:p w14:paraId="71C005DA" w14:textId="6689624C" w:rsidR="137B8633" w:rsidRDefault="3899A6B1" w:rsidP="3BB2554F">
      <w:pPr>
        <w:pStyle w:val="PargrafodaLista"/>
        <w:numPr>
          <w:ilvl w:val="0"/>
          <w:numId w:val="18"/>
        </w:numPr>
        <w:spacing w:before="240" w:after="240"/>
        <w:jc w:val="both"/>
        <w:rPr>
          <w:rFonts w:ascii="Aptos" w:eastAsia="Aptos" w:hAnsi="Aptos" w:cs="Aptos"/>
          <w:b/>
          <w:bCs/>
        </w:rPr>
      </w:pPr>
      <w:r w:rsidRPr="3BB2554F">
        <w:rPr>
          <w:rFonts w:ascii="Aptos" w:eastAsia="Aptos" w:hAnsi="Aptos" w:cs="Aptos"/>
        </w:rPr>
        <w:t xml:space="preserve">O uso de </w:t>
      </w:r>
      <w:proofErr w:type="spellStart"/>
      <w:r w:rsidRPr="3BB2554F">
        <w:rPr>
          <w:rFonts w:ascii="Aptos" w:eastAsia="Aptos" w:hAnsi="Aptos" w:cs="Aptos"/>
          <w:b/>
          <w:bCs/>
        </w:rPr>
        <w:t>alt</w:t>
      </w:r>
      <w:proofErr w:type="spellEnd"/>
      <w:r w:rsidRPr="3BB2554F">
        <w:rPr>
          <w:rFonts w:ascii="Aptos" w:eastAsia="Aptos" w:hAnsi="Aptos" w:cs="Aptos"/>
        </w:rPr>
        <w:t xml:space="preserve"> permite separar claramente os dois fluxos alternativos: "iniciar vistoria" e "reagendar".</w:t>
      </w:r>
    </w:p>
    <w:p w14:paraId="3C09730E" w14:textId="384C41A3" w:rsidR="137B8633" w:rsidRDefault="137B8633" w:rsidP="3BB2554F">
      <w:pPr>
        <w:spacing w:before="240" w:after="240"/>
      </w:pPr>
      <w:r>
        <w:br w:type="page"/>
      </w:r>
    </w:p>
    <w:p w14:paraId="36D15BD1" w14:textId="0DD0F4B7" w:rsidR="137B8633" w:rsidRDefault="137B8633" w:rsidP="3BB2554F">
      <w:pPr>
        <w:spacing w:before="240" w:after="240"/>
        <w:ind w:left="708"/>
        <w:jc w:val="both"/>
        <w:rPr>
          <w:rFonts w:ascii="Aptos" w:eastAsia="Aptos" w:hAnsi="Aptos" w:cs="Aptos"/>
          <w:b/>
          <w:bCs/>
        </w:rPr>
      </w:pPr>
    </w:p>
    <w:p w14:paraId="3462C42C" w14:textId="0433FBD6" w:rsidR="137B8633" w:rsidRDefault="5EEB22DE" w:rsidP="3BB2554F">
      <w:pPr>
        <w:pStyle w:val="PargrafodaLista"/>
        <w:spacing w:before="240" w:after="240"/>
        <w:jc w:val="center"/>
        <w:rPr>
          <w:rFonts w:ascii="Aptos" w:eastAsia="Aptos" w:hAnsi="Aptos" w:cs="Aptos"/>
          <w:b/>
          <w:bCs/>
        </w:rPr>
      </w:pPr>
      <w:r>
        <w:t xml:space="preserve">Figura 15: </w:t>
      </w:r>
      <w:r w:rsidR="3899A6B1">
        <w:t xml:space="preserve">Diagrama De Adicionar Vistoria </w:t>
      </w:r>
      <w:r w:rsidR="3899A6B1">
        <w:rPr>
          <w:noProof/>
        </w:rPr>
        <w:drawing>
          <wp:inline distT="0" distB="0" distL="0" distR="0" wp14:anchorId="56244204" wp14:editId="1B54F223">
            <wp:extent cx="5462468" cy="4680819"/>
            <wp:effectExtent l="0" t="0" r="0" b="0"/>
            <wp:docPr id="1851223394" name="Imagem 1851223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51223394"/>
                    <pic:cNvPicPr/>
                  </pic:nvPicPr>
                  <pic:blipFill>
                    <a:blip r:embed="rId27">
                      <a:extLst>
                        <a:ext uri="{28A0092B-C50C-407E-A947-70E740481C1C}">
                          <a14:useLocalDpi xmlns:a14="http://schemas.microsoft.com/office/drawing/2010/main" val="0"/>
                        </a:ext>
                      </a:extLst>
                    </a:blip>
                    <a:stretch>
                      <a:fillRect/>
                    </a:stretch>
                  </pic:blipFill>
                  <pic:spPr>
                    <a:xfrm>
                      <a:off x="0" y="0"/>
                      <a:ext cx="5462468" cy="4680819"/>
                    </a:xfrm>
                    <a:prstGeom prst="rect">
                      <a:avLst/>
                    </a:prstGeom>
                  </pic:spPr>
                </pic:pic>
              </a:graphicData>
            </a:graphic>
          </wp:inline>
        </w:drawing>
      </w:r>
    </w:p>
    <w:p w14:paraId="370B5E0E" w14:textId="0EF4FF1C" w:rsidR="137B8633" w:rsidRDefault="3899A6B1" w:rsidP="3BB2554F">
      <w:pPr>
        <w:pStyle w:val="PargrafodaLista"/>
        <w:spacing w:before="240" w:after="240"/>
        <w:jc w:val="center"/>
        <w:rPr>
          <w:rFonts w:ascii="Aptos" w:eastAsia="Aptos" w:hAnsi="Aptos" w:cs="Aptos"/>
          <w:b/>
          <w:bCs/>
        </w:rPr>
      </w:pPr>
      <w:r w:rsidRPr="3BB2554F">
        <w:rPr>
          <w:b/>
          <w:bCs/>
          <w:sz w:val="20"/>
          <w:szCs w:val="20"/>
        </w:rPr>
        <w:t>Fonte:</w:t>
      </w:r>
      <w:r w:rsidRPr="3BB2554F">
        <w:rPr>
          <w:sz w:val="20"/>
          <w:szCs w:val="20"/>
        </w:rPr>
        <w:t xml:space="preserve"> Elaborado pelos autores</w:t>
      </w:r>
      <w:r>
        <w:t>.</w:t>
      </w:r>
    </w:p>
    <w:p w14:paraId="2C9E7F61" w14:textId="247D8813" w:rsidR="3FE7CB32" w:rsidRDefault="51424568" w:rsidP="137B8633">
      <w:pPr>
        <w:spacing w:before="240" w:after="240"/>
      </w:pPr>
      <w:r w:rsidRPr="3BB2554F">
        <w:rPr>
          <w:rFonts w:ascii="Aptos" w:eastAsia="Aptos" w:hAnsi="Aptos" w:cs="Aptos"/>
          <w:b/>
          <w:bCs/>
        </w:rPr>
        <w:t xml:space="preserve">DS03 - </w:t>
      </w:r>
      <w:r w:rsidR="541C1F4B" w:rsidRPr="3BB2554F">
        <w:rPr>
          <w:rFonts w:ascii="Aptos" w:eastAsia="Aptos" w:hAnsi="Aptos" w:cs="Aptos"/>
          <w:b/>
          <w:bCs/>
        </w:rPr>
        <w:t xml:space="preserve">Adicionar vistoria </w:t>
      </w:r>
    </w:p>
    <w:p w14:paraId="2181C0E6" w14:textId="6124A537" w:rsidR="3FE7CB32" w:rsidRDefault="3FE7CB32" w:rsidP="137B8633">
      <w:pPr>
        <w:spacing w:before="240" w:after="240"/>
        <w:ind w:firstLine="708"/>
        <w:jc w:val="both"/>
      </w:pPr>
      <w:r w:rsidRPr="137B8633">
        <w:rPr>
          <w:rFonts w:ascii="Aptos" w:eastAsia="Aptos" w:hAnsi="Aptos" w:cs="Aptos"/>
        </w:rPr>
        <w:t>Diagrama de sequência que ilustra a interação entre o funcionário, o sistema e o banco de dados no processo de adicionar uma vistoria a um imóvel, após o login realizado. O fluxo representa as etapas desde o acesso à tela inicial até a confirmação da inserção da vistoria no banco de dados.</w:t>
      </w:r>
    </w:p>
    <w:p w14:paraId="39B2B857" w14:textId="3F75E63D" w:rsidR="3FE7CB32" w:rsidRDefault="3FE7CB32" w:rsidP="137B8633">
      <w:pPr>
        <w:spacing w:before="240" w:after="240"/>
        <w:jc w:val="both"/>
      </w:pPr>
      <w:r w:rsidRPr="137B8633">
        <w:rPr>
          <w:rFonts w:ascii="Aptos" w:eastAsia="Aptos" w:hAnsi="Aptos" w:cs="Aptos"/>
          <w:b/>
          <w:bCs/>
        </w:rPr>
        <w:t>Atores e Objetos Envolvidos:</w:t>
      </w:r>
    </w:p>
    <w:p w14:paraId="1F9EC171" w14:textId="26DF55AF" w:rsidR="3FE7CB32" w:rsidRDefault="3FE7CB32" w:rsidP="137B8633">
      <w:pPr>
        <w:pStyle w:val="PargrafodaLista"/>
        <w:numPr>
          <w:ilvl w:val="0"/>
          <w:numId w:val="29"/>
        </w:numPr>
        <w:spacing w:before="240" w:after="240"/>
        <w:jc w:val="both"/>
        <w:rPr>
          <w:rFonts w:ascii="Aptos" w:eastAsia="Aptos" w:hAnsi="Aptos" w:cs="Aptos"/>
        </w:rPr>
      </w:pPr>
      <w:r w:rsidRPr="137B8633">
        <w:rPr>
          <w:rFonts w:ascii="Aptos" w:eastAsia="Aptos" w:hAnsi="Aptos" w:cs="Aptos"/>
          <w:b/>
          <w:bCs/>
        </w:rPr>
        <w:t>Funcionário</w:t>
      </w:r>
      <w:r w:rsidRPr="137B8633">
        <w:rPr>
          <w:rFonts w:ascii="Aptos" w:eastAsia="Aptos" w:hAnsi="Aptos" w:cs="Aptos"/>
        </w:rPr>
        <w:t>: Usuário autenticado que interage com o sistema para registrar uma vistoria.</w:t>
      </w:r>
    </w:p>
    <w:p w14:paraId="70F2DE49" w14:textId="71C63B26" w:rsidR="3FE7CB32" w:rsidRDefault="3FE7CB32" w:rsidP="137B8633">
      <w:pPr>
        <w:pStyle w:val="PargrafodaLista"/>
        <w:numPr>
          <w:ilvl w:val="0"/>
          <w:numId w:val="29"/>
        </w:numPr>
        <w:spacing w:before="240" w:after="240"/>
        <w:jc w:val="both"/>
        <w:rPr>
          <w:rFonts w:ascii="Aptos" w:eastAsia="Aptos" w:hAnsi="Aptos" w:cs="Aptos"/>
        </w:rPr>
      </w:pPr>
      <w:r w:rsidRPr="137B8633">
        <w:rPr>
          <w:rFonts w:ascii="Aptos" w:eastAsia="Aptos" w:hAnsi="Aptos" w:cs="Aptos"/>
          <w:b/>
          <w:bCs/>
        </w:rPr>
        <w:t>Sistema</w:t>
      </w:r>
      <w:r w:rsidRPr="137B8633">
        <w:rPr>
          <w:rFonts w:ascii="Aptos" w:eastAsia="Aptos" w:hAnsi="Aptos" w:cs="Aptos"/>
        </w:rPr>
        <w:t>: Controla a interface e a lógica da aplicação, além de intermediar o acesso ao banco de dados.</w:t>
      </w:r>
    </w:p>
    <w:p w14:paraId="640C3F1F" w14:textId="23AF7F19" w:rsidR="3FE7CB32" w:rsidRDefault="3FE7CB32" w:rsidP="137B8633">
      <w:pPr>
        <w:pStyle w:val="PargrafodaLista"/>
        <w:numPr>
          <w:ilvl w:val="0"/>
          <w:numId w:val="29"/>
        </w:numPr>
        <w:spacing w:before="240" w:after="240"/>
        <w:jc w:val="both"/>
        <w:rPr>
          <w:rFonts w:ascii="Aptos" w:eastAsia="Aptos" w:hAnsi="Aptos" w:cs="Aptos"/>
        </w:rPr>
      </w:pPr>
      <w:r w:rsidRPr="137B8633">
        <w:rPr>
          <w:rFonts w:ascii="Aptos" w:eastAsia="Aptos" w:hAnsi="Aptos" w:cs="Aptos"/>
          <w:b/>
          <w:bCs/>
        </w:rPr>
        <w:t>Banco de Dados</w:t>
      </w:r>
      <w:r w:rsidRPr="137B8633">
        <w:rPr>
          <w:rFonts w:ascii="Aptos" w:eastAsia="Aptos" w:hAnsi="Aptos" w:cs="Aptos"/>
        </w:rPr>
        <w:t>: Armazena as informações dos imóveis e das vistorias realizadas.</w:t>
      </w:r>
    </w:p>
    <w:p w14:paraId="3B7F898F" w14:textId="2EAD682A" w:rsidR="3FE7CB32" w:rsidRDefault="3FE7CB32" w:rsidP="137B8633">
      <w:pPr>
        <w:spacing w:before="240" w:after="240"/>
        <w:jc w:val="both"/>
      </w:pPr>
      <w:r w:rsidRPr="137B8633">
        <w:rPr>
          <w:rFonts w:ascii="Aptos" w:eastAsia="Aptos" w:hAnsi="Aptos" w:cs="Aptos"/>
          <w:b/>
          <w:bCs/>
        </w:rPr>
        <w:lastRenderedPageBreak/>
        <w:t>Fluxo Principal:</w:t>
      </w:r>
    </w:p>
    <w:p w14:paraId="3B84DC97" w14:textId="61BF33B4" w:rsidR="3FE7CB32" w:rsidRDefault="3FE7CB32" w:rsidP="137B8633">
      <w:pPr>
        <w:pStyle w:val="PargrafodaLista"/>
        <w:numPr>
          <w:ilvl w:val="0"/>
          <w:numId w:val="28"/>
        </w:numPr>
        <w:spacing w:before="240" w:after="240"/>
        <w:jc w:val="both"/>
        <w:rPr>
          <w:rFonts w:ascii="Aptos" w:eastAsia="Aptos" w:hAnsi="Aptos" w:cs="Aptos"/>
        </w:rPr>
      </w:pPr>
      <w:proofErr w:type="spellStart"/>
      <w:proofErr w:type="gramStart"/>
      <w:r w:rsidRPr="137B8633">
        <w:rPr>
          <w:rFonts w:ascii="Aptos" w:eastAsia="Aptos" w:hAnsi="Aptos" w:cs="Aptos"/>
          <w:b/>
          <w:bCs/>
        </w:rPr>
        <w:t>acessarPaginaInicial</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 O funcionário acessa a tela inicial do sistema.</w:t>
      </w:r>
    </w:p>
    <w:p w14:paraId="7954C4F8" w14:textId="21B768C6" w:rsidR="3FE7CB32" w:rsidRDefault="3FE7CB32" w:rsidP="137B8633">
      <w:pPr>
        <w:pStyle w:val="PargrafodaLista"/>
        <w:numPr>
          <w:ilvl w:val="1"/>
          <w:numId w:val="28"/>
        </w:numPr>
        <w:spacing w:before="240" w:after="240"/>
        <w:jc w:val="both"/>
        <w:rPr>
          <w:rFonts w:ascii="Aptos" w:eastAsia="Aptos" w:hAnsi="Aptos" w:cs="Aptos"/>
        </w:rPr>
      </w:pPr>
      <w:r w:rsidRPr="137B8633">
        <w:rPr>
          <w:rFonts w:ascii="Aptos" w:eastAsia="Aptos" w:hAnsi="Aptos" w:cs="Aptos"/>
        </w:rPr>
        <w:t xml:space="preserve">O sistema responde com </w:t>
      </w:r>
      <w:proofErr w:type="spellStart"/>
      <w:r w:rsidRPr="137B8633">
        <w:rPr>
          <w:rFonts w:ascii="Aptos" w:eastAsia="Aptos" w:hAnsi="Aptos" w:cs="Aptos"/>
          <w:b/>
          <w:bCs/>
        </w:rPr>
        <w:t>exibirTelaInicial</w:t>
      </w:r>
      <w:proofErr w:type="spellEnd"/>
      <w:r w:rsidRPr="137B8633">
        <w:rPr>
          <w:rFonts w:ascii="Aptos" w:eastAsia="Aptos" w:hAnsi="Aptos" w:cs="Aptos"/>
        </w:rPr>
        <w:t>, disponibilizando a interface inicial.</w:t>
      </w:r>
    </w:p>
    <w:p w14:paraId="057C2212" w14:textId="6B0CF19E" w:rsidR="3FE7CB32" w:rsidRDefault="3FE7CB32" w:rsidP="137B8633">
      <w:pPr>
        <w:pStyle w:val="PargrafodaLista"/>
        <w:numPr>
          <w:ilvl w:val="0"/>
          <w:numId w:val="28"/>
        </w:numPr>
        <w:spacing w:before="240" w:after="240"/>
        <w:jc w:val="both"/>
        <w:rPr>
          <w:rFonts w:ascii="Aptos" w:eastAsia="Aptos" w:hAnsi="Aptos" w:cs="Aptos"/>
        </w:rPr>
      </w:pPr>
      <w:proofErr w:type="spellStart"/>
      <w:proofErr w:type="gramStart"/>
      <w:r w:rsidRPr="137B8633">
        <w:rPr>
          <w:rFonts w:ascii="Aptos" w:eastAsia="Aptos" w:hAnsi="Aptos" w:cs="Aptos"/>
          <w:b/>
          <w:bCs/>
        </w:rPr>
        <w:t>acessarListaDeImoveis</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 O funcionário solicita a lista de imóveis disponíveis.</w:t>
      </w:r>
    </w:p>
    <w:p w14:paraId="0C132746" w14:textId="5C70F325" w:rsidR="3FE7CB32" w:rsidRDefault="3FE7CB32" w:rsidP="137B8633">
      <w:pPr>
        <w:pStyle w:val="PargrafodaLista"/>
        <w:numPr>
          <w:ilvl w:val="1"/>
          <w:numId w:val="28"/>
        </w:numPr>
        <w:spacing w:before="240" w:after="240"/>
        <w:jc w:val="both"/>
        <w:rPr>
          <w:rFonts w:ascii="Aptos" w:eastAsia="Aptos" w:hAnsi="Aptos" w:cs="Aptos"/>
        </w:rPr>
      </w:pPr>
      <w:r w:rsidRPr="137B8633">
        <w:rPr>
          <w:rFonts w:ascii="Aptos" w:eastAsia="Aptos" w:hAnsi="Aptos" w:cs="Aptos"/>
        </w:rPr>
        <w:t xml:space="preserve">O sistema realiza </w:t>
      </w:r>
      <w:proofErr w:type="spellStart"/>
      <w:proofErr w:type="gramStart"/>
      <w:r w:rsidRPr="137B8633">
        <w:rPr>
          <w:rFonts w:ascii="Aptos" w:eastAsia="Aptos" w:hAnsi="Aptos" w:cs="Aptos"/>
          <w:b/>
          <w:bCs/>
        </w:rPr>
        <w:t>buscaImoveis</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 xml:space="preserve"> no banco de dados.</w:t>
      </w:r>
    </w:p>
    <w:p w14:paraId="7701DF18" w14:textId="0FB1714D" w:rsidR="3FE7CB32" w:rsidRDefault="3FE7CB32" w:rsidP="137B8633">
      <w:pPr>
        <w:pStyle w:val="PargrafodaLista"/>
        <w:numPr>
          <w:ilvl w:val="1"/>
          <w:numId w:val="28"/>
        </w:numPr>
        <w:spacing w:before="240" w:after="240"/>
        <w:jc w:val="both"/>
        <w:rPr>
          <w:rFonts w:ascii="Aptos" w:eastAsia="Aptos" w:hAnsi="Aptos" w:cs="Aptos"/>
        </w:rPr>
      </w:pPr>
      <w:r w:rsidRPr="137B8633">
        <w:rPr>
          <w:rFonts w:ascii="Aptos" w:eastAsia="Aptos" w:hAnsi="Aptos" w:cs="Aptos"/>
        </w:rPr>
        <w:t xml:space="preserve">O banco de dados retorna </w:t>
      </w:r>
      <w:proofErr w:type="spellStart"/>
      <w:r w:rsidRPr="137B8633">
        <w:rPr>
          <w:rFonts w:ascii="Aptos" w:eastAsia="Aptos" w:hAnsi="Aptos" w:cs="Aptos"/>
          <w:b/>
          <w:bCs/>
        </w:rPr>
        <w:t>listaDeImoveis</w:t>
      </w:r>
      <w:proofErr w:type="spellEnd"/>
      <w:r w:rsidRPr="137B8633">
        <w:rPr>
          <w:rFonts w:ascii="Aptos" w:eastAsia="Aptos" w:hAnsi="Aptos" w:cs="Aptos"/>
        </w:rPr>
        <w:t>.</w:t>
      </w:r>
    </w:p>
    <w:p w14:paraId="550D6DC4" w14:textId="151A5F1F" w:rsidR="3FE7CB32" w:rsidRDefault="3FE7CB32" w:rsidP="137B8633">
      <w:pPr>
        <w:pStyle w:val="PargrafodaLista"/>
        <w:numPr>
          <w:ilvl w:val="1"/>
          <w:numId w:val="28"/>
        </w:numPr>
        <w:spacing w:before="240" w:after="240"/>
        <w:jc w:val="both"/>
        <w:rPr>
          <w:rFonts w:ascii="Aptos" w:eastAsia="Aptos" w:hAnsi="Aptos" w:cs="Aptos"/>
        </w:rPr>
      </w:pPr>
      <w:r w:rsidRPr="137B8633">
        <w:rPr>
          <w:rFonts w:ascii="Aptos" w:eastAsia="Aptos" w:hAnsi="Aptos" w:cs="Aptos"/>
        </w:rPr>
        <w:t xml:space="preserve">O sistema exibe a lista ao funcionário com </w:t>
      </w:r>
      <w:proofErr w:type="spellStart"/>
      <w:r w:rsidRPr="137B8633">
        <w:rPr>
          <w:rFonts w:ascii="Aptos" w:eastAsia="Aptos" w:hAnsi="Aptos" w:cs="Aptos"/>
          <w:b/>
          <w:bCs/>
        </w:rPr>
        <w:t>exibirLista</w:t>
      </w:r>
      <w:proofErr w:type="spellEnd"/>
      <w:r w:rsidRPr="137B8633">
        <w:rPr>
          <w:rFonts w:ascii="Aptos" w:eastAsia="Aptos" w:hAnsi="Aptos" w:cs="Aptos"/>
        </w:rPr>
        <w:t>.</w:t>
      </w:r>
    </w:p>
    <w:p w14:paraId="760754E6" w14:textId="1FCD2C16" w:rsidR="3FE7CB32" w:rsidRDefault="3FE7CB32" w:rsidP="137B8633">
      <w:pPr>
        <w:pStyle w:val="PargrafodaLista"/>
        <w:numPr>
          <w:ilvl w:val="0"/>
          <w:numId w:val="28"/>
        </w:numPr>
        <w:spacing w:before="240" w:after="240"/>
        <w:jc w:val="both"/>
        <w:rPr>
          <w:rFonts w:ascii="Aptos" w:eastAsia="Aptos" w:hAnsi="Aptos" w:cs="Aptos"/>
        </w:rPr>
      </w:pPr>
      <w:proofErr w:type="spellStart"/>
      <w:r w:rsidRPr="137B8633">
        <w:rPr>
          <w:rFonts w:ascii="Aptos" w:eastAsia="Aptos" w:hAnsi="Aptos" w:cs="Aptos"/>
          <w:b/>
          <w:bCs/>
        </w:rPr>
        <w:t>selecionarImovel</w:t>
      </w:r>
      <w:proofErr w:type="spellEnd"/>
      <w:r w:rsidRPr="137B8633">
        <w:rPr>
          <w:rFonts w:ascii="Aptos" w:eastAsia="Aptos" w:hAnsi="Aptos" w:cs="Aptos"/>
          <w:b/>
          <w:bCs/>
        </w:rPr>
        <w:t>(</w:t>
      </w:r>
      <w:proofErr w:type="spellStart"/>
      <w:r w:rsidRPr="137B8633">
        <w:rPr>
          <w:rFonts w:ascii="Aptos" w:eastAsia="Aptos" w:hAnsi="Aptos" w:cs="Aptos"/>
          <w:b/>
          <w:bCs/>
        </w:rPr>
        <w:t>id_imovel</w:t>
      </w:r>
      <w:proofErr w:type="spellEnd"/>
      <w:r w:rsidRPr="137B8633">
        <w:rPr>
          <w:rFonts w:ascii="Aptos" w:eastAsia="Aptos" w:hAnsi="Aptos" w:cs="Aptos"/>
          <w:b/>
          <w:bCs/>
        </w:rPr>
        <w:t>)</w:t>
      </w:r>
      <w:r w:rsidRPr="137B8633">
        <w:rPr>
          <w:rFonts w:ascii="Aptos" w:eastAsia="Aptos" w:hAnsi="Aptos" w:cs="Aptos"/>
        </w:rPr>
        <w:t>: O funcionário seleciona um imóvel da lista para adicionar vistoria.</w:t>
      </w:r>
    </w:p>
    <w:p w14:paraId="4B416ACE" w14:textId="0527F87E" w:rsidR="3FE7CB32" w:rsidRDefault="3FE7CB32" w:rsidP="137B8633">
      <w:pPr>
        <w:pStyle w:val="PargrafodaLista"/>
        <w:numPr>
          <w:ilvl w:val="1"/>
          <w:numId w:val="28"/>
        </w:numPr>
        <w:spacing w:before="240" w:after="240"/>
        <w:jc w:val="both"/>
        <w:rPr>
          <w:rFonts w:ascii="Aptos" w:eastAsia="Aptos" w:hAnsi="Aptos" w:cs="Aptos"/>
        </w:rPr>
      </w:pPr>
      <w:r w:rsidRPr="137B8633">
        <w:rPr>
          <w:rFonts w:ascii="Aptos" w:eastAsia="Aptos" w:hAnsi="Aptos" w:cs="Aptos"/>
        </w:rPr>
        <w:t xml:space="preserve">O sistema consulta detalhes do imóvel com </w:t>
      </w:r>
      <w:proofErr w:type="spellStart"/>
      <w:r w:rsidRPr="137B8633">
        <w:rPr>
          <w:rFonts w:ascii="Aptos" w:eastAsia="Aptos" w:hAnsi="Aptos" w:cs="Aptos"/>
          <w:b/>
          <w:bCs/>
        </w:rPr>
        <w:t>buscaImovel</w:t>
      </w:r>
      <w:proofErr w:type="spellEnd"/>
      <w:r w:rsidRPr="137B8633">
        <w:rPr>
          <w:rFonts w:ascii="Aptos" w:eastAsia="Aptos" w:hAnsi="Aptos" w:cs="Aptos"/>
          <w:b/>
          <w:bCs/>
        </w:rPr>
        <w:t>(</w:t>
      </w:r>
      <w:proofErr w:type="spellStart"/>
      <w:r w:rsidRPr="137B8633">
        <w:rPr>
          <w:rFonts w:ascii="Aptos" w:eastAsia="Aptos" w:hAnsi="Aptos" w:cs="Aptos"/>
          <w:b/>
          <w:bCs/>
        </w:rPr>
        <w:t>id_imovel</w:t>
      </w:r>
      <w:proofErr w:type="spellEnd"/>
      <w:r w:rsidRPr="137B8633">
        <w:rPr>
          <w:rFonts w:ascii="Aptos" w:eastAsia="Aptos" w:hAnsi="Aptos" w:cs="Aptos"/>
          <w:b/>
          <w:bCs/>
        </w:rPr>
        <w:t>)</w:t>
      </w:r>
      <w:r w:rsidRPr="137B8633">
        <w:rPr>
          <w:rFonts w:ascii="Aptos" w:eastAsia="Aptos" w:hAnsi="Aptos" w:cs="Aptos"/>
        </w:rPr>
        <w:t>.</w:t>
      </w:r>
    </w:p>
    <w:p w14:paraId="3E47852D" w14:textId="6361797F" w:rsidR="3FE7CB32" w:rsidRDefault="3FE7CB32" w:rsidP="137B8633">
      <w:pPr>
        <w:pStyle w:val="PargrafodaLista"/>
        <w:numPr>
          <w:ilvl w:val="1"/>
          <w:numId w:val="28"/>
        </w:numPr>
        <w:spacing w:before="240" w:after="240"/>
        <w:jc w:val="both"/>
        <w:rPr>
          <w:rFonts w:ascii="Aptos" w:eastAsia="Aptos" w:hAnsi="Aptos" w:cs="Aptos"/>
        </w:rPr>
      </w:pPr>
      <w:r w:rsidRPr="137B8633">
        <w:rPr>
          <w:rFonts w:ascii="Aptos" w:eastAsia="Aptos" w:hAnsi="Aptos" w:cs="Aptos"/>
        </w:rPr>
        <w:t xml:space="preserve">O banco de dados retorna os </w:t>
      </w:r>
      <w:proofErr w:type="spellStart"/>
      <w:r w:rsidRPr="137B8633">
        <w:rPr>
          <w:rFonts w:ascii="Aptos" w:eastAsia="Aptos" w:hAnsi="Aptos" w:cs="Aptos"/>
          <w:b/>
          <w:bCs/>
        </w:rPr>
        <w:t>detalhesDoImovel</w:t>
      </w:r>
      <w:proofErr w:type="spellEnd"/>
      <w:r w:rsidRPr="137B8633">
        <w:rPr>
          <w:rFonts w:ascii="Aptos" w:eastAsia="Aptos" w:hAnsi="Aptos" w:cs="Aptos"/>
        </w:rPr>
        <w:t>.</w:t>
      </w:r>
    </w:p>
    <w:p w14:paraId="558313FD" w14:textId="5243998B" w:rsidR="3FE7CB32" w:rsidRDefault="3FE7CB32" w:rsidP="137B8633">
      <w:pPr>
        <w:pStyle w:val="PargrafodaLista"/>
        <w:numPr>
          <w:ilvl w:val="1"/>
          <w:numId w:val="28"/>
        </w:numPr>
        <w:spacing w:before="240" w:after="240"/>
        <w:jc w:val="both"/>
        <w:rPr>
          <w:rFonts w:ascii="Aptos" w:eastAsia="Aptos" w:hAnsi="Aptos" w:cs="Aptos"/>
        </w:rPr>
      </w:pPr>
      <w:r w:rsidRPr="137B8633">
        <w:rPr>
          <w:rFonts w:ascii="Aptos" w:eastAsia="Aptos" w:hAnsi="Aptos" w:cs="Aptos"/>
        </w:rPr>
        <w:t xml:space="preserve">O sistema exibe a aba de vistoria com </w:t>
      </w:r>
      <w:proofErr w:type="spellStart"/>
      <w:r w:rsidRPr="137B8633">
        <w:rPr>
          <w:rFonts w:ascii="Aptos" w:eastAsia="Aptos" w:hAnsi="Aptos" w:cs="Aptos"/>
          <w:b/>
          <w:bCs/>
        </w:rPr>
        <w:t>exibirAbaDeVistoria</w:t>
      </w:r>
      <w:proofErr w:type="spellEnd"/>
      <w:r w:rsidRPr="137B8633">
        <w:rPr>
          <w:rFonts w:ascii="Aptos" w:eastAsia="Aptos" w:hAnsi="Aptos" w:cs="Aptos"/>
        </w:rPr>
        <w:t>.</w:t>
      </w:r>
    </w:p>
    <w:p w14:paraId="1D7EF1EF" w14:textId="2AD47290" w:rsidR="3FE7CB32" w:rsidRDefault="3FE7CB32" w:rsidP="137B8633">
      <w:pPr>
        <w:pStyle w:val="PargrafodaLista"/>
        <w:numPr>
          <w:ilvl w:val="0"/>
          <w:numId w:val="28"/>
        </w:numPr>
        <w:spacing w:before="240" w:after="240"/>
        <w:jc w:val="both"/>
        <w:rPr>
          <w:rFonts w:ascii="Aptos" w:eastAsia="Aptos" w:hAnsi="Aptos" w:cs="Aptos"/>
        </w:rPr>
      </w:pPr>
      <w:proofErr w:type="spellStart"/>
      <w:proofErr w:type="gramStart"/>
      <w:r w:rsidRPr="137B8633">
        <w:rPr>
          <w:rFonts w:ascii="Aptos" w:eastAsia="Aptos" w:hAnsi="Aptos" w:cs="Aptos"/>
          <w:b/>
          <w:bCs/>
        </w:rPr>
        <w:t>adicionaVistoria</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 O funcionário insere as informações da vistoria e confirma a operação.</w:t>
      </w:r>
    </w:p>
    <w:p w14:paraId="1DA6B4B9" w14:textId="266CFFA2" w:rsidR="3FE7CB32" w:rsidRDefault="3FE7CB32" w:rsidP="137B8633">
      <w:pPr>
        <w:pStyle w:val="PargrafodaLista"/>
        <w:numPr>
          <w:ilvl w:val="1"/>
          <w:numId w:val="28"/>
        </w:numPr>
        <w:spacing w:before="240" w:after="240"/>
        <w:jc w:val="both"/>
        <w:rPr>
          <w:rFonts w:ascii="Aptos" w:eastAsia="Aptos" w:hAnsi="Aptos" w:cs="Aptos"/>
        </w:rPr>
      </w:pPr>
      <w:r w:rsidRPr="137B8633">
        <w:rPr>
          <w:rFonts w:ascii="Aptos" w:eastAsia="Aptos" w:hAnsi="Aptos" w:cs="Aptos"/>
        </w:rPr>
        <w:t xml:space="preserve">O sistema atualiza os dados do imóvel chamando </w:t>
      </w:r>
      <w:proofErr w:type="spellStart"/>
      <w:proofErr w:type="gramStart"/>
      <w:r w:rsidRPr="137B8633">
        <w:rPr>
          <w:rFonts w:ascii="Aptos" w:eastAsia="Aptos" w:hAnsi="Aptos" w:cs="Aptos"/>
          <w:b/>
          <w:bCs/>
        </w:rPr>
        <w:t>adicionaDadosImovel</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 xml:space="preserve"> no banco de dados.</w:t>
      </w:r>
    </w:p>
    <w:p w14:paraId="6A0E11F6" w14:textId="445C8224" w:rsidR="3FE7CB32" w:rsidRDefault="3FE7CB32" w:rsidP="137B8633">
      <w:pPr>
        <w:pStyle w:val="PargrafodaLista"/>
        <w:numPr>
          <w:ilvl w:val="1"/>
          <w:numId w:val="28"/>
        </w:numPr>
        <w:spacing w:before="240" w:after="240"/>
        <w:jc w:val="both"/>
        <w:rPr>
          <w:rFonts w:ascii="Aptos" w:eastAsia="Aptos" w:hAnsi="Aptos" w:cs="Aptos"/>
        </w:rPr>
      </w:pPr>
      <w:r w:rsidRPr="137B8633">
        <w:rPr>
          <w:rFonts w:ascii="Aptos" w:eastAsia="Aptos" w:hAnsi="Aptos" w:cs="Aptos"/>
        </w:rPr>
        <w:t xml:space="preserve">O banco de dados confirma com </w:t>
      </w:r>
      <w:proofErr w:type="spellStart"/>
      <w:r w:rsidRPr="137B8633">
        <w:rPr>
          <w:rFonts w:ascii="Aptos" w:eastAsia="Aptos" w:hAnsi="Aptos" w:cs="Aptos"/>
          <w:b/>
          <w:bCs/>
        </w:rPr>
        <w:t>atualizaDadosImovel</w:t>
      </w:r>
      <w:proofErr w:type="spellEnd"/>
      <w:r w:rsidRPr="137B8633">
        <w:rPr>
          <w:rFonts w:ascii="Aptos" w:eastAsia="Aptos" w:hAnsi="Aptos" w:cs="Aptos"/>
        </w:rPr>
        <w:t>.</w:t>
      </w:r>
    </w:p>
    <w:p w14:paraId="3FE0DC0D" w14:textId="5647CF0B" w:rsidR="3FE7CB32" w:rsidRDefault="3FE7CB32" w:rsidP="137B8633">
      <w:pPr>
        <w:pStyle w:val="PargrafodaLista"/>
        <w:numPr>
          <w:ilvl w:val="1"/>
          <w:numId w:val="28"/>
        </w:numPr>
        <w:spacing w:before="240" w:after="240"/>
        <w:jc w:val="both"/>
        <w:rPr>
          <w:rFonts w:ascii="Aptos" w:eastAsia="Aptos" w:hAnsi="Aptos" w:cs="Aptos"/>
        </w:rPr>
      </w:pPr>
      <w:r w:rsidRPr="137B8633">
        <w:rPr>
          <w:rFonts w:ascii="Aptos" w:eastAsia="Aptos" w:hAnsi="Aptos" w:cs="Aptos"/>
        </w:rPr>
        <w:t xml:space="preserve">O sistema responde ao funcionário com </w:t>
      </w:r>
      <w:proofErr w:type="spellStart"/>
      <w:r w:rsidRPr="137B8633">
        <w:rPr>
          <w:rFonts w:ascii="Aptos" w:eastAsia="Aptos" w:hAnsi="Aptos" w:cs="Aptos"/>
          <w:b/>
          <w:bCs/>
        </w:rPr>
        <w:t>confirmacao</w:t>
      </w:r>
      <w:proofErr w:type="spellEnd"/>
      <w:r w:rsidRPr="137B8633">
        <w:rPr>
          <w:rFonts w:ascii="Aptos" w:eastAsia="Aptos" w:hAnsi="Aptos" w:cs="Aptos"/>
        </w:rPr>
        <w:t xml:space="preserve"> de que a vistoria foi adicionada com sucesso.</w:t>
      </w:r>
    </w:p>
    <w:p w14:paraId="5A238B42" w14:textId="22576B6E" w:rsidR="3FE7CB32" w:rsidRDefault="3FE7CB32" w:rsidP="137B8633">
      <w:pPr>
        <w:spacing w:before="240" w:after="240"/>
        <w:jc w:val="both"/>
      </w:pPr>
      <w:r w:rsidRPr="137B8633">
        <w:rPr>
          <w:rFonts w:ascii="Aptos" w:eastAsia="Aptos" w:hAnsi="Aptos" w:cs="Aptos"/>
          <w:b/>
          <w:bCs/>
        </w:rPr>
        <w:t>Observações:</w:t>
      </w:r>
    </w:p>
    <w:p w14:paraId="2D39B5B5" w14:textId="4AFCF0BD" w:rsidR="3FE7CB32" w:rsidRDefault="3FE7CB32" w:rsidP="137B8633">
      <w:pPr>
        <w:pStyle w:val="PargrafodaLista"/>
        <w:numPr>
          <w:ilvl w:val="0"/>
          <w:numId w:val="27"/>
        </w:numPr>
        <w:spacing w:before="240" w:after="240"/>
        <w:jc w:val="both"/>
        <w:rPr>
          <w:rFonts w:ascii="Aptos" w:eastAsia="Aptos" w:hAnsi="Aptos" w:cs="Aptos"/>
        </w:rPr>
      </w:pPr>
      <w:r w:rsidRPr="137B8633">
        <w:rPr>
          <w:rFonts w:ascii="Aptos" w:eastAsia="Aptos" w:hAnsi="Aptos" w:cs="Aptos"/>
        </w:rPr>
        <w:t>O fluxo é linear, sem decisões condicionais, o que indica um processo direto e sem ramificações.</w:t>
      </w:r>
    </w:p>
    <w:p w14:paraId="13B9985E" w14:textId="0FCE7800" w:rsidR="3FE7CB32" w:rsidRDefault="3FE7CB32" w:rsidP="137B8633">
      <w:pPr>
        <w:pStyle w:val="PargrafodaLista"/>
        <w:numPr>
          <w:ilvl w:val="0"/>
          <w:numId w:val="27"/>
        </w:numPr>
        <w:spacing w:before="240" w:after="240"/>
        <w:jc w:val="both"/>
        <w:rPr>
          <w:rFonts w:ascii="Aptos" w:eastAsia="Aptos" w:hAnsi="Aptos" w:cs="Aptos"/>
        </w:rPr>
      </w:pPr>
      <w:r w:rsidRPr="137B8633">
        <w:rPr>
          <w:rFonts w:ascii="Aptos" w:eastAsia="Aptos" w:hAnsi="Aptos" w:cs="Aptos"/>
        </w:rPr>
        <w:t>A comunicação com o banco de dados ocorre em dois momentos principais: ao buscar imóveis e ao atualizar os dados com a vistoria.</w:t>
      </w:r>
    </w:p>
    <w:p w14:paraId="4FB6D64F" w14:textId="009BAF30" w:rsidR="541C1F4B" w:rsidRDefault="541C1F4B" w:rsidP="3BB2554F">
      <w:pPr>
        <w:pStyle w:val="PargrafodaLista"/>
        <w:numPr>
          <w:ilvl w:val="0"/>
          <w:numId w:val="27"/>
        </w:numPr>
        <w:spacing w:before="240" w:after="240"/>
        <w:jc w:val="both"/>
        <w:rPr>
          <w:rFonts w:ascii="Aptos" w:eastAsia="Aptos" w:hAnsi="Aptos" w:cs="Aptos"/>
        </w:rPr>
      </w:pPr>
      <w:r w:rsidRPr="3BB2554F">
        <w:rPr>
          <w:rFonts w:ascii="Aptos" w:eastAsia="Aptos" w:hAnsi="Aptos" w:cs="Aptos"/>
        </w:rPr>
        <w:t>Todas as mensagens trocadas estão em formato síncrono (chamada e resposta imediata).</w:t>
      </w:r>
    </w:p>
    <w:p w14:paraId="2AF98508" w14:textId="3E3A91AE" w:rsidR="3BB2554F" w:rsidRDefault="3BB2554F">
      <w:r>
        <w:br w:type="page"/>
      </w:r>
    </w:p>
    <w:p w14:paraId="330E15AD" w14:textId="63382BE8" w:rsidR="6C6735BB" w:rsidRDefault="1F134248" w:rsidP="137B8633">
      <w:pPr>
        <w:spacing w:before="240" w:after="240"/>
        <w:ind w:left="708"/>
        <w:jc w:val="center"/>
        <w:rPr>
          <w:rFonts w:ascii="Aptos" w:eastAsia="Aptos" w:hAnsi="Aptos" w:cs="Aptos"/>
        </w:rPr>
      </w:pPr>
      <w:r w:rsidRPr="3BB2554F">
        <w:rPr>
          <w:rFonts w:ascii="Aptos" w:eastAsia="Aptos" w:hAnsi="Aptos" w:cs="Aptos"/>
        </w:rPr>
        <w:lastRenderedPageBreak/>
        <w:t xml:space="preserve">Figura 16: </w:t>
      </w:r>
      <w:r w:rsidR="4BBA7F3A" w:rsidRPr="3BB2554F">
        <w:rPr>
          <w:rFonts w:ascii="Aptos" w:eastAsia="Aptos" w:hAnsi="Aptos" w:cs="Aptos"/>
        </w:rPr>
        <w:t>Diagrama De Re</w:t>
      </w:r>
      <w:r w:rsidR="64D3A45D" w:rsidRPr="3BB2554F">
        <w:rPr>
          <w:rFonts w:ascii="Aptos" w:eastAsia="Aptos" w:hAnsi="Aptos" w:cs="Aptos"/>
        </w:rPr>
        <w:t xml:space="preserve">alizar Vistoria </w:t>
      </w:r>
    </w:p>
    <w:p w14:paraId="76307983" w14:textId="6305049A" w:rsidR="58B15CB4" w:rsidRDefault="58B15CB4" w:rsidP="3BB2554F">
      <w:pPr>
        <w:spacing w:before="240" w:after="240"/>
        <w:ind w:left="708"/>
        <w:jc w:val="center"/>
      </w:pPr>
      <w:r>
        <w:rPr>
          <w:noProof/>
        </w:rPr>
        <w:drawing>
          <wp:inline distT="0" distB="0" distL="0" distR="0" wp14:anchorId="1ECE21C5" wp14:editId="0FC29FE7">
            <wp:extent cx="4477375" cy="5010848"/>
            <wp:effectExtent l="0" t="0" r="0" b="0"/>
            <wp:docPr id="1300125027" name="Imagem 1300125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477375" cy="5010848"/>
                    </a:xfrm>
                    <a:prstGeom prst="rect">
                      <a:avLst/>
                    </a:prstGeom>
                  </pic:spPr>
                </pic:pic>
              </a:graphicData>
            </a:graphic>
          </wp:inline>
        </w:drawing>
      </w:r>
    </w:p>
    <w:p w14:paraId="65820EFB" w14:textId="0D1DEBC4" w:rsidR="6C6735BB" w:rsidRDefault="4BBA7F3A" w:rsidP="3BB2554F">
      <w:pPr>
        <w:spacing w:before="240" w:after="240"/>
        <w:ind w:left="708"/>
        <w:jc w:val="center"/>
        <w:rPr>
          <w:rFonts w:ascii="Aptos" w:eastAsia="Aptos" w:hAnsi="Aptos" w:cs="Aptos"/>
          <w:b/>
          <w:bCs/>
          <w:sz w:val="20"/>
          <w:szCs w:val="20"/>
        </w:rPr>
      </w:pPr>
      <w:r w:rsidRPr="3BB2554F">
        <w:rPr>
          <w:b/>
          <w:bCs/>
          <w:sz w:val="20"/>
          <w:szCs w:val="20"/>
        </w:rPr>
        <w:t>Fonte:</w:t>
      </w:r>
      <w:r w:rsidRPr="3BB2554F">
        <w:rPr>
          <w:sz w:val="20"/>
          <w:szCs w:val="20"/>
        </w:rPr>
        <w:t xml:space="preserve"> Elaborado pelos autores.</w:t>
      </w:r>
    </w:p>
    <w:p w14:paraId="72B0E21A" w14:textId="4F1300BA" w:rsidR="6C6735BB" w:rsidRDefault="66A1F40E" w:rsidP="137B8633">
      <w:pPr>
        <w:spacing w:before="240" w:after="240"/>
        <w:jc w:val="both"/>
        <w:rPr>
          <w:rFonts w:ascii="Aptos" w:eastAsia="Aptos" w:hAnsi="Aptos" w:cs="Aptos"/>
          <w:b/>
          <w:bCs/>
        </w:rPr>
      </w:pPr>
      <w:r w:rsidRPr="3BB2554F">
        <w:rPr>
          <w:rFonts w:ascii="Aptos" w:eastAsia="Aptos" w:hAnsi="Aptos" w:cs="Aptos"/>
          <w:b/>
          <w:bCs/>
        </w:rPr>
        <w:t xml:space="preserve">DS04 - </w:t>
      </w:r>
      <w:r w:rsidR="4BBA7F3A" w:rsidRPr="3BB2554F">
        <w:rPr>
          <w:rFonts w:ascii="Aptos" w:eastAsia="Aptos" w:hAnsi="Aptos" w:cs="Aptos"/>
          <w:b/>
          <w:bCs/>
        </w:rPr>
        <w:t xml:space="preserve">Realizar Vistoria </w:t>
      </w:r>
    </w:p>
    <w:p w14:paraId="0BE2B373" w14:textId="263F15FE" w:rsidR="6C6735BB" w:rsidRDefault="4BBA7F3A" w:rsidP="3BB2554F">
      <w:pPr>
        <w:spacing w:before="240" w:after="240"/>
        <w:ind w:firstLine="708"/>
        <w:jc w:val="both"/>
      </w:pPr>
      <w:r w:rsidRPr="3BB2554F">
        <w:rPr>
          <w:rFonts w:ascii="Aptos" w:eastAsia="Aptos" w:hAnsi="Aptos" w:cs="Aptos"/>
        </w:rPr>
        <w:t>O diagrama de sequência “</w:t>
      </w:r>
      <w:proofErr w:type="spellStart"/>
      <w:r w:rsidRPr="3BB2554F">
        <w:rPr>
          <w:rFonts w:ascii="Aptos" w:eastAsia="Aptos" w:hAnsi="Aptos" w:cs="Aptos"/>
        </w:rPr>
        <w:t>realizarVistoria</w:t>
      </w:r>
      <w:proofErr w:type="spellEnd"/>
      <w:r w:rsidRPr="3BB2554F">
        <w:rPr>
          <w:rFonts w:ascii="Aptos" w:eastAsia="Aptos" w:hAnsi="Aptos" w:cs="Aptos"/>
        </w:rPr>
        <w:t>(id)” descreve o fluxo de ações executado por um vistoriador no sistema para realizar ou reagendar uma vistoria em um imóvel, após autenticação.</w:t>
      </w:r>
    </w:p>
    <w:p w14:paraId="3EBB59F5" w14:textId="60A5F429" w:rsidR="6C6735BB" w:rsidRDefault="6C6735BB" w:rsidP="137B8633">
      <w:pPr>
        <w:spacing w:before="240" w:after="240"/>
        <w:jc w:val="both"/>
      </w:pPr>
      <w:r w:rsidRPr="137B8633">
        <w:rPr>
          <w:rFonts w:ascii="Aptos" w:eastAsia="Aptos" w:hAnsi="Aptos" w:cs="Aptos"/>
          <w:b/>
          <w:bCs/>
        </w:rPr>
        <w:t>Atores e Objetos Envolvidos:</w:t>
      </w:r>
    </w:p>
    <w:p w14:paraId="35CFF55D" w14:textId="0A83380A" w:rsidR="6C6735BB" w:rsidRDefault="6C6735BB" w:rsidP="137B8633">
      <w:pPr>
        <w:pStyle w:val="PargrafodaLista"/>
        <w:numPr>
          <w:ilvl w:val="0"/>
          <w:numId w:val="17"/>
        </w:numPr>
        <w:spacing w:before="240" w:after="240"/>
        <w:jc w:val="both"/>
        <w:rPr>
          <w:rFonts w:ascii="Aptos" w:eastAsia="Aptos" w:hAnsi="Aptos" w:cs="Aptos"/>
        </w:rPr>
      </w:pPr>
      <w:r w:rsidRPr="137B8633">
        <w:rPr>
          <w:rFonts w:ascii="Aptos" w:eastAsia="Aptos" w:hAnsi="Aptos" w:cs="Aptos"/>
          <w:b/>
          <w:bCs/>
        </w:rPr>
        <w:t>Vistoriador</w:t>
      </w:r>
      <w:r w:rsidRPr="137B8633">
        <w:rPr>
          <w:rFonts w:ascii="Aptos" w:eastAsia="Aptos" w:hAnsi="Aptos" w:cs="Aptos"/>
        </w:rPr>
        <w:t>: Usuário responsável por realizar a vistoria dos imóveis.</w:t>
      </w:r>
    </w:p>
    <w:p w14:paraId="79CFAD61" w14:textId="797921B4" w:rsidR="6C6735BB" w:rsidRDefault="6C6735BB" w:rsidP="137B8633">
      <w:pPr>
        <w:pStyle w:val="PargrafodaLista"/>
        <w:numPr>
          <w:ilvl w:val="0"/>
          <w:numId w:val="17"/>
        </w:numPr>
        <w:spacing w:before="240" w:after="240"/>
        <w:jc w:val="both"/>
        <w:rPr>
          <w:rFonts w:ascii="Aptos" w:eastAsia="Aptos" w:hAnsi="Aptos" w:cs="Aptos"/>
        </w:rPr>
      </w:pPr>
      <w:r w:rsidRPr="137B8633">
        <w:rPr>
          <w:rFonts w:ascii="Aptos" w:eastAsia="Aptos" w:hAnsi="Aptos" w:cs="Aptos"/>
          <w:b/>
          <w:bCs/>
        </w:rPr>
        <w:t>Sistema</w:t>
      </w:r>
      <w:r w:rsidRPr="137B8633">
        <w:rPr>
          <w:rFonts w:ascii="Aptos" w:eastAsia="Aptos" w:hAnsi="Aptos" w:cs="Aptos"/>
        </w:rPr>
        <w:t>: Aplicação que gerencia o fluxo das ações e se comunica com o banco de dados.</w:t>
      </w:r>
    </w:p>
    <w:p w14:paraId="4AC8744B" w14:textId="4349B99D" w:rsidR="6C6735BB" w:rsidRDefault="6C6735BB" w:rsidP="137B8633">
      <w:pPr>
        <w:pStyle w:val="PargrafodaLista"/>
        <w:numPr>
          <w:ilvl w:val="0"/>
          <w:numId w:val="17"/>
        </w:numPr>
        <w:spacing w:before="240" w:after="240"/>
        <w:jc w:val="both"/>
        <w:rPr>
          <w:rFonts w:ascii="Aptos" w:eastAsia="Aptos" w:hAnsi="Aptos" w:cs="Aptos"/>
        </w:rPr>
      </w:pPr>
      <w:r w:rsidRPr="137B8633">
        <w:rPr>
          <w:rFonts w:ascii="Aptos" w:eastAsia="Aptos" w:hAnsi="Aptos" w:cs="Aptos"/>
          <w:b/>
          <w:bCs/>
        </w:rPr>
        <w:t>Banco de Dados</w:t>
      </w:r>
      <w:r w:rsidRPr="137B8633">
        <w:rPr>
          <w:rFonts w:ascii="Aptos" w:eastAsia="Aptos" w:hAnsi="Aptos" w:cs="Aptos"/>
        </w:rPr>
        <w:t>: Responsável por armazenar e recuperar informações sobre imóveis, vistorias e dados do cliente.</w:t>
      </w:r>
    </w:p>
    <w:p w14:paraId="1614D04A" w14:textId="5B6EE0BE" w:rsidR="6C6735BB" w:rsidRDefault="6C6735BB" w:rsidP="137B8633">
      <w:pPr>
        <w:spacing w:before="240" w:after="240"/>
        <w:jc w:val="both"/>
      </w:pPr>
      <w:r w:rsidRPr="137B8633">
        <w:rPr>
          <w:rFonts w:ascii="Aptos" w:eastAsia="Aptos" w:hAnsi="Aptos" w:cs="Aptos"/>
          <w:b/>
          <w:bCs/>
        </w:rPr>
        <w:lastRenderedPageBreak/>
        <w:t>Fluxo Principal (Realizar Vistoria):</w:t>
      </w:r>
    </w:p>
    <w:p w14:paraId="4D81EE8D" w14:textId="0696D6F7" w:rsidR="6C6735BB" w:rsidRDefault="6C6735BB" w:rsidP="137B8633">
      <w:pPr>
        <w:pStyle w:val="PargrafodaLista"/>
        <w:numPr>
          <w:ilvl w:val="0"/>
          <w:numId w:val="16"/>
        </w:numPr>
        <w:spacing w:before="240" w:after="240"/>
        <w:jc w:val="both"/>
        <w:rPr>
          <w:rFonts w:ascii="Aptos" w:eastAsia="Aptos" w:hAnsi="Aptos" w:cs="Aptos"/>
          <w:b/>
          <w:bCs/>
        </w:rPr>
      </w:pPr>
      <w:proofErr w:type="spellStart"/>
      <w:proofErr w:type="gramStart"/>
      <w:r w:rsidRPr="137B8633">
        <w:rPr>
          <w:rFonts w:ascii="Aptos" w:eastAsia="Aptos" w:hAnsi="Aptos" w:cs="Aptos"/>
          <w:b/>
          <w:bCs/>
        </w:rPr>
        <w:t>acessarPaginaInicial</w:t>
      </w:r>
      <w:proofErr w:type="spellEnd"/>
      <w:r w:rsidRPr="137B8633">
        <w:rPr>
          <w:rFonts w:ascii="Aptos" w:eastAsia="Aptos" w:hAnsi="Aptos" w:cs="Aptos"/>
          <w:b/>
          <w:bCs/>
        </w:rPr>
        <w:t>(</w:t>
      </w:r>
      <w:proofErr w:type="gramEnd"/>
      <w:r w:rsidRPr="137B8633">
        <w:rPr>
          <w:rFonts w:ascii="Aptos" w:eastAsia="Aptos" w:hAnsi="Aptos" w:cs="Aptos"/>
          <w:b/>
          <w:bCs/>
        </w:rPr>
        <w:t>)</w:t>
      </w:r>
    </w:p>
    <w:p w14:paraId="7E88A928" w14:textId="1F97EA8F" w:rsidR="6C6735BB" w:rsidRDefault="6C6735BB" w:rsidP="137B8633">
      <w:pPr>
        <w:pStyle w:val="PargrafodaLista"/>
        <w:numPr>
          <w:ilvl w:val="1"/>
          <w:numId w:val="16"/>
        </w:numPr>
        <w:spacing w:before="240" w:after="240"/>
        <w:jc w:val="both"/>
        <w:rPr>
          <w:rFonts w:ascii="Aptos" w:eastAsia="Aptos" w:hAnsi="Aptos" w:cs="Aptos"/>
        </w:rPr>
      </w:pPr>
      <w:r w:rsidRPr="137B8633">
        <w:rPr>
          <w:rFonts w:ascii="Aptos" w:eastAsia="Aptos" w:hAnsi="Aptos" w:cs="Aptos"/>
        </w:rPr>
        <w:t>O vistoriador acessa a página inicial do sistema.</w:t>
      </w:r>
    </w:p>
    <w:p w14:paraId="5CEDFD3A" w14:textId="7E12C163" w:rsidR="6C6735BB" w:rsidRDefault="6C6735BB" w:rsidP="137B8633">
      <w:pPr>
        <w:pStyle w:val="PargrafodaLista"/>
        <w:numPr>
          <w:ilvl w:val="1"/>
          <w:numId w:val="16"/>
        </w:numPr>
        <w:spacing w:before="240" w:after="240"/>
        <w:jc w:val="both"/>
        <w:rPr>
          <w:rFonts w:ascii="Aptos" w:eastAsia="Aptos" w:hAnsi="Aptos" w:cs="Aptos"/>
        </w:rPr>
      </w:pPr>
      <w:r w:rsidRPr="137B8633">
        <w:rPr>
          <w:rFonts w:ascii="Aptos" w:eastAsia="Aptos" w:hAnsi="Aptos" w:cs="Aptos"/>
        </w:rPr>
        <w:t xml:space="preserve">O sistema responde com </w:t>
      </w:r>
      <w:proofErr w:type="spellStart"/>
      <w:r w:rsidRPr="137B8633">
        <w:rPr>
          <w:rFonts w:ascii="Aptos" w:eastAsia="Aptos" w:hAnsi="Aptos" w:cs="Aptos"/>
          <w:b/>
          <w:bCs/>
        </w:rPr>
        <w:t>exibirTelaInicial</w:t>
      </w:r>
      <w:proofErr w:type="spellEnd"/>
      <w:r w:rsidRPr="137B8633">
        <w:rPr>
          <w:rFonts w:ascii="Aptos" w:eastAsia="Aptos" w:hAnsi="Aptos" w:cs="Aptos"/>
        </w:rPr>
        <w:t>.</w:t>
      </w:r>
    </w:p>
    <w:p w14:paraId="257B9633" w14:textId="7F14D389" w:rsidR="6C6735BB" w:rsidRDefault="6C6735BB" w:rsidP="137B8633">
      <w:pPr>
        <w:pStyle w:val="PargrafodaLista"/>
        <w:numPr>
          <w:ilvl w:val="0"/>
          <w:numId w:val="16"/>
        </w:numPr>
        <w:spacing w:before="240" w:after="240"/>
        <w:jc w:val="both"/>
        <w:rPr>
          <w:rFonts w:ascii="Aptos" w:eastAsia="Aptos" w:hAnsi="Aptos" w:cs="Aptos"/>
          <w:b/>
          <w:bCs/>
        </w:rPr>
      </w:pPr>
      <w:proofErr w:type="spellStart"/>
      <w:proofErr w:type="gramStart"/>
      <w:r w:rsidRPr="137B8633">
        <w:rPr>
          <w:rFonts w:ascii="Aptos" w:eastAsia="Aptos" w:hAnsi="Aptos" w:cs="Aptos"/>
          <w:b/>
          <w:bCs/>
        </w:rPr>
        <w:t>acessarListaDeImoveis</w:t>
      </w:r>
      <w:proofErr w:type="spellEnd"/>
      <w:r w:rsidRPr="137B8633">
        <w:rPr>
          <w:rFonts w:ascii="Aptos" w:eastAsia="Aptos" w:hAnsi="Aptos" w:cs="Aptos"/>
          <w:b/>
          <w:bCs/>
        </w:rPr>
        <w:t>(</w:t>
      </w:r>
      <w:proofErr w:type="gramEnd"/>
      <w:r w:rsidRPr="137B8633">
        <w:rPr>
          <w:rFonts w:ascii="Aptos" w:eastAsia="Aptos" w:hAnsi="Aptos" w:cs="Aptos"/>
          <w:b/>
          <w:bCs/>
        </w:rPr>
        <w:t>)</w:t>
      </w:r>
    </w:p>
    <w:p w14:paraId="2485E7EF" w14:textId="3DD1686C" w:rsidR="6C6735BB" w:rsidRDefault="6C6735BB" w:rsidP="137B8633">
      <w:pPr>
        <w:pStyle w:val="PargrafodaLista"/>
        <w:numPr>
          <w:ilvl w:val="1"/>
          <w:numId w:val="16"/>
        </w:numPr>
        <w:spacing w:before="240" w:after="240"/>
        <w:jc w:val="both"/>
        <w:rPr>
          <w:rFonts w:ascii="Aptos" w:eastAsia="Aptos" w:hAnsi="Aptos" w:cs="Aptos"/>
        </w:rPr>
      </w:pPr>
      <w:r w:rsidRPr="137B8633">
        <w:rPr>
          <w:rFonts w:ascii="Aptos" w:eastAsia="Aptos" w:hAnsi="Aptos" w:cs="Aptos"/>
        </w:rPr>
        <w:t>O vistoriador solicita ver os imóveis disponíveis.</w:t>
      </w:r>
    </w:p>
    <w:p w14:paraId="5740C9E8" w14:textId="13BE0E2D" w:rsidR="6C6735BB" w:rsidRDefault="6C6735BB" w:rsidP="137B8633">
      <w:pPr>
        <w:pStyle w:val="PargrafodaLista"/>
        <w:numPr>
          <w:ilvl w:val="1"/>
          <w:numId w:val="16"/>
        </w:numPr>
        <w:spacing w:before="240" w:after="240"/>
        <w:jc w:val="both"/>
        <w:rPr>
          <w:rFonts w:ascii="Aptos" w:eastAsia="Aptos" w:hAnsi="Aptos" w:cs="Aptos"/>
        </w:rPr>
      </w:pPr>
      <w:r w:rsidRPr="137B8633">
        <w:rPr>
          <w:rFonts w:ascii="Aptos" w:eastAsia="Aptos" w:hAnsi="Aptos" w:cs="Aptos"/>
        </w:rPr>
        <w:t xml:space="preserve">O sistema faz uma chamada para </w:t>
      </w:r>
      <w:proofErr w:type="spellStart"/>
      <w:proofErr w:type="gramStart"/>
      <w:r w:rsidRPr="137B8633">
        <w:rPr>
          <w:rFonts w:ascii="Aptos" w:eastAsia="Aptos" w:hAnsi="Aptos" w:cs="Aptos"/>
          <w:b/>
          <w:bCs/>
        </w:rPr>
        <w:t>buscaImoveis</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w:t>
      </w:r>
    </w:p>
    <w:p w14:paraId="225481BB" w14:textId="10F76A3C" w:rsidR="6C6735BB" w:rsidRDefault="6C6735BB" w:rsidP="137B8633">
      <w:pPr>
        <w:pStyle w:val="PargrafodaLista"/>
        <w:numPr>
          <w:ilvl w:val="1"/>
          <w:numId w:val="16"/>
        </w:numPr>
        <w:spacing w:before="240" w:after="240"/>
        <w:jc w:val="both"/>
        <w:rPr>
          <w:rFonts w:ascii="Aptos" w:eastAsia="Aptos" w:hAnsi="Aptos" w:cs="Aptos"/>
        </w:rPr>
      </w:pPr>
      <w:r w:rsidRPr="137B8633">
        <w:rPr>
          <w:rFonts w:ascii="Aptos" w:eastAsia="Aptos" w:hAnsi="Aptos" w:cs="Aptos"/>
        </w:rPr>
        <w:t xml:space="preserve">O banco retorna a </w:t>
      </w:r>
      <w:proofErr w:type="spellStart"/>
      <w:r w:rsidRPr="137B8633">
        <w:rPr>
          <w:rFonts w:ascii="Aptos" w:eastAsia="Aptos" w:hAnsi="Aptos" w:cs="Aptos"/>
          <w:b/>
          <w:bCs/>
        </w:rPr>
        <w:t>listaDeImoveis</w:t>
      </w:r>
      <w:proofErr w:type="spellEnd"/>
      <w:r w:rsidRPr="137B8633">
        <w:rPr>
          <w:rFonts w:ascii="Aptos" w:eastAsia="Aptos" w:hAnsi="Aptos" w:cs="Aptos"/>
        </w:rPr>
        <w:t xml:space="preserve">, e o sistema exibe com </w:t>
      </w:r>
      <w:proofErr w:type="spellStart"/>
      <w:r w:rsidRPr="137B8633">
        <w:rPr>
          <w:rFonts w:ascii="Aptos" w:eastAsia="Aptos" w:hAnsi="Aptos" w:cs="Aptos"/>
          <w:b/>
          <w:bCs/>
        </w:rPr>
        <w:t>exibirLista</w:t>
      </w:r>
      <w:proofErr w:type="spellEnd"/>
      <w:r w:rsidRPr="137B8633">
        <w:rPr>
          <w:rFonts w:ascii="Aptos" w:eastAsia="Aptos" w:hAnsi="Aptos" w:cs="Aptos"/>
        </w:rPr>
        <w:t>.</w:t>
      </w:r>
    </w:p>
    <w:p w14:paraId="32953424" w14:textId="047F3B33" w:rsidR="6C6735BB" w:rsidRDefault="6C6735BB" w:rsidP="137B8633">
      <w:pPr>
        <w:pStyle w:val="PargrafodaLista"/>
        <w:numPr>
          <w:ilvl w:val="0"/>
          <w:numId w:val="16"/>
        </w:numPr>
        <w:spacing w:before="240" w:after="240"/>
        <w:jc w:val="both"/>
        <w:rPr>
          <w:rFonts w:ascii="Aptos" w:eastAsia="Aptos" w:hAnsi="Aptos" w:cs="Aptos"/>
          <w:b/>
          <w:bCs/>
        </w:rPr>
      </w:pPr>
      <w:proofErr w:type="spellStart"/>
      <w:r w:rsidRPr="137B8633">
        <w:rPr>
          <w:rFonts w:ascii="Aptos" w:eastAsia="Aptos" w:hAnsi="Aptos" w:cs="Aptos"/>
          <w:b/>
          <w:bCs/>
        </w:rPr>
        <w:t>selecionarImovel</w:t>
      </w:r>
      <w:proofErr w:type="spellEnd"/>
      <w:r w:rsidRPr="137B8633">
        <w:rPr>
          <w:rFonts w:ascii="Aptos" w:eastAsia="Aptos" w:hAnsi="Aptos" w:cs="Aptos"/>
          <w:b/>
          <w:bCs/>
        </w:rPr>
        <w:t>(</w:t>
      </w:r>
      <w:proofErr w:type="spellStart"/>
      <w:r w:rsidRPr="137B8633">
        <w:rPr>
          <w:rFonts w:ascii="Aptos" w:eastAsia="Aptos" w:hAnsi="Aptos" w:cs="Aptos"/>
          <w:b/>
          <w:bCs/>
        </w:rPr>
        <w:t>id_imovel</w:t>
      </w:r>
      <w:proofErr w:type="spellEnd"/>
      <w:r w:rsidRPr="137B8633">
        <w:rPr>
          <w:rFonts w:ascii="Aptos" w:eastAsia="Aptos" w:hAnsi="Aptos" w:cs="Aptos"/>
          <w:b/>
          <w:bCs/>
        </w:rPr>
        <w:t>)</w:t>
      </w:r>
    </w:p>
    <w:p w14:paraId="2A5B721F" w14:textId="0ED41DE8" w:rsidR="6C6735BB" w:rsidRDefault="6C6735BB" w:rsidP="137B8633">
      <w:pPr>
        <w:pStyle w:val="PargrafodaLista"/>
        <w:numPr>
          <w:ilvl w:val="1"/>
          <w:numId w:val="16"/>
        </w:numPr>
        <w:spacing w:before="240" w:after="240"/>
        <w:jc w:val="both"/>
        <w:rPr>
          <w:rFonts w:ascii="Aptos" w:eastAsia="Aptos" w:hAnsi="Aptos" w:cs="Aptos"/>
        </w:rPr>
      </w:pPr>
      <w:r w:rsidRPr="137B8633">
        <w:rPr>
          <w:rFonts w:ascii="Aptos" w:eastAsia="Aptos" w:hAnsi="Aptos" w:cs="Aptos"/>
        </w:rPr>
        <w:t>O vistoriador seleciona um imóvel específico.</w:t>
      </w:r>
    </w:p>
    <w:p w14:paraId="3288DABF" w14:textId="0C8ED95A" w:rsidR="6C6735BB" w:rsidRDefault="6C6735BB" w:rsidP="137B8633">
      <w:pPr>
        <w:pStyle w:val="PargrafodaLista"/>
        <w:numPr>
          <w:ilvl w:val="1"/>
          <w:numId w:val="16"/>
        </w:numPr>
        <w:spacing w:before="240" w:after="240"/>
        <w:jc w:val="both"/>
        <w:rPr>
          <w:rFonts w:ascii="Aptos" w:eastAsia="Aptos" w:hAnsi="Aptos" w:cs="Aptos"/>
        </w:rPr>
      </w:pPr>
      <w:r w:rsidRPr="137B8633">
        <w:rPr>
          <w:rFonts w:ascii="Aptos" w:eastAsia="Aptos" w:hAnsi="Aptos" w:cs="Aptos"/>
        </w:rPr>
        <w:t xml:space="preserve">O sistema busca os dados com </w:t>
      </w:r>
      <w:proofErr w:type="spellStart"/>
      <w:r w:rsidRPr="137B8633">
        <w:rPr>
          <w:rFonts w:ascii="Aptos" w:eastAsia="Aptos" w:hAnsi="Aptos" w:cs="Aptos"/>
          <w:b/>
          <w:bCs/>
        </w:rPr>
        <w:t>buscaImovel</w:t>
      </w:r>
      <w:proofErr w:type="spellEnd"/>
      <w:r w:rsidRPr="137B8633">
        <w:rPr>
          <w:rFonts w:ascii="Aptos" w:eastAsia="Aptos" w:hAnsi="Aptos" w:cs="Aptos"/>
          <w:b/>
          <w:bCs/>
        </w:rPr>
        <w:t>(</w:t>
      </w:r>
      <w:proofErr w:type="spellStart"/>
      <w:r w:rsidRPr="137B8633">
        <w:rPr>
          <w:rFonts w:ascii="Aptos" w:eastAsia="Aptos" w:hAnsi="Aptos" w:cs="Aptos"/>
          <w:b/>
          <w:bCs/>
        </w:rPr>
        <w:t>id_imovel</w:t>
      </w:r>
      <w:proofErr w:type="spellEnd"/>
      <w:r w:rsidRPr="137B8633">
        <w:rPr>
          <w:rFonts w:ascii="Aptos" w:eastAsia="Aptos" w:hAnsi="Aptos" w:cs="Aptos"/>
          <w:b/>
          <w:bCs/>
        </w:rPr>
        <w:t>)</w:t>
      </w:r>
      <w:r w:rsidRPr="137B8633">
        <w:rPr>
          <w:rFonts w:ascii="Aptos" w:eastAsia="Aptos" w:hAnsi="Aptos" w:cs="Aptos"/>
        </w:rPr>
        <w:t>.</w:t>
      </w:r>
    </w:p>
    <w:p w14:paraId="3DCD35C6" w14:textId="57DD956B" w:rsidR="6C6735BB" w:rsidRDefault="6C6735BB" w:rsidP="137B8633">
      <w:pPr>
        <w:pStyle w:val="PargrafodaLista"/>
        <w:numPr>
          <w:ilvl w:val="1"/>
          <w:numId w:val="16"/>
        </w:numPr>
        <w:spacing w:before="240" w:after="240"/>
        <w:jc w:val="both"/>
        <w:rPr>
          <w:rFonts w:ascii="Aptos" w:eastAsia="Aptos" w:hAnsi="Aptos" w:cs="Aptos"/>
        </w:rPr>
      </w:pPr>
      <w:r w:rsidRPr="137B8633">
        <w:rPr>
          <w:rFonts w:ascii="Aptos" w:eastAsia="Aptos" w:hAnsi="Aptos" w:cs="Aptos"/>
        </w:rPr>
        <w:t xml:space="preserve">O banco retorna os </w:t>
      </w:r>
      <w:proofErr w:type="spellStart"/>
      <w:r w:rsidRPr="137B8633">
        <w:rPr>
          <w:rFonts w:ascii="Aptos" w:eastAsia="Aptos" w:hAnsi="Aptos" w:cs="Aptos"/>
          <w:b/>
          <w:bCs/>
        </w:rPr>
        <w:t>detalhesDoImovel</w:t>
      </w:r>
      <w:proofErr w:type="spellEnd"/>
      <w:r w:rsidRPr="137B8633">
        <w:rPr>
          <w:rFonts w:ascii="Aptos" w:eastAsia="Aptos" w:hAnsi="Aptos" w:cs="Aptos"/>
        </w:rPr>
        <w:t>.</w:t>
      </w:r>
    </w:p>
    <w:p w14:paraId="06B17067" w14:textId="7D937509" w:rsidR="6C6735BB" w:rsidRDefault="6C6735BB" w:rsidP="137B8633">
      <w:pPr>
        <w:pStyle w:val="PargrafodaLista"/>
        <w:numPr>
          <w:ilvl w:val="1"/>
          <w:numId w:val="16"/>
        </w:numPr>
        <w:spacing w:before="240" w:after="240"/>
        <w:jc w:val="both"/>
        <w:rPr>
          <w:rFonts w:ascii="Aptos" w:eastAsia="Aptos" w:hAnsi="Aptos" w:cs="Aptos"/>
        </w:rPr>
      </w:pPr>
      <w:r w:rsidRPr="137B8633">
        <w:rPr>
          <w:rFonts w:ascii="Aptos" w:eastAsia="Aptos" w:hAnsi="Aptos" w:cs="Aptos"/>
        </w:rPr>
        <w:t xml:space="preserve">O sistema então exibe a aba correspondente com </w:t>
      </w:r>
      <w:proofErr w:type="spellStart"/>
      <w:r w:rsidRPr="137B8633">
        <w:rPr>
          <w:rFonts w:ascii="Aptos" w:eastAsia="Aptos" w:hAnsi="Aptos" w:cs="Aptos"/>
          <w:b/>
          <w:bCs/>
        </w:rPr>
        <w:t>exibirAbaDeVistoria</w:t>
      </w:r>
      <w:proofErr w:type="spellEnd"/>
      <w:r w:rsidRPr="137B8633">
        <w:rPr>
          <w:rFonts w:ascii="Aptos" w:eastAsia="Aptos" w:hAnsi="Aptos" w:cs="Aptos"/>
        </w:rPr>
        <w:t>.</w:t>
      </w:r>
    </w:p>
    <w:p w14:paraId="0D86D3F2" w14:textId="5F6334E4" w:rsidR="6C6735BB" w:rsidRDefault="6C6735BB" w:rsidP="137B8633">
      <w:pPr>
        <w:spacing w:before="240" w:after="240"/>
        <w:jc w:val="both"/>
      </w:pPr>
      <w:r w:rsidRPr="137B8633">
        <w:rPr>
          <w:rFonts w:ascii="Aptos" w:eastAsia="Aptos" w:hAnsi="Aptos" w:cs="Aptos"/>
          <w:b/>
          <w:bCs/>
        </w:rPr>
        <w:t>Fluxo Alternativo [iniciar vistoria]:</w:t>
      </w:r>
    </w:p>
    <w:p w14:paraId="19EE552F" w14:textId="3A7E606B" w:rsidR="6C6735BB" w:rsidRDefault="6C6735BB" w:rsidP="137B8633">
      <w:pPr>
        <w:pStyle w:val="PargrafodaLista"/>
        <w:numPr>
          <w:ilvl w:val="0"/>
          <w:numId w:val="15"/>
        </w:numPr>
        <w:spacing w:before="240" w:after="240"/>
        <w:jc w:val="both"/>
        <w:rPr>
          <w:rFonts w:ascii="Aptos" w:eastAsia="Aptos" w:hAnsi="Aptos" w:cs="Aptos"/>
          <w:b/>
          <w:bCs/>
        </w:rPr>
      </w:pPr>
      <w:proofErr w:type="spellStart"/>
      <w:proofErr w:type="gramStart"/>
      <w:r w:rsidRPr="137B8633">
        <w:rPr>
          <w:rFonts w:ascii="Aptos" w:eastAsia="Aptos" w:hAnsi="Aptos" w:cs="Aptos"/>
          <w:b/>
          <w:bCs/>
        </w:rPr>
        <w:t>iniciarVistoria</w:t>
      </w:r>
      <w:proofErr w:type="spellEnd"/>
      <w:r w:rsidRPr="137B8633">
        <w:rPr>
          <w:rFonts w:ascii="Aptos" w:eastAsia="Aptos" w:hAnsi="Aptos" w:cs="Aptos"/>
          <w:b/>
          <w:bCs/>
        </w:rPr>
        <w:t>(</w:t>
      </w:r>
      <w:proofErr w:type="gramEnd"/>
      <w:r w:rsidRPr="137B8633">
        <w:rPr>
          <w:rFonts w:ascii="Aptos" w:eastAsia="Aptos" w:hAnsi="Aptos" w:cs="Aptos"/>
          <w:b/>
          <w:bCs/>
        </w:rPr>
        <w:t>)</w:t>
      </w:r>
    </w:p>
    <w:p w14:paraId="770C00BD" w14:textId="16A7B805" w:rsidR="6C6735BB" w:rsidRDefault="6C6735BB" w:rsidP="137B8633">
      <w:pPr>
        <w:pStyle w:val="PargrafodaLista"/>
        <w:numPr>
          <w:ilvl w:val="1"/>
          <w:numId w:val="15"/>
        </w:numPr>
        <w:spacing w:before="240" w:after="240"/>
        <w:jc w:val="both"/>
        <w:rPr>
          <w:rFonts w:ascii="Aptos" w:eastAsia="Aptos" w:hAnsi="Aptos" w:cs="Aptos"/>
        </w:rPr>
      </w:pPr>
      <w:r w:rsidRPr="137B8633">
        <w:rPr>
          <w:rFonts w:ascii="Aptos" w:eastAsia="Aptos" w:hAnsi="Aptos" w:cs="Aptos"/>
        </w:rPr>
        <w:t>O vistoriador inicia o processo de vistoria.</w:t>
      </w:r>
    </w:p>
    <w:p w14:paraId="6FBAB39D" w14:textId="7778150C" w:rsidR="6C6735BB" w:rsidRDefault="6C6735BB" w:rsidP="137B8633">
      <w:pPr>
        <w:pStyle w:val="PargrafodaLista"/>
        <w:numPr>
          <w:ilvl w:val="1"/>
          <w:numId w:val="15"/>
        </w:numPr>
        <w:spacing w:before="240" w:after="240"/>
        <w:jc w:val="both"/>
        <w:rPr>
          <w:rFonts w:ascii="Aptos" w:eastAsia="Aptos" w:hAnsi="Aptos" w:cs="Aptos"/>
        </w:rPr>
      </w:pPr>
      <w:r w:rsidRPr="137B8633">
        <w:rPr>
          <w:rFonts w:ascii="Aptos" w:eastAsia="Aptos" w:hAnsi="Aptos" w:cs="Aptos"/>
        </w:rPr>
        <w:t xml:space="preserve">O sistema atualiza o status do imóvel via </w:t>
      </w:r>
      <w:proofErr w:type="spellStart"/>
      <w:proofErr w:type="gramStart"/>
      <w:r w:rsidRPr="137B8633">
        <w:rPr>
          <w:rFonts w:ascii="Aptos" w:eastAsia="Aptos" w:hAnsi="Aptos" w:cs="Aptos"/>
          <w:b/>
          <w:bCs/>
        </w:rPr>
        <w:t>atualizaDadosImovel</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w:t>
      </w:r>
    </w:p>
    <w:p w14:paraId="3A0E41AD" w14:textId="55F160CB" w:rsidR="6C6735BB" w:rsidRDefault="6C6735BB" w:rsidP="137B8633">
      <w:pPr>
        <w:pStyle w:val="PargrafodaLista"/>
        <w:numPr>
          <w:ilvl w:val="1"/>
          <w:numId w:val="15"/>
        </w:numPr>
        <w:spacing w:before="240" w:after="240"/>
        <w:jc w:val="both"/>
        <w:rPr>
          <w:rFonts w:ascii="Aptos" w:eastAsia="Aptos" w:hAnsi="Aptos" w:cs="Aptos"/>
        </w:rPr>
      </w:pPr>
      <w:r w:rsidRPr="137B8633">
        <w:rPr>
          <w:rFonts w:ascii="Aptos" w:eastAsia="Aptos" w:hAnsi="Aptos" w:cs="Aptos"/>
        </w:rPr>
        <w:t>O banco confirma a atualização.</w:t>
      </w:r>
    </w:p>
    <w:p w14:paraId="1E30F940" w14:textId="18C690C1" w:rsidR="6C6735BB" w:rsidRDefault="6C6735BB" w:rsidP="137B8633">
      <w:pPr>
        <w:pStyle w:val="PargrafodaLista"/>
        <w:numPr>
          <w:ilvl w:val="1"/>
          <w:numId w:val="15"/>
        </w:numPr>
        <w:spacing w:before="240" w:after="240"/>
        <w:jc w:val="both"/>
        <w:rPr>
          <w:rFonts w:ascii="Aptos" w:eastAsia="Aptos" w:hAnsi="Aptos" w:cs="Aptos"/>
        </w:rPr>
      </w:pPr>
      <w:r w:rsidRPr="137B8633">
        <w:rPr>
          <w:rFonts w:ascii="Aptos" w:eastAsia="Aptos" w:hAnsi="Aptos" w:cs="Aptos"/>
        </w:rPr>
        <w:t xml:space="preserve">O sistema cria a vistoria no banco com </w:t>
      </w:r>
      <w:proofErr w:type="spellStart"/>
      <w:proofErr w:type="gramStart"/>
      <w:r w:rsidRPr="137B8633">
        <w:rPr>
          <w:rFonts w:ascii="Aptos" w:eastAsia="Aptos" w:hAnsi="Aptos" w:cs="Aptos"/>
          <w:b/>
          <w:bCs/>
        </w:rPr>
        <w:t>criaVistoria</w:t>
      </w:r>
      <w:proofErr w:type="spellEnd"/>
      <w:r w:rsidRPr="137B8633">
        <w:rPr>
          <w:rFonts w:ascii="Aptos" w:eastAsia="Aptos" w:hAnsi="Aptos" w:cs="Aptos"/>
          <w:b/>
          <w:bCs/>
        </w:rPr>
        <w:t>(</w:t>
      </w:r>
      <w:proofErr w:type="spellStart"/>
      <w:proofErr w:type="gramEnd"/>
      <w:r w:rsidRPr="137B8633">
        <w:rPr>
          <w:rFonts w:ascii="Aptos" w:eastAsia="Aptos" w:hAnsi="Aptos" w:cs="Aptos"/>
          <w:b/>
          <w:bCs/>
        </w:rPr>
        <w:t>id_imovel</w:t>
      </w:r>
      <w:proofErr w:type="spellEnd"/>
      <w:r w:rsidRPr="137B8633">
        <w:rPr>
          <w:rFonts w:ascii="Aptos" w:eastAsia="Aptos" w:hAnsi="Aptos" w:cs="Aptos"/>
          <w:b/>
          <w:bCs/>
        </w:rPr>
        <w:t>, data, status)</w:t>
      </w:r>
      <w:r w:rsidRPr="137B8633">
        <w:rPr>
          <w:rFonts w:ascii="Aptos" w:eastAsia="Aptos" w:hAnsi="Aptos" w:cs="Aptos"/>
        </w:rPr>
        <w:t>.</w:t>
      </w:r>
    </w:p>
    <w:p w14:paraId="1C89A3AD" w14:textId="4B8A5063" w:rsidR="6C6735BB" w:rsidRDefault="6C6735BB" w:rsidP="137B8633">
      <w:pPr>
        <w:pStyle w:val="PargrafodaLista"/>
        <w:numPr>
          <w:ilvl w:val="1"/>
          <w:numId w:val="15"/>
        </w:numPr>
        <w:spacing w:before="240" w:after="240"/>
        <w:jc w:val="both"/>
        <w:rPr>
          <w:rFonts w:ascii="Aptos" w:eastAsia="Aptos" w:hAnsi="Aptos" w:cs="Aptos"/>
        </w:rPr>
      </w:pPr>
      <w:r w:rsidRPr="137B8633">
        <w:rPr>
          <w:rFonts w:ascii="Aptos" w:eastAsia="Aptos" w:hAnsi="Aptos" w:cs="Aptos"/>
        </w:rPr>
        <w:t xml:space="preserve">O banco retorna o </w:t>
      </w:r>
      <w:proofErr w:type="spellStart"/>
      <w:r w:rsidRPr="137B8633">
        <w:rPr>
          <w:rFonts w:ascii="Aptos" w:eastAsia="Aptos" w:hAnsi="Aptos" w:cs="Aptos"/>
          <w:b/>
          <w:bCs/>
        </w:rPr>
        <w:t>id_vistoria</w:t>
      </w:r>
      <w:proofErr w:type="spellEnd"/>
      <w:r w:rsidRPr="137B8633">
        <w:rPr>
          <w:rFonts w:ascii="Aptos" w:eastAsia="Aptos" w:hAnsi="Aptos" w:cs="Aptos"/>
        </w:rPr>
        <w:t>.</w:t>
      </w:r>
    </w:p>
    <w:p w14:paraId="55BC8845" w14:textId="5705E513" w:rsidR="6C6735BB" w:rsidRDefault="6C6735BB" w:rsidP="137B8633">
      <w:pPr>
        <w:pStyle w:val="PargrafodaLista"/>
        <w:numPr>
          <w:ilvl w:val="1"/>
          <w:numId w:val="15"/>
        </w:numPr>
        <w:spacing w:before="240" w:after="240"/>
        <w:jc w:val="both"/>
        <w:rPr>
          <w:rFonts w:ascii="Aptos" w:eastAsia="Aptos" w:hAnsi="Aptos" w:cs="Aptos"/>
        </w:rPr>
      </w:pPr>
      <w:r w:rsidRPr="137B8633">
        <w:rPr>
          <w:rFonts w:ascii="Aptos" w:eastAsia="Aptos" w:hAnsi="Aptos" w:cs="Aptos"/>
        </w:rPr>
        <w:t xml:space="preserve">O sistema exibe o formulário com </w:t>
      </w:r>
      <w:proofErr w:type="spellStart"/>
      <w:r w:rsidRPr="137B8633">
        <w:rPr>
          <w:rFonts w:ascii="Aptos" w:eastAsia="Aptos" w:hAnsi="Aptos" w:cs="Aptos"/>
          <w:b/>
          <w:bCs/>
        </w:rPr>
        <w:t>abrirFormularioDeVistoria</w:t>
      </w:r>
      <w:proofErr w:type="spellEnd"/>
      <w:r w:rsidRPr="137B8633">
        <w:rPr>
          <w:rFonts w:ascii="Aptos" w:eastAsia="Aptos" w:hAnsi="Aptos" w:cs="Aptos"/>
        </w:rPr>
        <w:t>.</w:t>
      </w:r>
    </w:p>
    <w:p w14:paraId="21D4E1E9" w14:textId="4A5C812D" w:rsidR="6C6735BB" w:rsidRDefault="6C6735BB" w:rsidP="137B8633">
      <w:pPr>
        <w:pStyle w:val="PargrafodaLista"/>
        <w:numPr>
          <w:ilvl w:val="0"/>
          <w:numId w:val="15"/>
        </w:numPr>
        <w:spacing w:before="240" w:after="240"/>
        <w:jc w:val="both"/>
        <w:rPr>
          <w:rFonts w:ascii="Aptos" w:eastAsia="Aptos" w:hAnsi="Aptos" w:cs="Aptos"/>
          <w:b/>
          <w:bCs/>
        </w:rPr>
      </w:pPr>
      <w:proofErr w:type="spellStart"/>
      <w:proofErr w:type="gramStart"/>
      <w:r w:rsidRPr="137B8633">
        <w:rPr>
          <w:rFonts w:ascii="Aptos" w:eastAsia="Aptos" w:hAnsi="Aptos" w:cs="Aptos"/>
          <w:b/>
          <w:bCs/>
        </w:rPr>
        <w:t>inserirDados</w:t>
      </w:r>
      <w:proofErr w:type="spellEnd"/>
      <w:r w:rsidRPr="137B8633">
        <w:rPr>
          <w:rFonts w:ascii="Aptos" w:eastAsia="Aptos" w:hAnsi="Aptos" w:cs="Aptos"/>
          <w:b/>
          <w:bCs/>
        </w:rPr>
        <w:t>(</w:t>
      </w:r>
      <w:proofErr w:type="gramEnd"/>
      <w:r w:rsidRPr="137B8633">
        <w:rPr>
          <w:rFonts w:ascii="Aptos" w:eastAsia="Aptos" w:hAnsi="Aptos" w:cs="Aptos"/>
          <w:b/>
          <w:bCs/>
        </w:rPr>
        <w:t>fotos, observações)</w:t>
      </w:r>
    </w:p>
    <w:p w14:paraId="40164DCF" w14:textId="2C446AB8" w:rsidR="6C6735BB" w:rsidRDefault="6C6735BB" w:rsidP="137B8633">
      <w:pPr>
        <w:pStyle w:val="PargrafodaLista"/>
        <w:numPr>
          <w:ilvl w:val="1"/>
          <w:numId w:val="15"/>
        </w:numPr>
        <w:spacing w:before="240" w:after="240"/>
        <w:jc w:val="both"/>
        <w:rPr>
          <w:rFonts w:ascii="Aptos" w:eastAsia="Aptos" w:hAnsi="Aptos" w:cs="Aptos"/>
        </w:rPr>
      </w:pPr>
      <w:r w:rsidRPr="137B8633">
        <w:rPr>
          <w:rFonts w:ascii="Aptos" w:eastAsia="Aptos" w:hAnsi="Aptos" w:cs="Aptos"/>
        </w:rPr>
        <w:t>O vistoriador preenche e envia os dados da vistoria.</w:t>
      </w:r>
    </w:p>
    <w:p w14:paraId="2F00E8A6" w14:textId="267F6355" w:rsidR="6C6735BB" w:rsidRDefault="6C6735BB" w:rsidP="137B8633">
      <w:pPr>
        <w:pStyle w:val="PargrafodaLista"/>
        <w:numPr>
          <w:ilvl w:val="1"/>
          <w:numId w:val="15"/>
        </w:numPr>
        <w:spacing w:before="240" w:after="240"/>
        <w:jc w:val="both"/>
        <w:rPr>
          <w:rFonts w:ascii="Aptos" w:eastAsia="Aptos" w:hAnsi="Aptos" w:cs="Aptos"/>
        </w:rPr>
      </w:pPr>
      <w:r w:rsidRPr="137B8633">
        <w:rPr>
          <w:rFonts w:ascii="Aptos" w:eastAsia="Aptos" w:hAnsi="Aptos" w:cs="Aptos"/>
        </w:rPr>
        <w:t xml:space="preserve">O sistema salva os dados via </w:t>
      </w:r>
      <w:proofErr w:type="spellStart"/>
      <w:proofErr w:type="gramStart"/>
      <w:r w:rsidRPr="137B8633">
        <w:rPr>
          <w:rFonts w:ascii="Aptos" w:eastAsia="Aptos" w:hAnsi="Aptos" w:cs="Aptos"/>
          <w:b/>
          <w:bCs/>
        </w:rPr>
        <w:t>atualizaDadosVistoria</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w:t>
      </w:r>
    </w:p>
    <w:p w14:paraId="30546D3E" w14:textId="556EFD3F" w:rsidR="6C6735BB" w:rsidRDefault="6C6735BB" w:rsidP="137B8633">
      <w:pPr>
        <w:pStyle w:val="PargrafodaLista"/>
        <w:numPr>
          <w:ilvl w:val="1"/>
          <w:numId w:val="15"/>
        </w:numPr>
        <w:spacing w:before="240" w:after="240"/>
        <w:jc w:val="both"/>
        <w:rPr>
          <w:rFonts w:ascii="Aptos" w:eastAsia="Aptos" w:hAnsi="Aptos" w:cs="Aptos"/>
        </w:rPr>
      </w:pPr>
      <w:r w:rsidRPr="137B8633">
        <w:rPr>
          <w:rFonts w:ascii="Aptos" w:eastAsia="Aptos" w:hAnsi="Aptos" w:cs="Aptos"/>
        </w:rPr>
        <w:t xml:space="preserve">O banco confirma com </w:t>
      </w:r>
      <w:proofErr w:type="spellStart"/>
      <w:r w:rsidRPr="137B8633">
        <w:rPr>
          <w:rFonts w:ascii="Aptos" w:eastAsia="Aptos" w:hAnsi="Aptos" w:cs="Aptos"/>
          <w:b/>
          <w:bCs/>
        </w:rPr>
        <w:t>atualizaDados</w:t>
      </w:r>
      <w:proofErr w:type="spellEnd"/>
      <w:r w:rsidRPr="137B8633">
        <w:rPr>
          <w:rFonts w:ascii="Aptos" w:eastAsia="Aptos" w:hAnsi="Aptos" w:cs="Aptos"/>
        </w:rPr>
        <w:t>.</w:t>
      </w:r>
    </w:p>
    <w:p w14:paraId="047B571B" w14:textId="648646F9" w:rsidR="6C6735BB" w:rsidRDefault="6C6735BB" w:rsidP="137B8633">
      <w:pPr>
        <w:pStyle w:val="PargrafodaLista"/>
        <w:numPr>
          <w:ilvl w:val="0"/>
          <w:numId w:val="15"/>
        </w:numPr>
        <w:spacing w:before="240" w:after="240"/>
        <w:jc w:val="both"/>
        <w:rPr>
          <w:rFonts w:ascii="Aptos" w:eastAsia="Aptos" w:hAnsi="Aptos" w:cs="Aptos"/>
          <w:b/>
          <w:bCs/>
        </w:rPr>
      </w:pPr>
      <w:proofErr w:type="spellStart"/>
      <w:proofErr w:type="gramStart"/>
      <w:r w:rsidRPr="137B8633">
        <w:rPr>
          <w:rFonts w:ascii="Aptos" w:eastAsia="Aptos" w:hAnsi="Aptos" w:cs="Aptos"/>
          <w:b/>
          <w:bCs/>
        </w:rPr>
        <w:t>buscaEmailCliente</w:t>
      </w:r>
      <w:proofErr w:type="spellEnd"/>
      <w:r w:rsidRPr="137B8633">
        <w:rPr>
          <w:rFonts w:ascii="Aptos" w:eastAsia="Aptos" w:hAnsi="Aptos" w:cs="Aptos"/>
          <w:b/>
          <w:bCs/>
        </w:rPr>
        <w:t>(</w:t>
      </w:r>
      <w:proofErr w:type="gramEnd"/>
      <w:r w:rsidRPr="137B8633">
        <w:rPr>
          <w:rFonts w:ascii="Aptos" w:eastAsia="Aptos" w:hAnsi="Aptos" w:cs="Aptos"/>
          <w:b/>
          <w:bCs/>
        </w:rPr>
        <w:t>)</w:t>
      </w:r>
    </w:p>
    <w:p w14:paraId="0B0558C9" w14:textId="50503578" w:rsidR="6C6735BB" w:rsidRDefault="6C6735BB" w:rsidP="137B8633">
      <w:pPr>
        <w:pStyle w:val="PargrafodaLista"/>
        <w:numPr>
          <w:ilvl w:val="1"/>
          <w:numId w:val="15"/>
        </w:numPr>
        <w:spacing w:before="240" w:after="240"/>
        <w:jc w:val="both"/>
        <w:rPr>
          <w:rFonts w:ascii="Aptos" w:eastAsia="Aptos" w:hAnsi="Aptos" w:cs="Aptos"/>
        </w:rPr>
      </w:pPr>
      <w:r w:rsidRPr="137B8633">
        <w:rPr>
          <w:rFonts w:ascii="Aptos" w:eastAsia="Aptos" w:hAnsi="Aptos" w:cs="Aptos"/>
        </w:rPr>
        <w:t xml:space="preserve">O sistema busca o </w:t>
      </w:r>
      <w:proofErr w:type="spellStart"/>
      <w:r w:rsidRPr="137B8633">
        <w:rPr>
          <w:rFonts w:ascii="Aptos" w:eastAsia="Aptos" w:hAnsi="Aptos" w:cs="Aptos"/>
        </w:rPr>
        <w:t>email</w:t>
      </w:r>
      <w:proofErr w:type="spellEnd"/>
      <w:r w:rsidRPr="137B8633">
        <w:rPr>
          <w:rFonts w:ascii="Aptos" w:eastAsia="Aptos" w:hAnsi="Aptos" w:cs="Aptos"/>
        </w:rPr>
        <w:t xml:space="preserve"> do cliente relacionado ao imóvel e vistoria com </w:t>
      </w:r>
      <w:proofErr w:type="spellStart"/>
      <w:proofErr w:type="gramStart"/>
      <w:r w:rsidRPr="137B8633">
        <w:rPr>
          <w:rFonts w:ascii="Aptos" w:eastAsia="Aptos" w:hAnsi="Aptos" w:cs="Aptos"/>
          <w:b/>
          <w:bCs/>
        </w:rPr>
        <w:t>buscaEmailCliente</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w:t>
      </w:r>
    </w:p>
    <w:p w14:paraId="52DE1D0B" w14:textId="1F0826E6" w:rsidR="6C6735BB" w:rsidRDefault="6C6735BB" w:rsidP="137B8633">
      <w:pPr>
        <w:pStyle w:val="PargrafodaLista"/>
        <w:numPr>
          <w:ilvl w:val="1"/>
          <w:numId w:val="15"/>
        </w:numPr>
        <w:spacing w:before="240" w:after="240"/>
        <w:jc w:val="both"/>
        <w:rPr>
          <w:rFonts w:ascii="Aptos" w:eastAsia="Aptos" w:hAnsi="Aptos" w:cs="Aptos"/>
        </w:rPr>
      </w:pPr>
      <w:r w:rsidRPr="137B8633">
        <w:rPr>
          <w:rFonts w:ascii="Aptos" w:eastAsia="Aptos" w:hAnsi="Aptos" w:cs="Aptos"/>
        </w:rPr>
        <w:t xml:space="preserve">O banco retorna, por exemplo, </w:t>
      </w:r>
      <w:hyperlink r:id="rId29">
        <w:r w:rsidRPr="137B8633">
          <w:rPr>
            <w:rStyle w:val="Hyperlink"/>
            <w:rFonts w:ascii="Aptos" w:eastAsia="Aptos" w:hAnsi="Aptos" w:cs="Aptos"/>
            <w:b/>
            <w:bCs/>
          </w:rPr>
          <w:t>cliente@exemplo.com</w:t>
        </w:r>
      </w:hyperlink>
      <w:r w:rsidRPr="137B8633">
        <w:rPr>
          <w:rFonts w:ascii="Aptos" w:eastAsia="Aptos" w:hAnsi="Aptos" w:cs="Aptos"/>
        </w:rPr>
        <w:t>.</w:t>
      </w:r>
    </w:p>
    <w:p w14:paraId="2B954AC8" w14:textId="61BAE29D" w:rsidR="6C6735BB" w:rsidRDefault="6C6735BB" w:rsidP="137B8633">
      <w:pPr>
        <w:pStyle w:val="PargrafodaLista"/>
        <w:numPr>
          <w:ilvl w:val="0"/>
          <w:numId w:val="15"/>
        </w:numPr>
        <w:spacing w:before="240" w:after="240"/>
        <w:jc w:val="both"/>
        <w:rPr>
          <w:rFonts w:ascii="Aptos" w:eastAsia="Aptos" w:hAnsi="Aptos" w:cs="Aptos"/>
          <w:b/>
          <w:bCs/>
        </w:rPr>
      </w:pPr>
      <w:proofErr w:type="spellStart"/>
      <w:proofErr w:type="gramStart"/>
      <w:r w:rsidRPr="137B8633">
        <w:rPr>
          <w:rFonts w:ascii="Aptos" w:eastAsia="Aptos" w:hAnsi="Aptos" w:cs="Aptos"/>
          <w:b/>
          <w:bCs/>
        </w:rPr>
        <w:t>enviaRelatorioCliente</w:t>
      </w:r>
      <w:proofErr w:type="spellEnd"/>
      <w:r w:rsidRPr="137B8633">
        <w:rPr>
          <w:rFonts w:ascii="Aptos" w:eastAsia="Aptos" w:hAnsi="Aptos" w:cs="Aptos"/>
          <w:b/>
          <w:bCs/>
        </w:rPr>
        <w:t>(</w:t>
      </w:r>
      <w:proofErr w:type="spellStart"/>
      <w:proofErr w:type="gramEnd"/>
      <w:r w:rsidRPr="137B8633">
        <w:rPr>
          <w:rFonts w:ascii="Aptos" w:eastAsia="Aptos" w:hAnsi="Aptos" w:cs="Aptos"/>
          <w:b/>
          <w:bCs/>
        </w:rPr>
        <w:t>id_vistoria</w:t>
      </w:r>
      <w:proofErr w:type="spellEnd"/>
      <w:r w:rsidRPr="137B8633">
        <w:rPr>
          <w:rFonts w:ascii="Aptos" w:eastAsia="Aptos" w:hAnsi="Aptos" w:cs="Aptos"/>
          <w:b/>
          <w:bCs/>
        </w:rPr>
        <w:t xml:space="preserve">, </w:t>
      </w:r>
      <w:proofErr w:type="spellStart"/>
      <w:r w:rsidRPr="137B8633">
        <w:rPr>
          <w:rFonts w:ascii="Aptos" w:eastAsia="Aptos" w:hAnsi="Aptos" w:cs="Aptos"/>
          <w:b/>
          <w:bCs/>
        </w:rPr>
        <w:t>pdf_path</w:t>
      </w:r>
      <w:proofErr w:type="spellEnd"/>
      <w:r w:rsidRPr="137B8633">
        <w:rPr>
          <w:rFonts w:ascii="Aptos" w:eastAsia="Aptos" w:hAnsi="Aptos" w:cs="Aptos"/>
          <w:b/>
          <w:bCs/>
        </w:rPr>
        <w:t>)</w:t>
      </w:r>
    </w:p>
    <w:p w14:paraId="36856D13" w14:textId="2BBCAE9F" w:rsidR="6C6735BB" w:rsidRDefault="6C6735BB" w:rsidP="137B8633">
      <w:pPr>
        <w:pStyle w:val="PargrafodaLista"/>
        <w:numPr>
          <w:ilvl w:val="1"/>
          <w:numId w:val="15"/>
        </w:numPr>
        <w:spacing w:before="240" w:after="240"/>
        <w:jc w:val="both"/>
        <w:rPr>
          <w:rFonts w:ascii="Aptos" w:eastAsia="Aptos" w:hAnsi="Aptos" w:cs="Aptos"/>
        </w:rPr>
      </w:pPr>
      <w:r w:rsidRPr="137B8633">
        <w:rPr>
          <w:rFonts w:ascii="Aptos" w:eastAsia="Aptos" w:hAnsi="Aptos" w:cs="Aptos"/>
        </w:rPr>
        <w:t xml:space="preserve">O sistema envia o relatório da vistoria para o cliente via </w:t>
      </w:r>
      <w:proofErr w:type="spellStart"/>
      <w:r w:rsidRPr="137B8633">
        <w:rPr>
          <w:rFonts w:ascii="Aptos" w:eastAsia="Aptos" w:hAnsi="Aptos" w:cs="Aptos"/>
        </w:rPr>
        <w:t>email</w:t>
      </w:r>
      <w:proofErr w:type="spellEnd"/>
      <w:r w:rsidRPr="137B8633">
        <w:rPr>
          <w:rFonts w:ascii="Aptos" w:eastAsia="Aptos" w:hAnsi="Aptos" w:cs="Aptos"/>
        </w:rPr>
        <w:t>.</w:t>
      </w:r>
    </w:p>
    <w:p w14:paraId="2B55EE4E" w14:textId="392B11B8" w:rsidR="6C6735BB" w:rsidRDefault="6C6735BB" w:rsidP="137B8633">
      <w:pPr>
        <w:pStyle w:val="PargrafodaLista"/>
        <w:numPr>
          <w:ilvl w:val="0"/>
          <w:numId w:val="15"/>
        </w:numPr>
        <w:spacing w:before="240" w:after="240"/>
        <w:jc w:val="both"/>
        <w:rPr>
          <w:rFonts w:ascii="Aptos" w:eastAsia="Aptos" w:hAnsi="Aptos" w:cs="Aptos"/>
          <w:b/>
          <w:bCs/>
        </w:rPr>
      </w:pPr>
      <w:proofErr w:type="spellStart"/>
      <w:r w:rsidRPr="137B8633">
        <w:rPr>
          <w:rFonts w:ascii="Aptos" w:eastAsia="Aptos" w:hAnsi="Aptos" w:cs="Aptos"/>
          <w:b/>
          <w:bCs/>
        </w:rPr>
        <w:t>exibeConfirmacao</w:t>
      </w:r>
      <w:proofErr w:type="spellEnd"/>
    </w:p>
    <w:p w14:paraId="4C2EBFC6" w14:textId="3CD6D6F4" w:rsidR="6C6735BB" w:rsidRDefault="6C6735BB" w:rsidP="137B8633">
      <w:pPr>
        <w:pStyle w:val="PargrafodaLista"/>
        <w:numPr>
          <w:ilvl w:val="1"/>
          <w:numId w:val="15"/>
        </w:numPr>
        <w:spacing w:before="240" w:after="240"/>
        <w:jc w:val="both"/>
        <w:rPr>
          <w:rFonts w:ascii="Aptos" w:eastAsia="Aptos" w:hAnsi="Aptos" w:cs="Aptos"/>
        </w:rPr>
      </w:pPr>
      <w:r w:rsidRPr="137B8633">
        <w:rPr>
          <w:rFonts w:ascii="Aptos" w:eastAsia="Aptos" w:hAnsi="Aptos" w:cs="Aptos"/>
        </w:rPr>
        <w:t>O sistema informa ao vistoriador que o processo foi finalizado com sucesso.</w:t>
      </w:r>
    </w:p>
    <w:p w14:paraId="2CBEB09D" w14:textId="16C7B05B" w:rsidR="6C6735BB" w:rsidRDefault="6C6735BB" w:rsidP="137B8633">
      <w:pPr>
        <w:spacing w:before="240" w:after="240"/>
        <w:jc w:val="both"/>
      </w:pPr>
      <w:r w:rsidRPr="137B8633">
        <w:rPr>
          <w:rFonts w:ascii="Aptos" w:eastAsia="Aptos" w:hAnsi="Aptos" w:cs="Aptos"/>
          <w:b/>
          <w:bCs/>
        </w:rPr>
        <w:t>Fluxo Alternativo [reagendar]:</w:t>
      </w:r>
    </w:p>
    <w:p w14:paraId="0DEE3839" w14:textId="57080E57" w:rsidR="6C6735BB" w:rsidRDefault="6C6735BB" w:rsidP="137B8633">
      <w:pPr>
        <w:pStyle w:val="PargrafodaLista"/>
        <w:numPr>
          <w:ilvl w:val="0"/>
          <w:numId w:val="14"/>
        </w:numPr>
        <w:spacing w:before="240" w:after="240"/>
        <w:jc w:val="both"/>
        <w:rPr>
          <w:rFonts w:ascii="Aptos" w:eastAsia="Aptos" w:hAnsi="Aptos" w:cs="Aptos"/>
          <w:b/>
          <w:bCs/>
        </w:rPr>
      </w:pPr>
      <w:r w:rsidRPr="137B8633">
        <w:rPr>
          <w:rFonts w:ascii="Aptos" w:eastAsia="Aptos" w:hAnsi="Aptos" w:cs="Aptos"/>
          <w:b/>
          <w:bCs/>
        </w:rPr>
        <w:t>Reagendar ()</w:t>
      </w:r>
    </w:p>
    <w:p w14:paraId="0D5F5ADE" w14:textId="104A7371" w:rsidR="6C6735BB" w:rsidRDefault="6C6735BB" w:rsidP="137B8633">
      <w:pPr>
        <w:pStyle w:val="PargrafodaLista"/>
        <w:numPr>
          <w:ilvl w:val="1"/>
          <w:numId w:val="14"/>
        </w:numPr>
        <w:spacing w:before="240" w:after="240"/>
        <w:jc w:val="both"/>
        <w:rPr>
          <w:rFonts w:ascii="Aptos" w:eastAsia="Aptos" w:hAnsi="Aptos" w:cs="Aptos"/>
        </w:rPr>
      </w:pPr>
      <w:r w:rsidRPr="137B8633">
        <w:rPr>
          <w:rFonts w:ascii="Aptos" w:eastAsia="Aptos" w:hAnsi="Aptos" w:cs="Aptos"/>
        </w:rPr>
        <w:lastRenderedPageBreak/>
        <w:t>O vistoriador opta por reagendar uma vistoria.</w:t>
      </w:r>
    </w:p>
    <w:p w14:paraId="468D4D14" w14:textId="6F4D4A59" w:rsidR="6C6735BB" w:rsidRDefault="6C6735BB" w:rsidP="137B8633">
      <w:pPr>
        <w:pStyle w:val="PargrafodaLista"/>
        <w:numPr>
          <w:ilvl w:val="1"/>
          <w:numId w:val="14"/>
        </w:numPr>
        <w:spacing w:before="240" w:after="240"/>
        <w:jc w:val="both"/>
        <w:rPr>
          <w:rFonts w:ascii="Aptos" w:eastAsia="Aptos" w:hAnsi="Aptos" w:cs="Aptos"/>
        </w:rPr>
      </w:pPr>
      <w:r w:rsidRPr="137B8633">
        <w:rPr>
          <w:rFonts w:ascii="Aptos" w:eastAsia="Aptos" w:hAnsi="Aptos" w:cs="Aptos"/>
        </w:rPr>
        <w:t xml:space="preserve">O sistema consulta o banco com </w:t>
      </w:r>
      <w:proofErr w:type="spellStart"/>
      <w:proofErr w:type="gramStart"/>
      <w:r w:rsidRPr="137B8633">
        <w:rPr>
          <w:rFonts w:ascii="Aptos" w:eastAsia="Aptos" w:hAnsi="Aptos" w:cs="Aptos"/>
          <w:b/>
          <w:bCs/>
        </w:rPr>
        <w:t>buscaDatasDisponiveis</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w:t>
      </w:r>
    </w:p>
    <w:p w14:paraId="438DFA8C" w14:textId="0DDFBFF8" w:rsidR="6C6735BB" w:rsidRDefault="6C6735BB" w:rsidP="137B8633">
      <w:pPr>
        <w:pStyle w:val="PargrafodaLista"/>
        <w:numPr>
          <w:ilvl w:val="1"/>
          <w:numId w:val="14"/>
        </w:numPr>
        <w:spacing w:before="240" w:after="240"/>
        <w:jc w:val="both"/>
        <w:rPr>
          <w:rFonts w:ascii="Aptos" w:eastAsia="Aptos" w:hAnsi="Aptos" w:cs="Aptos"/>
        </w:rPr>
      </w:pPr>
      <w:r w:rsidRPr="137B8633">
        <w:rPr>
          <w:rFonts w:ascii="Aptos" w:eastAsia="Aptos" w:hAnsi="Aptos" w:cs="Aptos"/>
        </w:rPr>
        <w:t xml:space="preserve">O banco responde com uma lista de datas: </w:t>
      </w:r>
      <w:r w:rsidRPr="137B8633">
        <w:rPr>
          <w:rFonts w:ascii="Consolas" w:eastAsia="Consolas" w:hAnsi="Consolas" w:cs="Consolas"/>
        </w:rPr>
        <w:t>["</w:t>
      </w:r>
      <w:proofErr w:type="spellStart"/>
      <w:r w:rsidRPr="137B8633">
        <w:rPr>
          <w:rFonts w:ascii="Consolas" w:eastAsia="Consolas" w:hAnsi="Consolas" w:cs="Consolas"/>
        </w:rPr>
        <w:t>xx-xx-xxxx</w:t>
      </w:r>
      <w:proofErr w:type="spellEnd"/>
      <w:r w:rsidRPr="137B8633">
        <w:rPr>
          <w:rFonts w:ascii="Consolas" w:eastAsia="Consolas" w:hAnsi="Consolas" w:cs="Consolas"/>
        </w:rPr>
        <w:t>", "</w:t>
      </w:r>
      <w:proofErr w:type="spellStart"/>
      <w:r w:rsidRPr="137B8633">
        <w:rPr>
          <w:rFonts w:ascii="Consolas" w:eastAsia="Consolas" w:hAnsi="Consolas" w:cs="Consolas"/>
        </w:rPr>
        <w:t>xx-xx-xxxx</w:t>
      </w:r>
      <w:proofErr w:type="spellEnd"/>
      <w:r w:rsidRPr="137B8633">
        <w:rPr>
          <w:rFonts w:ascii="Consolas" w:eastAsia="Consolas" w:hAnsi="Consolas" w:cs="Consolas"/>
        </w:rPr>
        <w:t>"]</w:t>
      </w:r>
      <w:r w:rsidRPr="137B8633">
        <w:rPr>
          <w:rFonts w:ascii="Aptos" w:eastAsia="Aptos" w:hAnsi="Aptos" w:cs="Aptos"/>
        </w:rPr>
        <w:t>.</w:t>
      </w:r>
    </w:p>
    <w:p w14:paraId="173A97E5" w14:textId="631A40E7" w:rsidR="6C6735BB" w:rsidRDefault="6C6735BB" w:rsidP="137B8633">
      <w:pPr>
        <w:spacing w:before="240" w:after="240"/>
        <w:jc w:val="both"/>
      </w:pPr>
      <w:r w:rsidRPr="137B8633">
        <w:rPr>
          <w:rFonts w:ascii="Aptos" w:eastAsia="Aptos" w:hAnsi="Aptos" w:cs="Aptos"/>
          <w:b/>
          <w:bCs/>
        </w:rPr>
        <w:t>Observações:</w:t>
      </w:r>
    </w:p>
    <w:p w14:paraId="76F0F71E" w14:textId="0A3EF821" w:rsidR="6C6735BB" w:rsidRDefault="6C6735BB" w:rsidP="137B8633">
      <w:pPr>
        <w:pStyle w:val="PargrafodaLista"/>
        <w:numPr>
          <w:ilvl w:val="0"/>
          <w:numId w:val="13"/>
        </w:numPr>
        <w:spacing w:before="240" w:after="240"/>
        <w:jc w:val="both"/>
        <w:rPr>
          <w:rFonts w:ascii="Aptos" w:eastAsia="Aptos" w:hAnsi="Aptos" w:cs="Aptos"/>
        </w:rPr>
      </w:pPr>
      <w:r w:rsidRPr="137B8633">
        <w:rPr>
          <w:rFonts w:ascii="Aptos" w:eastAsia="Aptos" w:hAnsi="Aptos" w:cs="Aptos"/>
        </w:rPr>
        <w:t xml:space="preserve">O diagrama cobre </w:t>
      </w:r>
      <w:r w:rsidRPr="137B8633">
        <w:rPr>
          <w:rFonts w:ascii="Aptos" w:eastAsia="Aptos" w:hAnsi="Aptos" w:cs="Aptos"/>
          <w:b/>
          <w:bCs/>
        </w:rPr>
        <w:t>todo o ciclo da vistoria</w:t>
      </w:r>
      <w:r w:rsidRPr="137B8633">
        <w:rPr>
          <w:rFonts w:ascii="Aptos" w:eastAsia="Aptos" w:hAnsi="Aptos" w:cs="Aptos"/>
        </w:rPr>
        <w:t xml:space="preserve">, desde o acesso à plataforma até a </w:t>
      </w:r>
      <w:r w:rsidRPr="137B8633">
        <w:rPr>
          <w:rFonts w:ascii="Aptos" w:eastAsia="Aptos" w:hAnsi="Aptos" w:cs="Aptos"/>
          <w:b/>
          <w:bCs/>
        </w:rPr>
        <w:t>entrega do relatório ao cliente</w:t>
      </w:r>
      <w:r w:rsidRPr="137B8633">
        <w:rPr>
          <w:rFonts w:ascii="Aptos" w:eastAsia="Aptos" w:hAnsi="Aptos" w:cs="Aptos"/>
        </w:rPr>
        <w:t>.</w:t>
      </w:r>
    </w:p>
    <w:p w14:paraId="22B08CDD" w14:textId="5CDBDDA7" w:rsidR="6C6735BB" w:rsidRDefault="6C6735BB" w:rsidP="137B8633">
      <w:pPr>
        <w:pStyle w:val="PargrafodaLista"/>
        <w:numPr>
          <w:ilvl w:val="0"/>
          <w:numId w:val="13"/>
        </w:numPr>
        <w:spacing w:before="240" w:after="240"/>
        <w:jc w:val="both"/>
        <w:rPr>
          <w:rFonts w:ascii="Aptos" w:eastAsia="Aptos" w:hAnsi="Aptos" w:cs="Aptos"/>
        </w:rPr>
      </w:pPr>
      <w:r w:rsidRPr="137B8633">
        <w:rPr>
          <w:rFonts w:ascii="Aptos" w:eastAsia="Aptos" w:hAnsi="Aptos" w:cs="Aptos"/>
        </w:rPr>
        <w:t xml:space="preserve">Utiliza o bloco </w:t>
      </w:r>
      <w:proofErr w:type="spellStart"/>
      <w:r w:rsidRPr="137B8633">
        <w:rPr>
          <w:rFonts w:ascii="Aptos" w:eastAsia="Aptos" w:hAnsi="Aptos" w:cs="Aptos"/>
          <w:b/>
          <w:bCs/>
        </w:rPr>
        <w:t>alt</w:t>
      </w:r>
      <w:proofErr w:type="spellEnd"/>
      <w:r w:rsidRPr="137B8633">
        <w:rPr>
          <w:rFonts w:ascii="Aptos" w:eastAsia="Aptos" w:hAnsi="Aptos" w:cs="Aptos"/>
        </w:rPr>
        <w:t xml:space="preserve"> para representar os dois fluxos alternativos: </w:t>
      </w:r>
      <w:r w:rsidRPr="137B8633">
        <w:rPr>
          <w:rFonts w:ascii="Aptos" w:eastAsia="Aptos" w:hAnsi="Aptos" w:cs="Aptos"/>
          <w:b/>
          <w:bCs/>
        </w:rPr>
        <w:t>[iniciar vistoria]</w:t>
      </w:r>
      <w:r w:rsidRPr="137B8633">
        <w:rPr>
          <w:rFonts w:ascii="Aptos" w:eastAsia="Aptos" w:hAnsi="Aptos" w:cs="Aptos"/>
        </w:rPr>
        <w:t xml:space="preserve"> e </w:t>
      </w:r>
      <w:r w:rsidRPr="137B8633">
        <w:rPr>
          <w:rFonts w:ascii="Aptos" w:eastAsia="Aptos" w:hAnsi="Aptos" w:cs="Aptos"/>
          <w:b/>
          <w:bCs/>
        </w:rPr>
        <w:t>[reagendar]</w:t>
      </w:r>
      <w:r w:rsidRPr="137B8633">
        <w:rPr>
          <w:rFonts w:ascii="Aptos" w:eastAsia="Aptos" w:hAnsi="Aptos" w:cs="Aptos"/>
        </w:rPr>
        <w:t>.</w:t>
      </w:r>
    </w:p>
    <w:p w14:paraId="0CB27A69" w14:textId="3BB6678D" w:rsidR="6C6735BB" w:rsidRDefault="6C6735BB" w:rsidP="137B8633">
      <w:pPr>
        <w:pStyle w:val="PargrafodaLista"/>
        <w:numPr>
          <w:ilvl w:val="0"/>
          <w:numId w:val="13"/>
        </w:numPr>
        <w:spacing w:before="240" w:after="240"/>
        <w:jc w:val="both"/>
        <w:rPr>
          <w:rFonts w:ascii="Aptos" w:eastAsia="Aptos" w:hAnsi="Aptos" w:cs="Aptos"/>
        </w:rPr>
      </w:pPr>
      <w:r w:rsidRPr="137B8633">
        <w:rPr>
          <w:rFonts w:ascii="Aptos" w:eastAsia="Aptos" w:hAnsi="Aptos" w:cs="Aptos"/>
        </w:rPr>
        <w:t>O relatório é gerado e enviado automaticamente após a finalização da vistoria.</w:t>
      </w:r>
    </w:p>
    <w:p w14:paraId="7DFF9065" w14:textId="0D60C75B" w:rsidR="6C6735BB" w:rsidRDefault="6C6735BB" w:rsidP="137B8633">
      <w:pPr>
        <w:pStyle w:val="PargrafodaLista"/>
        <w:numPr>
          <w:ilvl w:val="0"/>
          <w:numId w:val="13"/>
        </w:numPr>
        <w:spacing w:before="240" w:after="240"/>
        <w:jc w:val="both"/>
        <w:rPr>
          <w:rFonts w:ascii="Aptos" w:eastAsia="Aptos" w:hAnsi="Aptos" w:cs="Aptos"/>
        </w:rPr>
      </w:pPr>
      <w:r w:rsidRPr="137B8633">
        <w:rPr>
          <w:rFonts w:ascii="Aptos" w:eastAsia="Aptos" w:hAnsi="Aptos" w:cs="Aptos"/>
        </w:rPr>
        <w:t>A comunicação com o banco de dados é claramente dividida entre operações de leitura, atualização e criação.</w:t>
      </w:r>
    </w:p>
    <w:p w14:paraId="68AF3CA4" w14:textId="5DF59B5C" w:rsidR="137B8633" w:rsidRDefault="137B8633" w:rsidP="137B8633">
      <w:pPr>
        <w:spacing w:before="240" w:after="240"/>
        <w:jc w:val="both"/>
        <w:rPr>
          <w:rFonts w:ascii="Aptos" w:eastAsia="Aptos" w:hAnsi="Aptos" w:cs="Aptos"/>
        </w:rPr>
      </w:pPr>
    </w:p>
    <w:p w14:paraId="4B6D320E" w14:textId="31407136" w:rsidR="137B8633" w:rsidRDefault="137B8633" w:rsidP="137B8633">
      <w:pPr>
        <w:spacing w:before="240" w:after="240"/>
        <w:jc w:val="both"/>
        <w:rPr>
          <w:rFonts w:ascii="Aptos" w:eastAsia="Aptos" w:hAnsi="Aptos" w:cs="Aptos"/>
        </w:rPr>
      </w:pPr>
    </w:p>
    <w:p w14:paraId="0A302375" w14:textId="023DA262" w:rsidR="137B8633" w:rsidRDefault="137B8633" w:rsidP="137B8633">
      <w:pPr>
        <w:spacing w:before="240" w:after="240"/>
        <w:jc w:val="both"/>
        <w:rPr>
          <w:rFonts w:ascii="Aptos" w:eastAsia="Aptos" w:hAnsi="Aptos" w:cs="Aptos"/>
        </w:rPr>
      </w:pPr>
    </w:p>
    <w:p w14:paraId="665A36AC" w14:textId="3FBCA64E" w:rsidR="3BB2554F" w:rsidRDefault="3BB2554F">
      <w:r>
        <w:br w:type="page"/>
      </w:r>
    </w:p>
    <w:p w14:paraId="6FBEBDF7" w14:textId="08CE3217" w:rsidR="07642EDB" w:rsidRDefault="1CC2D31A" w:rsidP="137B8633">
      <w:pPr>
        <w:spacing w:before="240" w:after="240"/>
        <w:jc w:val="center"/>
        <w:rPr>
          <w:rFonts w:ascii="Aptos" w:eastAsia="Aptos" w:hAnsi="Aptos" w:cs="Aptos"/>
        </w:rPr>
      </w:pPr>
      <w:r w:rsidRPr="3BB2554F">
        <w:rPr>
          <w:rFonts w:ascii="Aptos" w:eastAsia="Aptos" w:hAnsi="Aptos" w:cs="Aptos"/>
        </w:rPr>
        <w:lastRenderedPageBreak/>
        <w:t xml:space="preserve">Figura 17: </w:t>
      </w:r>
      <w:r w:rsidR="377F67DE" w:rsidRPr="3BB2554F">
        <w:rPr>
          <w:rFonts w:ascii="Aptos" w:eastAsia="Aptos" w:hAnsi="Aptos" w:cs="Aptos"/>
        </w:rPr>
        <w:t xml:space="preserve">Diagrama De Editar Vistoria </w:t>
      </w:r>
    </w:p>
    <w:p w14:paraId="4031996E" w14:textId="69500BBC" w:rsidR="07642EDB" w:rsidRDefault="377F67DE" w:rsidP="137B8633">
      <w:pPr>
        <w:spacing w:before="240" w:after="240"/>
        <w:jc w:val="center"/>
        <w:rPr>
          <w:rFonts w:ascii="Aptos" w:eastAsia="Aptos" w:hAnsi="Aptos" w:cs="Aptos"/>
          <w:b/>
          <w:bCs/>
        </w:rPr>
      </w:pPr>
      <w:r>
        <w:rPr>
          <w:noProof/>
        </w:rPr>
        <w:drawing>
          <wp:inline distT="0" distB="0" distL="0" distR="0" wp14:anchorId="0531FE91" wp14:editId="6AFF6ACD">
            <wp:extent cx="5724524" cy="4514850"/>
            <wp:effectExtent l="0" t="0" r="0" b="0"/>
            <wp:docPr id="1069739256" name="Imagem 1069739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69739256"/>
                    <pic:cNvPicPr/>
                  </pic:nvPicPr>
                  <pic:blipFill>
                    <a:blip r:embed="rId30">
                      <a:extLst>
                        <a:ext uri="{28A0092B-C50C-407E-A947-70E740481C1C}">
                          <a14:useLocalDpi xmlns:a14="http://schemas.microsoft.com/office/drawing/2010/main" val="0"/>
                        </a:ext>
                      </a:extLst>
                    </a:blip>
                    <a:stretch>
                      <a:fillRect/>
                    </a:stretch>
                  </pic:blipFill>
                  <pic:spPr>
                    <a:xfrm>
                      <a:off x="0" y="0"/>
                      <a:ext cx="5724524" cy="4514850"/>
                    </a:xfrm>
                    <a:prstGeom prst="rect">
                      <a:avLst/>
                    </a:prstGeom>
                  </pic:spPr>
                </pic:pic>
              </a:graphicData>
            </a:graphic>
          </wp:inline>
        </w:drawing>
      </w:r>
      <w:r w:rsidRPr="3BB2554F">
        <w:rPr>
          <w:b/>
          <w:bCs/>
          <w:sz w:val="20"/>
          <w:szCs w:val="20"/>
        </w:rPr>
        <w:t>Fonte:</w:t>
      </w:r>
      <w:r w:rsidRPr="3BB2554F">
        <w:rPr>
          <w:sz w:val="20"/>
          <w:szCs w:val="20"/>
        </w:rPr>
        <w:t xml:space="preserve"> Elaborado pelos autores.</w:t>
      </w:r>
    </w:p>
    <w:p w14:paraId="5729DA04" w14:textId="561416B3" w:rsidR="3870ECEF" w:rsidRDefault="40BF7E4A" w:rsidP="137B8633">
      <w:pPr>
        <w:spacing w:before="240" w:after="240"/>
        <w:jc w:val="both"/>
        <w:rPr>
          <w:rFonts w:ascii="Aptos" w:eastAsia="Aptos" w:hAnsi="Aptos" w:cs="Aptos"/>
          <w:b/>
          <w:bCs/>
        </w:rPr>
      </w:pPr>
      <w:r w:rsidRPr="3BB2554F">
        <w:rPr>
          <w:rFonts w:ascii="Aptos" w:eastAsia="Aptos" w:hAnsi="Aptos" w:cs="Aptos"/>
          <w:b/>
          <w:bCs/>
        </w:rPr>
        <w:t xml:space="preserve">DE05 - </w:t>
      </w:r>
      <w:r w:rsidR="48C8A60B" w:rsidRPr="3BB2554F">
        <w:rPr>
          <w:rFonts w:ascii="Aptos" w:eastAsia="Aptos" w:hAnsi="Aptos" w:cs="Aptos"/>
          <w:b/>
          <w:bCs/>
        </w:rPr>
        <w:t xml:space="preserve">Editar vistoria </w:t>
      </w:r>
    </w:p>
    <w:p w14:paraId="210277FC" w14:textId="4D6A8A11" w:rsidR="3870ECEF" w:rsidRDefault="3870ECEF" w:rsidP="137B8633">
      <w:pPr>
        <w:spacing w:before="240" w:after="240"/>
        <w:ind w:firstLine="708"/>
      </w:pPr>
      <w:r w:rsidRPr="137B8633">
        <w:rPr>
          <w:rFonts w:ascii="Aptos" w:eastAsia="Aptos" w:hAnsi="Aptos" w:cs="Aptos"/>
        </w:rPr>
        <w:t>O diagrama de sequência “</w:t>
      </w:r>
      <w:proofErr w:type="spellStart"/>
      <w:r w:rsidRPr="137B8633">
        <w:rPr>
          <w:rFonts w:ascii="Aptos" w:eastAsia="Aptos" w:hAnsi="Aptos" w:cs="Aptos"/>
        </w:rPr>
        <w:t>editarVistoria</w:t>
      </w:r>
      <w:proofErr w:type="spellEnd"/>
      <w:r w:rsidRPr="137B8633">
        <w:rPr>
          <w:rFonts w:ascii="Aptos" w:eastAsia="Aptos" w:hAnsi="Aptos" w:cs="Aptos"/>
        </w:rPr>
        <w:t xml:space="preserve">” descreve o processo realizado por um </w:t>
      </w:r>
      <w:r w:rsidRPr="137B8633">
        <w:rPr>
          <w:rFonts w:ascii="Aptos" w:eastAsia="Aptos" w:hAnsi="Aptos" w:cs="Aptos"/>
          <w:b/>
          <w:bCs/>
        </w:rPr>
        <w:t xml:space="preserve">vistoriador </w:t>
      </w:r>
      <w:r w:rsidRPr="137B8633">
        <w:rPr>
          <w:rFonts w:ascii="Aptos" w:eastAsia="Aptos" w:hAnsi="Aptos" w:cs="Aptos"/>
        </w:rPr>
        <w:t>ao editar informações de uma vistoria previamente registrada no sistema, após ter realizado o login.</w:t>
      </w:r>
    </w:p>
    <w:p w14:paraId="6064B0F6" w14:textId="561C66E6" w:rsidR="3870ECEF" w:rsidRDefault="3870ECEF" w:rsidP="137B8633">
      <w:pPr>
        <w:spacing w:before="240" w:after="240"/>
      </w:pPr>
      <w:r w:rsidRPr="137B8633">
        <w:rPr>
          <w:rFonts w:ascii="Aptos" w:eastAsia="Aptos" w:hAnsi="Aptos" w:cs="Aptos"/>
          <w:b/>
          <w:bCs/>
        </w:rPr>
        <w:t>Atores e Objetos Envolvidos:</w:t>
      </w:r>
    </w:p>
    <w:p w14:paraId="55984DBF" w14:textId="357290B3" w:rsidR="3870ECEF" w:rsidRDefault="3870ECEF" w:rsidP="137B8633">
      <w:pPr>
        <w:pStyle w:val="PargrafodaLista"/>
        <w:numPr>
          <w:ilvl w:val="0"/>
          <w:numId w:val="12"/>
        </w:numPr>
        <w:spacing w:before="240" w:after="240"/>
        <w:rPr>
          <w:rFonts w:ascii="Aptos" w:eastAsia="Aptos" w:hAnsi="Aptos" w:cs="Aptos"/>
        </w:rPr>
      </w:pPr>
      <w:r w:rsidRPr="137B8633">
        <w:rPr>
          <w:rFonts w:ascii="Aptos" w:eastAsia="Aptos" w:hAnsi="Aptos" w:cs="Aptos"/>
          <w:b/>
          <w:bCs/>
        </w:rPr>
        <w:t>Vistoriador</w:t>
      </w:r>
      <w:r w:rsidRPr="137B8633">
        <w:rPr>
          <w:rFonts w:ascii="Aptos" w:eastAsia="Aptos" w:hAnsi="Aptos" w:cs="Aptos"/>
        </w:rPr>
        <w:t>: Usuário responsável pela revisão ou alteração das informações de uma vistoria.</w:t>
      </w:r>
    </w:p>
    <w:p w14:paraId="18871D5A" w14:textId="6AF2EECF" w:rsidR="3870ECEF" w:rsidRDefault="3870ECEF" w:rsidP="137B8633">
      <w:pPr>
        <w:pStyle w:val="PargrafodaLista"/>
        <w:numPr>
          <w:ilvl w:val="0"/>
          <w:numId w:val="12"/>
        </w:numPr>
        <w:spacing w:before="240" w:after="240"/>
        <w:rPr>
          <w:rFonts w:ascii="Aptos" w:eastAsia="Aptos" w:hAnsi="Aptos" w:cs="Aptos"/>
        </w:rPr>
      </w:pPr>
      <w:r w:rsidRPr="137B8633">
        <w:rPr>
          <w:rFonts w:ascii="Aptos" w:eastAsia="Aptos" w:hAnsi="Aptos" w:cs="Aptos"/>
          <w:b/>
          <w:bCs/>
        </w:rPr>
        <w:t>Sistema</w:t>
      </w:r>
      <w:r w:rsidRPr="137B8633">
        <w:rPr>
          <w:rFonts w:ascii="Aptos" w:eastAsia="Aptos" w:hAnsi="Aptos" w:cs="Aptos"/>
        </w:rPr>
        <w:t>: Responsável por coordenar o fluxo de ações e interações com o banco de dados.</w:t>
      </w:r>
    </w:p>
    <w:p w14:paraId="0C1F48D0" w14:textId="4D7650C1" w:rsidR="3870ECEF" w:rsidRDefault="3870ECEF" w:rsidP="137B8633">
      <w:pPr>
        <w:pStyle w:val="PargrafodaLista"/>
        <w:numPr>
          <w:ilvl w:val="0"/>
          <w:numId w:val="12"/>
        </w:numPr>
        <w:spacing w:before="240" w:after="240"/>
        <w:rPr>
          <w:rFonts w:ascii="Aptos" w:eastAsia="Aptos" w:hAnsi="Aptos" w:cs="Aptos"/>
        </w:rPr>
      </w:pPr>
      <w:r w:rsidRPr="137B8633">
        <w:rPr>
          <w:rFonts w:ascii="Aptos" w:eastAsia="Aptos" w:hAnsi="Aptos" w:cs="Aptos"/>
          <w:b/>
          <w:bCs/>
        </w:rPr>
        <w:t>Banco de Dados</w:t>
      </w:r>
      <w:r w:rsidRPr="137B8633">
        <w:rPr>
          <w:rFonts w:ascii="Aptos" w:eastAsia="Aptos" w:hAnsi="Aptos" w:cs="Aptos"/>
        </w:rPr>
        <w:t>: Armazena as informações sobre os imóveis e vistorias.</w:t>
      </w:r>
    </w:p>
    <w:p w14:paraId="40D432E3" w14:textId="3311F3D3" w:rsidR="3870ECEF" w:rsidRDefault="3870ECEF" w:rsidP="137B8633">
      <w:pPr>
        <w:spacing w:before="240" w:after="240"/>
      </w:pPr>
      <w:r w:rsidRPr="137B8633">
        <w:rPr>
          <w:rFonts w:ascii="Aptos" w:eastAsia="Aptos" w:hAnsi="Aptos" w:cs="Aptos"/>
          <w:b/>
          <w:bCs/>
        </w:rPr>
        <w:t>Fluxo Principal:</w:t>
      </w:r>
    </w:p>
    <w:p w14:paraId="4D599819" w14:textId="7DFDF44F" w:rsidR="3870ECEF" w:rsidRDefault="3870ECEF" w:rsidP="137B8633">
      <w:pPr>
        <w:pStyle w:val="PargrafodaLista"/>
        <w:numPr>
          <w:ilvl w:val="0"/>
          <w:numId w:val="11"/>
        </w:numPr>
        <w:spacing w:before="240" w:after="240"/>
        <w:rPr>
          <w:rFonts w:ascii="Aptos" w:eastAsia="Aptos" w:hAnsi="Aptos" w:cs="Aptos"/>
          <w:b/>
          <w:bCs/>
        </w:rPr>
      </w:pPr>
      <w:proofErr w:type="spellStart"/>
      <w:proofErr w:type="gramStart"/>
      <w:r w:rsidRPr="137B8633">
        <w:rPr>
          <w:rFonts w:ascii="Aptos" w:eastAsia="Aptos" w:hAnsi="Aptos" w:cs="Aptos"/>
          <w:b/>
          <w:bCs/>
        </w:rPr>
        <w:t>acessarPaginaInicial</w:t>
      </w:r>
      <w:proofErr w:type="spellEnd"/>
      <w:r w:rsidRPr="137B8633">
        <w:rPr>
          <w:rFonts w:ascii="Aptos" w:eastAsia="Aptos" w:hAnsi="Aptos" w:cs="Aptos"/>
          <w:b/>
          <w:bCs/>
        </w:rPr>
        <w:t>(</w:t>
      </w:r>
      <w:proofErr w:type="gramEnd"/>
      <w:r w:rsidRPr="137B8633">
        <w:rPr>
          <w:rFonts w:ascii="Aptos" w:eastAsia="Aptos" w:hAnsi="Aptos" w:cs="Aptos"/>
          <w:b/>
          <w:bCs/>
        </w:rPr>
        <w:t>)</w:t>
      </w:r>
    </w:p>
    <w:p w14:paraId="1F4D1361" w14:textId="01CEE326" w:rsidR="3870ECEF" w:rsidRDefault="3870ECEF" w:rsidP="137B8633">
      <w:pPr>
        <w:pStyle w:val="PargrafodaLista"/>
        <w:numPr>
          <w:ilvl w:val="1"/>
          <w:numId w:val="11"/>
        </w:numPr>
        <w:spacing w:before="240" w:after="240"/>
        <w:rPr>
          <w:rFonts w:ascii="Aptos" w:eastAsia="Aptos" w:hAnsi="Aptos" w:cs="Aptos"/>
        </w:rPr>
      </w:pPr>
      <w:r w:rsidRPr="137B8633">
        <w:rPr>
          <w:rFonts w:ascii="Aptos" w:eastAsia="Aptos" w:hAnsi="Aptos" w:cs="Aptos"/>
        </w:rPr>
        <w:t>O vistoriador acessa a tela inicial do sistema.</w:t>
      </w:r>
    </w:p>
    <w:p w14:paraId="727BFAC1" w14:textId="4ED8C5D2" w:rsidR="3870ECEF" w:rsidRDefault="3870ECEF" w:rsidP="137B8633">
      <w:pPr>
        <w:pStyle w:val="PargrafodaLista"/>
        <w:numPr>
          <w:ilvl w:val="1"/>
          <w:numId w:val="11"/>
        </w:numPr>
        <w:spacing w:before="240" w:after="240"/>
        <w:rPr>
          <w:rFonts w:ascii="Aptos" w:eastAsia="Aptos" w:hAnsi="Aptos" w:cs="Aptos"/>
        </w:rPr>
      </w:pPr>
      <w:r w:rsidRPr="137B8633">
        <w:rPr>
          <w:rFonts w:ascii="Aptos" w:eastAsia="Aptos" w:hAnsi="Aptos" w:cs="Aptos"/>
        </w:rPr>
        <w:lastRenderedPageBreak/>
        <w:t xml:space="preserve">O sistema responde com </w:t>
      </w:r>
      <w:proofErr w:type="spellStart"/>
      <w:r w:rsidRPr="137B8633">
        <w:rPr>
          <w:rFonts w:ascii="Aptos" w:eastAsia="Aptos" w:hAnsi="Aptos" w:cs="Aptos"/>
          <w:b/>
          <w:bCs/>
        </w:rPr>
        <w:t>exibirTelaInicial</w:t>
      </w:r>
      <w:proofErr w:type="spellEnd"/>
      <w:r w:rsidRPr="137B8633">
        <w:rPr>
          <w:rFonts w:ascii="Aptos" w:eastAsia="Aptos" w:hAnsi="Aptos" w:cs="Aptos"/>
        </w:rPr>
        <w:t>.</w:t>
      </w:r>
    </w:p>
    <w:p w14:paraId="736DC97E" w14:textId="4BC05EBB" w:rsidR="3870ECEF" w:rsidRDefault="3870ECEF" w:rsidP="137B8633">
      <w:pPr>
        <w:pStyle w:val="PargrafodaLista"/>
        <w:numPr>
          <w:ilvl w:val="0"/>
          <w:numId w:val="11"/>
        </w:numPr>
        <w:spacing w:before="240" w:after="240"/>
        <w:rPr>
          <w:rFonts w:ascii="Aptos" w:eastAsia="Aptos" w:hAnsi="Aptos" w:cs="Aptos"/>
          <w:b/>
          <w:bCs/>
        </w:rPr>
      </w:pPr>
      <w:proofErr w:type="spellStart"/>
      <w:proofErr w:type="gramStart"/>
      <w:r w:rsidRPr="137B8633">
        <w:rPr>
          <w:rFonts w:ascii="Aptos" w:eastAsia="Aptos" w:hAnsi="Aptos" w:cs="Aptos"/>
          <w:b/>
          <w:bCs/>
        </w:rPr>
        <w:t>acessarListaDeImoveis</w:t>
      </w:r>
      <w:proofErr w:type="spellEnd"/>
      <w:r w:rsidRPr="137B8633">
        <w:rPr>
          <w:rFonts w:ascii="Aptos" w:eastAsia="Aptos" w:hAnsi="Aptos" w:cs="Aptos"/>
          <w:b/>
          <w:bCs/>
        </w:rPr>
        <w:t>(</w:t>
      </w:r>
      <w:proofErr w:type="gramEnd"/>
      <w:r w:rsidRPr="137B8633">
        <w:rPr>
          <w:rFonts w:ascii="Aptos" w:eastAsia="Aptos" w:hAnsi="Aptos" w:cs="Aptos"/>
          <w:b/>
          <w:bCs/>
        </w:rPr>
        <w:t>)</w:t>
      </w:r>
    </w:p>
    <w:p w14:paraId="314F4103" w14:textId="1E839324" w:rsidR="3870ECEF" w:rsidRDefault="3870ECEF" w:rsidP="137B8633">
      <w:pPr>
        <w:pStyle w:val="PargrafodaLista"/>
        <w:numPr>
          <w:ilvl w:val="1"/>
          <w:numId w:val="11"/>
        </w:numPr>
        <w:spacing w:before="240" w:after="240"/>
        <w:rPr>
          <w:rFonts w:ascii="Aptos" w:eastAsia="Aptos" w:hAnsi="Aptos" w:cs="Aptos"/>
        </w:rPr>
      </w:pPr>
      <w:r w:rsidRPr="137B8633">
        <w:rPr>
          <w:rFonts w:ascii="Aptos" w:eastAsia="Aptos" w:hAnsi="Aptos" w:cs="Aptos"/>
        </w:rPr>
        <w:t>Solicita-se a lista de imóveis disponíveis.</w:t>
      </w:r>
    </w:p>
    <w:p w14:paraId="0EB64707" w14:textId="0BFF175E" w:rsidR="3870ECEF" w:rsidRDefault="3870ECEF" w:rsidP="137B8633">
      <w:pPr>
        <w:pStyle w:val="PargrafodaLista"/>
        <w:numPr>
          <w:ilvl w:val="1"/>
          <w:numId w:val="11"/>
        </w:numPr>
        <w:spacing w:before="240" w:after="240"/>
        <w:rPr>
          <w:rFonts w:ascii="Aptos" w:eastAsia="Aptos" w:hAnsi="Aptos" w:cs="Aptos"/>
        </w:rPr>
      </w:pPr>
      <w:r w:rsidRPr="137B8633">
        <w:rPr>
          <w:rFonts w:ascii="Aptos" w:eastAsia="Aptos" w:hAnsi="Aptos" w:cs="Aptos"/>
        </w:rPr>
        <w:t xml:space="preserve">O sistema envia </w:t>
      </w:r>
      <w:proofErr w:type="spellStart"/>
      <w:proofErr w:type="gramStart"/>
      <w:r w:rsidRPr="137B8633">
        <w:rPr>
          <w:rFonts w:ascii="Aptos" w:eastAsia="Aptos" w:hAnsi="Aptos" w:cs="Aptos"/>
          <w:b/>
          <w:bCs/>
        </w:rPr>
        <w:t>buscaImoveis</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 xml:space="preserve"> ao banco de dados.</w:t>
      </w:r>
    </w:p>
    <w:p w14:paraId="4D6D15CA" w14:textId="3B717C2F" w:rsidR="3870ECEF" w:rsidRDefault="3870ECEF" w:rsidP="137B8633">
      <w:pPr>
        <w:pStyle w:val="PargrafodaLista"/>
        <w:numPr>
          <w:ilvl w:val="1"/>
          <w:numId w:val="11"/>
        </w:numPr>
        <w:spacing w:before="240" w:after="240"/>
        <w:rPr>
          <w:rFonts w:ascii="Aptos" w:eastAsia="Aptos" w:hAnsi="Aptos" w:cs="Aptos"/>
        </w:rPr>
      </w:pPr>
      <w:r w:rsidRPr="137B8633">
        <w:rPr>
          <w:rFonts w:ascii="Aptos" w:eastAsia="Aptos" w:hAnsi="Aptos" w:cs="Aptos"/>
        </w:rPr>
        <w:t xml:space="preserve">O banco retorna a </w:t>
      </w:r>
      <w:proofErr w:type="spellStart"/>
      <w:r w:rsidRPr="137B8633">
        <w:rPr>
          <w:rFonts w:ascii="Aptos" w:eastAsia="Aptos" w:hAnsi="Aptos" w:cs="Aptos"/>
          <w:b/>
          <w:bCs/>
        </w:rPr>
        <w:t>listaDeImoveis</w:t>
      </w:r>
      <w:proofErr w:type="spellEnd"/>
      <w:r w:rsidRPr="137B8633">
        <w:rPr>
          <w:rFonts w:ascii="Aptos" w:eastAsia="Aptos" w:hAnsi="Aptos" w:cs="Aptos"/>
        </w:rPr>
        <w:t xml:space="preserve"> que o sistema apresenta com </w:t>
      </w:r>
      <w:proofErr w:type="spellStart"/>
      <w:r w:rsidRPr="137B8633">
        <w:rPr>
          <w:rFonts w:ascii="Aptos" w:eastAsia="Aptos" w:hAnsi="Aptos" w:cs="Aptos"/>
          <w:b/>
          <w:bCs/>
        </w:rPr>
        <w:t>exibirLista</w:t>
      </w:r>
      <w:proofErr w:type="spellEnd"/>
      <w:r w:rsidRPr="137B8633">
        <w:rPr>
          <w:rFonts w:ascii="Aptos" w:eastAsia="Aptos" w:hAnsi="Aptos" w:cs="Aptos"/>
        </w:rPr>
        <w:t>.</w:t>
      </w:r>
    </w:p>
    <w:p w14:paraId="54C6057A" w14:textId="26F5973B" w:rsidR="3870ECEF" w:rsidRDefault="3870ECEF" w:rsidP="137B8633">
      <w:pPr>
        <w:pStyle w:val="PargrafodaLista"/>
        <w:numPr>
          <w:ilvl w:val="0"/>
          <w:numId w:val="11"/>
        </w:numPr>
        <w:spacing w:before="240" w:after="240"/>
        <w:rPr>
          <w:rFonts w:ascii="Aptos" w:eastAsia="Aptos" w:hAnsi="Aptos" w:cs="Aptos"/>
          <w:b/>
          <w:bCs/>
        </w:rPr>
      </w:pPr>
      <w:proofErr w:type="spellStart"/>
      <w:r w:rsidRPr="137B8633">
        <w:rPr>
          <w:rFonts w:ascii="Aptos" w:eastAsia="Aptos" w:hAnsi="Aptos" w:cs="Aptos"/>
          <w:b/>
          <w:bCs/>
        </w:rPr>
        <w:t>selecionarImovel</w:t>
      </w:r>
      <w:proofErr w:type="spellEnd"/>
      <w:r w:rsidRPr="137B8633">
        <w:rPr>
          <w:rFonts w:ascii="Aptos" w:eastAsia="Aptos" w:hAnsi="Aptos" w:cs="Aptos"/>
          <w:b/>
          <w:bCs/>
        </w:rPr>
        <w:t>(</w:t>
      </w:r>
      <w:proofErr w:type="spellStart"/>
      <w:r w:rsidRPr="137B8633">
        <w:rPr>
          <w:rFonts w:ascii="Aptos" w:eastAsia="Aptos" w:hAnsi="Aptos" w:cs="Aptos"/>
          <w:b/>
          <w:bCs/>
        </w:rPr>
        <w:t>id_imovel</w:t>
      </w:r>
      <w:proofErr w:type="spellEnd"/>
      <w:r w:rsidRPr="137B8633">
        <w:rPr>
          <w:rFonts w:ascii="Aptos" w:eastAsia="Aptos" w:hAnsi="Aptos" w:cs="Aptos"/>
          <w:b/>
          <w:bCs/>
        </w:rPr>
        <w:t>)</w:t>
      </w:r>
    </w:p>
    <w:p w14:paraId="29B9D050" w14:textId="178DB13E" w:rsidR="3870ECEF" w:rsidRDefault="3870ECEF" w:rsidP="137B8633">
      <w:pPr>
        <w:pStyle w:val="PargrafodaLista"/>
        <w:numPr>
          <w:ilvl w:val="1"/>
          <w:numId w:val="11"/>
        </w:numPr>
        <w:spacing w:before="240" w:after="240"/>
        <w:rPr>
          <w:rFonts w:ascii="Aptos" w:eastAsia="Aptos" w:hAnsi="Aptos" w:cs="Aptos"/>
        </w:rPr>
      </w:pPr>
      <w:r w:rsidRPr="137B8633">
        <w:rPr>
          <w:rFonts w:ascii="Aptos" w:eastAsia="Aptos" w:hAnsi="Aptos" w:cs="Aptos"/>
        </w:rPr>
        <w:t>O vistoriador escolhe um imóvel da lista.</w:t>
      </w:r>
    </w:p>
    <w:p w14:paraId="1FAFC7CD" w14:textId="648296FF" w:rsidR="3870ECEF" w:rsidRDefault="3870ECEF" w:rsidP="137B8633">
      <w:pPr>
        <w:pStyle w:val="PargrafodaLista"/>
        <w:numPr>
          <w:ilvl w:val="1"/>
          <w:numId w:val="11"/>
        </w:numPr>
        <w:spacing w:before="240" w:after="240"/>
        <w:rPr>
          <w:rFonts w:ascii="Aptos" w:eastAsia="Aptos" w:hAnsi="Aptos" w:cs="Aptos"/>
        </w:rPr>
      </w:pPr>
      <w:r w:rsidRPr="137B8633">
        <w:rPr>
          <w:rFonts w:ascii="Aptos" w:eastAsia="Aptos" w:hAnsi="Aptos" w:cs="Aptos"/>
        </w:rPr>
        <w:t xml:space="preserve">O sistema envia </w:t>
      </w:r>
      <w:proofErr w:type="spellStart"/>
      <w:r w:rsidRPr="137B8633">
        <w:rPr>
          <w:rFonts w:ascii="Aptos" w:eastAsia="Aptos" w:hAnsi="Aptos" w:cs="Aptos"/>
          <w:b/>
          <w:bCs/>
        </w:rPr>
        <w:t>buscaImovel</w:t>
      </w:r>
      <w:proofErr w:type="spellEnd"/>
      <w:r w:rsidRPr="137B8633">
        <w:rPr>
          <w:rFonts w:ascii="Aptos" w:eastAsia="Aptos" w:hAnsi="Aptos" w:cs="Aptos"/>
          <w:b/>
          <w:bCs/>
        </w:rPr>
        <w:t>(</w:t>
      </w:r>
      <w:proofErr w:type="spellStart"/>
      <w:r w:rsidRPr="137B8633">
        <w:rPr>
          <w:rFonts w:ascii="Aptos" w:eastAsia="Aptos" w:hAnsi="Aptos" w:cs="Aptos"/>
          <w:b/>
          <w:bCs/>
        </w:rPr>
        <w:t>id_imovel</w:t>
      </w:r>
      <w:proofErr w:type="spellEnd"/>
      <w:r w:rsidRPr="137B8633">
        <w:rPr>
          <w:rFonts w:ascii="Aptos" w:eastAsia="Aptos" w:hAnsi="Aptos" w:cs="Aptos"/>
          <w:b/>
          <w:bCs/>
        </w:rPr>
        <w:t>)</w:t>
      </w:r>
      <w:r w:rsidRPr="137B8633">
        <w:rPr>
          <w:rFonts w:ascii="Aptos" w:eastAsia="Aptos" w:hAnsi="Aptos" w:cs="Aptos"/>
        </w:rPr>
        <w:t>.</w:t>
      </w:r>
    </w:p>
    <w:p w14:paraId="40AD46FD" w14:textId="4327B79F" w:rsidR="3870ECEF" w:rsidRDefault="3870ECEF" w:rsidP="137B8633">
      <w:pPr>
        <w:pStyle w:val="PargrafodaLista"/>
        <w:numPr>
          <w:ilvl w:val="1"/>
          <w:numId w:val="11"/>
        </w:numPr>
        <w:spacing w:before="240" w:after="240"/>
        <w:rPr>
          <w:rFonts w:ascii="Aptos" w:eastAsia="Aptos" w:hAnsi="Aptos" w:cs="Aptos"/>
        </w:rPr>
      </w:pPr>
      <w:r w:rsidRPr="137B8633">
        <w:rPr>
          <w:rFonts w:ascii="Aptos" w:eastAsia="Aptos" w:hAnsi="Aptos" w:cs="Aptos"/>
        </w:rPr>
        <w:t xml:space="preserve">O banco de dados retorna os </w:t>
      </w:r>
      <w:proofErr w:type="spellStart"/>
      <w:r w:rsidRPr="137B8633">
        <w:rPr>
          <w:rFonts w:ascii="Aptos" w:eastAsia="Aptos" w:hAnsi="Aptos" w:cs="Aptos"/>
          <w:b/>
          <w:bCs/>
        </w:rPr>
        <w:t>detalhesDoImovel</w:t>
      </w:r>
      <w:proofErr w:type="spellEnd"/>
      <w:r w:rsidRPr="137B8633">
        <w:rPr>
          <w:rFonts w:ascii="Aptos" w:eastAsia="Aptos" w:hAnsi="Aptos" w:cs="Aptos"/>
        </w:rPr>
        <w:t>.</w:t>
      </w:r>
    </w:p>
    <w:p w14:paraId="43105CB6" w14:textId="733AB439" w:rsidR="3870ECEF" w:rsidRDefault="3870ECEF" w:rsidP="137B8633">
      <w:pPr>
        <w:pStyle w:val="PargrafodaLista"/>
        <w:numPr>
          <w:ilvl w:val="1"/>
          <w:numId w:val="11"/>
        </w:numPr>
        <w:spacing w:before="240" w:after="240"/>
        <w:rPr>
          <w:rFonts w:ascii="Aptos" w:eastAsia="Aptos" w:hAnsi="Aptos" w:cs="Aptos"/>
        </w:rPr>
      </w:pPr>
      <w:r w:rsidRPr="137B8633">
        <w:rPr>
          <w:rFonts w:ascii="Aptos" w:eastAsia="Aptos" w:hAnsi="Aptos" w:cs="Aptos"/>
        </w:rPr>
        <w:t xml:space="preserve">O sistema apresenta a aba de vistoria com </w:t>
      </w:r>
      <w:proofErr w:type="spellStart"/>
      <w:r w:rsidRPr="137B8633">
        <w:rPr>
          <w:rFonts w:ascii="Aptos" w:eastAsia="Aptos" w:hAnsi="Aptos" w:cs="Aptos"/>
          <w:b/>
          <w:bCs/>
        </w:rPr>
        <w:t>exibirAbaDeVistoria</w:t>
      </w:r>
      <w:proofErr w:type="spellEnd"/>
      <w:r w:rsidRPr="137B8633">
        <w:rPr>
          <w:rFonts w:ascii="Aptos" w:eastAsia="Aptos" w:hAnsi="Aptos" w:cs="Aptos"/>
        </w:rPr>
        <w:t>.</w:t>
      </w:r>
    </w:p>
    <w:p w14:paraId="35722BF1" w14:textId="1911AF6E" w:rsidR="3870ECEF" w:rsidRDefault="3870ECEF" w:rsidP="137B8633">
      <w:pPr>
        <w:pStyle w:val="PargrafodaLista"/>
        <w:numPr>
          <w:ilvl w:val="0"/>
          <w:numId w:val="11"/>
        </w:numPr>
        <w:spacing w:before="240" w:after="240"/>
        <w:rPr>
          <w:rFonts w:ascii="Aptos" w:eastAsia="Aptos" w:hAnsi="Aptos" w:cs="Aptos"/>
          <w:b/>
          <w:bCs/>
        </w:rPr>
      </w:pPr>
      <w:proofErr w:type="spellStart"/>
      <w:r w:rsidRPr="137B8633">
        <w:rPr>
          <w:rFonts w:ascii="Aptos" w:eastAsia="Aptos" w:hAnsi="Aptos" w:cs="Aptos"/>
          <w:b/>
          <w:bCs/>
        </w:rPr>
        <w:t>editarVistoria</w:t>
      </w:r>
      <w:proofErr w:type="spellEnd"/>
      <w:r w:rsidRPr="137B8633">
        <w:rPr>
          <w:rFonts w:ascii="Aptos" w:eastAsia="Aptos" w:hAnsi="Aptos" w:cs="Aptos"/>
          <w:b/>
          <w:bCs/>
        </w:rPr>
        <w:t>(</w:t>
      </w:r>
      <w:proofErr w:type="spellStart"/>
      <w:r w:rsidRPr="137B8633">
        <w:rPr>
          <w:rFonts w:ascii="Aptos" w:eastAsia="Aptos" w:hAnsi="Aptos" w:cs="Aptos"/>
          <w:b/>
          <w:bCs/>
        </w:rPr>
        <w:t>id_vistoria</w:t>
      </w:r>
      <w:proofErr w:type="spellEnd"/>
      <w:r w:rsidRPr="137B8633">
        <w:rPr>
          <w:rFonts w:ascii="Aptos" w:eastAsia="Aptos" w:hAnsi="Aptos" w:cs="Aptos"/>
          <w:b/>
          <w:bCs/>
        </w:rPr>
        <w:t>)</w:t>
      </w:r>
    </w:p>
    <w:p w14:paraId="54FD41BF" w14:textId="5E37B1DC" w:rsidR="3870ECEF" w:rsidRDefault="3870ECEF" w:rsidP="137B8633">
      <w:pPr>
        <w:pStyle w:val="PargrafodaLista"/>
        <w:numPr>
          <w:ilvl w:val="1"/>
          <w:numId w:val="11"/>
        </w:numPr>
        <w:spacing w:before="240" w:after="240"/>
        <w:rPr>
          <w:rFonts w:ascii="Aptos" w:eastAsia="Aptos" w:hAnsi="Aptos" w:cs="Aptos"/>
        </w:rPr>
      </w:pPr>
      <w:r w:rsidRPr="137B8633">
        <w:rPr>
          <w:rFonts w:ascii="Aptos" w:eastAsia="Aptos" w:hAnsi="Aptos" w:cs="Aptos"/>
        </w:rPr>
        <w:t>O vistoriador inicia o processo de edição de uma vistoria existente.</w:t>
      </w:r>
    </w:p>
    <w:p w14:paraId="3C020454" w14:textId="47A00A2F" w:rsidR="3870ECEF" w:rsidRDefault="3870ECEF" w:rsidP="137B8633">
      <w:pPr>
        <w:pStyle w:val="PargrafodaLista"/>
        <w:numPr>
          <w:ilvl w:val="1"/>
          <w:numId w:val="11"/>
        </w:numPr>
        <w:spacing w:before="240" w:after="240"/>
        <w:rPr>
          <w:rFonts w:ascii="Aptos" w:eastAsia="Aptos" w:hAnsi="Aptos" w:cs="Aptos"/>
        </w:rPr>
      </w:pPr>
      <w:r w:rsidRPr="137B8633">
        <w:rPr>
          <w:rFonts w:ascii="Aptos" w:eastAsia="Aptos" w:hAnsi="Aptos" w:cs="Aptos"/>
        </w:rPr>
        <w:t xml:space="preserve">O sistema atualiza os dados da vistoria via </w:t>
      </w:r>
      <w:proofErr w:type="spellStart"/>
      <w:proofErr w:type="gramStart"/>
      <w:r w:rsidRPr="137B8633">
        <w:rPr>
          <w:rFonts w:ascii="Aptos" w:eastAsia="Aptos" w:hAnsi="Aptos" w:cs="Aptos"/>
          <w:b/>
          <w:bCs/>
        </w:rPr>
        <w:t>atualizarDadosVistoria</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w:t>
      </w:r>
    </w:p>
    <w:p w14:paraId="15FD8257" w14:textId="5CC30F8C" w:rsidR="3870ECEF" w:rsidRDefault="3870ECEF" w:rsidP="137B8633">
      <w:pPr>
        <w:pStyle w:val="PargrafodaLista"/>
        <w:numPr>
          <w:ilvl w:val="1"/>
          <w:numId w:val="11"/>
        </w:numPr>
        <w:spacing w:before="240" w:after="240"/>
        <w:rPr>
          <w:rFonts w:ascii="Aptos" w:eastAsia="Aptos" w:hAnsi="Aptos" w:cs="Aptos"/>
        </w:rPr>
      </w:pPr>
      <w:r w:rsidRPr="137B8633">
        <w:rPr>
          <w:rFonts w:ascii="Aptos" w:eastAsia="Aptos" w:hAnsi="Aptos" w:cs="Aptos"/>
        </w:rPr>
        <w:t xml:space="preserve">O banco responde com </w:t>
      </w:r>
      <w:proofErr w:type="spellStart"/>
      <w:r w:rsidRPr="137B8633">
        <w:rPr>
          <w:rFonts w:ascii="Aptos" w:eastAsia="Aptos" w:hAnsi="Aptos" w:cs="Aptos"/>
          <w:b/>
          <w:bCs/>
        </w:rPr>
        <w:t>confirmaRemocao</w:t>
      </w:r>
      <w:proofErr w:type="spellEnd"/>
      <w:r w:rsidRPr="137B8633">
        <w:rPr>
          <w:rFonts w:ascii="Aptos" w:eastAsia="Aptos" w:hAnsi="Aptos" w:cs="Aptos"/>
        </w:rPr>
        <w:t>.</w:t>
      </w:r>
    </w:p>
    <w:p w14:paraId="0CB59E14" w14:textId="7E6AD19B" w:rsidR="3870ECEF" w:rsidRDefault="3870ECEF" w:rsidP="137B8633">
      <w:pPr>
        <w:pStyle w:val="PargrafodaLista"/>
        <w:numPr>
          <w:ilvl w:val="1"/>
          <w:numId w:val="11"/>
        </w:numPr>
        <w:spacing w:before="240" w:after="240"/>
        <w:rPr>
          <w:rFonts w:ascii="Aptos" w:eastAsia="Aptos" w:hAnsi="Aptos" w:cs="Aptos"/>
        </w:rPr>
      </w:pPr>
      <w:r w:rsidRPr="137B8633">
        <w:rPr>
          <w:rFonts w:ascii="Aptos" w:eastAsia="Aptos" w:hAnsi="Aptos" w:cs="Aptos"/>
        </w:rPr>
        <w:t xml:space="preserve">O sistema realiza a validação dos dados via </w:t>
      </w:r>
      <w:proofErr w:type="spellStart"/>
      <w:proofErr w:type="gramStart"/>
      <w:r w:rsidRPr="137B8633">
        <w:rPr>
          <w:rFonts w:ascii="Aptos" w:eastAsia="Aptos" w:hAnsi="Aptos" w:cs="Aptos"/>
          <w:b/>
          <w:bCs/>
        </w:rPr>
        <w:t>validarDados</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w:t>
      </w:r>
    </w:p>
    <w:p w14:paraId="0CF80F4A" w14:textId="0054F1DF" w:rsidR="3870ECEF" w:rsidRDefault="3870ECEF" w:rsidP="137B8633">
      <w:pPr>
        <w:pStyle w:val="PargrafodaLista"/>
        <w:numPr>
          <w:ilvl w:val="1"/>
          <w:numId w:val="11"/>
        </w:numPr>
        <w:spacing w:before="240" w:after="240"/>
        <w:rPr>
          <w:rFonts w:ascii="Aptos" w:eastAsia="Aptos" w:hAnsi="Aptos" w:cs="Aptos"/>
        </w:rPr>
      </w:pPr>
      <w:r w:rsidRPr="137B8633">
        <w:rPr>
          <w:rFonts w:ascii="Aptos" w:eastAsia="Aptos" w:hAnsi="Aptos" w:cs="Aptos"/>
        </w:rPr>
        <w:t xml:space="preserve">O banco responde com </w:t>
      </w:r>
      <w:r w:rsidRPr="137B8633">
        <w:rPr>
          <w:rFonts w:ascii="Aptos" w:eastAsia="Aptos" w:hAnsi="Aptos" w:cs="Aptos"/>
          <w:b/>
          <w:bCs/>
        </w:rPr>
        <w:t>erro/confirmação</w:t>
      </w:r>
      <w:r w:rsidRPr="137B8633">
        <w:rPr>
          <w:rFonts w:ascii="Aptos" w:eastAsia="Aptos" w:hAnsi="Aptos" w:cs="Aptos"/>
        </w:rPr>
        <w:t>, dependendo da validade dos dados.</w:t>
      </w:r>
    </w:p>
    <w:p w14:paraId="497A471D" w14:textId="12CC5B3D" w:rsidR="3870ECEF" w:rsidRDefault="3870ECEF" w:rsidP="137B8633">
      <w:pPr>
        <w:spacing w:before="240" w:after="240"/>
      </w:pPr>
      <w:r w:rsidRPr="137B8633">
        <w:rPr>
          <w:rFonts w:ascii="Aptos" w:eastAsia="Aptos" w:hAnsi="Aptos" w:cs="Aptos"/>
          <w:b/>
          <w:bCs/>
        </w:rPr>
        <w:t xml:space="preserve">Fluxo Alternativo (Bloco </w:t>
      </w:r>
      <w:proofErr w:type="spellStart"/>
      <w:r w:rsidRPr="137B8633">
        <w:rPr>
          <w:rFonts w:ascii="Consolas" w:eastAsia="Consolas" w:hAnsi="Consolas" w:cs="Consolas"/>
          <w:b/>
          <w:bCs/>
        </w:rPr>
        <w:t>alt</w:t>
      </w:r>
      <w:proofErr w:type="spellEnd"/>
      <w:r w:rsidRPr="137B8633">
        <w:rPr>
          <w:rFonts w:ascii="Aptos" w:eastAsia="Aptos" w:hAnsi="Aptos" w:cs="Aptos"/>
          <w:b/>
          <w:bCs/>
        </w:rPr>
        <w:t>)</w:t>
      </w:r>
    </w:p>
    <w:p w14:paraId="22B7C017" w14:textId="509E1EE3" w:rsidR="3870ECEF" w:rsidRDefault="3870ECEF" w:rsidP="137B8633">
      <w:pPr>
        <w:pStyle w:val="PargrafodaLista"/>
        <w:numPr>
          <w:ilvl w:val="0"/>
          <w:numId w:val="10"/>
        </w:numPr>
        <w:spacing w:before="240" w:after="240"/>
        <w:rPr>
          <w:rFonts w:ascii="Aptos" w:eastAsia="Aptos" w:hAnsi="Aptos" w:cs="Aptos"/>
          <w:b/>
          <w:bCs/>
        </w:rPr>
      </w:pPr>
      <w:r w:rsidRPr="137B8633">
        <w:rPr>
          <w:rFonts w:ascii="Aptos" w:eastAsia="Aptos" w:hAnsi="Aptos" w:cs="Aptos"/>
          <w:b/>
          <w:bCs/>
        </w:rPr>
        <w:t>[dados válidos]</w:t>
      </w:r>
    </w:p>
    <w:p w14:paraId="3E5A50F4" w14:textId="0AF1A66C" w:rsidR="3870ECEF" w:rsidRDefault="3870ECEF" w:rsidP="137B8633">
      <w:pPr>
        <w:pStyle w:val="PargrafodaLista"/>
        <w:numPr>
          <w:ilvl w:val="1"/>
          <w:numId w:val="10"/>
        </w:numPr>
        <w:spacing w:before="240" w:after="240"/>
        <w:rPr>
          <w:rFonts w:ascii="Aptos" w:eastAsia="Aptos" w:hAnsi="Aptos" w:cs="Aptos"/>
        </w:rPr>
      </w:pPr>
      <w:r w:rsidRPr="137B8633">
        <w:rPr>
          <w:rFonts w:ascii="Aptos" w:eastAsia="Aptos" w:hAnsi="Aptos" w:cs="Aptos"/>
        </w:rPr>
        <w:t>A edição é concluída com sucesso.</w:t>
      </w:r>
    </w:p>
    <w:p w14:paraId="2086C90C" w14:textId="53290179" w:rsidR="3870ECEF" w:rsidRDefault="3870ECEF" w:rsidP="137B8633">
      <w:pPr>
        <w:pStyle w:val="PargrafodaLista"/>
        <w:numPr>
          <w:ilvl w:val="1"/>
          <w:numId w:val="10"/>
        </w:numPr>
        <w:spacing w:before="240" w:after="240"/>
        <w:rPr>
          <w:rFonts w:ascii="Aptos" w:eastAsia="Aptos" w:hAnsi="Aptos" w:cs="Aptos"/>
        </w:rPr>
      </w:pPr>
      <w:r w:rsidRPr="137B8633">
        <w:rPr>
          <w:rFonts w:ascii="Aptos" w:eastAsia="Aptos" w:hAnsi="Aptos" w:cs="Aptos"/>
        </w:rPr>
        <w:t xml:space="preserve">O sistema confirma que os </w:t>
      </w:r>
      <w:proofErr w:type="spellStart"/>
      <w:r w:rsidRPr="137B8633">
        <w:rPr>
          <w:rFonts w:ascii="Aptos" w:eastAsia="Aptos" w:hAnsi="Aptos" w:cs="Aptos"/>
          <w:b/>
          <w:bCs/>
        </w:rPr>
        <w:t>dadosAtualizados</w:t>
      </w:r>
      <w:proofErr w:type="spellEnd"/>
      <w:r w:rsidRPr="137B8633">
        <w:rPr>
          <w:rFonts w:ascii="Aptos" w:eastAsia="Aptos" w:hAnsi="Aptos" w:cs="Aptos"/>
        </w:rPr>
        <w:t xml:space="preserve"> foram aceitos e aplicados.</w:t>
      </w:r>
    </w:p>
    <w:p w14:paraId="09B17F91" w14:textId="141979CE" w:rsidR="3870ECEF" w:rsidRDefault="3870ECEF" w:rsidP="137B8633">
      <w:pPr>
        <w:pStyle w:val="PargrafodaLista"/>
        <w:numPr>
          <w:ilvl w:val="0"/>
          <w:numId w:val="10"/>
        </w:numPr>
        <w:spacing w:before="240" w:after="240"/>
        <w:rPr>
          <w:rFonts w:ascii="Aptos" w:eastAsia="Aptos" w:hAnsi="Aptos" w:cs="Aptos"/>
          <w:b/>
          <w:bCs/>
        </w:rPr>
      </w:pPr>
      <w:r w:rsidRPr="137B8633">
        <w:rPr>
          <w:rFonts w:ascii="Aptos" w:eastAsia="Aptos" w:hAnsi="Aptos" w:cs="Aptos"/>
          <w:b/>
          <w:bCs/>
        </w:rPr>
        <w:t>[dados inválidos]</w:t>
      </w:r>
    </w:p>
    <w:p w14:paraId="2EE395F6" w14:textId="30EA486B" w:rsidR="3870ECEF" w:rsidRDefault="3870ECEF" w:rsidP="137B8633">
      <w:pPr>
        <w:pStyle w:val="PargrafodaLista"/>
        <w:numPr>
          <w:ilvl w:val="1"/>
          <w:numId w:val="10"/>
        </w:numPr>
        <w:spacing w:before="240" w:after="240"/>
        <w:rPr>
          <w:rFonts w:ascii="Aptos" w:eastAsia="Aptos" w:hAnsi="Aptos" w:cs="Aptos"/>
        </w:rPr>
      </w:pPr>
      <w:r w:rsidRPr="137B8633">
        <w:rPr>
          <w:rFonts w:ascii="Aptos" w:eastAsia="Aptos" w:hAnsi="Aptos" w:cs="Aptos"/>
        </w:rPr>
        <w:t xml:space="preserve">Em caso de erro na validação, o sistema exibe a tela de edição com os erros usando </w:t>
      </w:r>
      <w:r w:rsidRPr="137B8633">
        <w:rPr>
          <w:rFonts w:ascii="Aptos" w:eastAsia="Aptos" w:hAnsi="Aptos" w:cs="Aptos"/>
          <w:b/>
          <w:bCs/>
        </w:rPr>
        <w:t>erro ()</w:t>
      </w:r>
      <w:r w:rsidRPr="137B8633">
        <w:rPr>
          <w:rFonts w:ascii="Aptos" w:eastAsia="Aptos" w:hAnsi="Aptos" w:cs="Aptos"/>
        </w:rPr>
        <w:t xml:space="preserve"> e </w:t>
      </w:r>
      <w:proofErr w:type="spellStart"/>
      <w:r w:rsidRPr="137B8633">
        <w:rPr>
          <w:rFonts w:ascii="Aptos" w:eastAsia="Aptos" w:hAnsi="Aptos" w:cs="Aptos"/>
          <w:b/>
          <w:bCs/>
        </w:rPr>
        <w:t>exibirTelaDeEditarVistoria</w:t>
      </w:r>
      <w:proofErr w:type="spellEnd"/>
      <w:r w:rsidRPr="137B8633">
        <w:rPr>
          <w:rFonts w:ascii="Aptos" w:eastAsia="Aptos" w:hAnsi="Aptos" w:cs="Aptos"/>
        </w:rPr>
        <w:t>.</w:t>
      </w:r>
    </w:p>
    <w:p w14:paraId="01369414" w14:textId="52D14292" w:rsidR="3870ECEF" w:rsidRDefault="3870ECEF" w:rsidP="137B8633">
      <w:pPr>
        <w:spacing w:before="240" w:after="240"/>
      </w:pPr>
      <w:r w:rsidRPr="137B8633">
        <w:rPr>
          <w:rFonts w:ascii="Aptos" w:eastAsia="Aptos" w:hAnsi="Aptos" w:cs="Aptos"/>
          <w:b/>
          <w:bCs/>
        </w:rPr>
        <w:t>Observações:</w:t>
      </w:r>
    </w:p>
    <w:p w14:paraId="5FE3F4DE" w14:textId="14F079D7" w:rsidR="3870ECEF" w:rsidRDefault="3870ECEF" w:rsidP="137B8633">
      <w:pPr>
        <w:pStyle w:val="PargrafodaLista"/>
        <w:numPr>
          <w:ilvl w:val="0"/>
          <w:numId w:val="9"/>
        </w:numPr>
        <w:spacing w:before="240" w:after="240"/>
        <w:rPr>
          <w:rFonts w:ascii="Aptos" w:eastAsia="Aptos" w:hAnsi="Aptos" w:cs="Aptos"/>
        </w:rPr>
      </w:pPr>
      <w:r w:rsidRPr="137B8633">
        <w:rPr>
          <w:rFonts w:ascii="Aptos" w:eastAsia="Aptos" w:hAnsi="Aptos" w:cs="Aptos"/>
        </w:rPr>
        <w:t xml:space="preserve">O fluxo está encapsulado em um bloco </w:t>
      </w:r>
      <w:proofErr w:type="spellStart"/>
      <w:r w:rsidRPr="137B8633">
        <w:rPr>
          <w:rFonts w:ascii="Consolas" w:eastAsia="Consolas" w:hAnsi="Consolas" w:cs="Consolas"/>
          <w:b/>
          <w:bCs/>
        </w:rPr>
        <w:t>alt</w:t>
      </w:r>
      <w:proofErr w:type="spellEnd"/>
      <w:r w:rsidRPr="137B8633">
        <w:rPr>
          <w:rFonts w:ascii="Aptos" w:eastAsia="Aptos" w:hAnsi="Aptos" w:cs="Aptos"/>
        </w:rPr>
        <w:t>, permitindo distinguir os caminhos de sucesso e erro na validação dos dados.</w:t>
      </w:r>
    </w:p>
    <w:p w14:paraId="381ECDB4" w14:textId="3498CE88" w:rsidR="3870ECEF" w:rsidRDefault="3870ECEF" w:rsidP="137B8633">
      <w:pPr>
        <w:pStyle w:val="PargrafodaLista"/>
        <w:numPr>
          <w:ilvl w:val="0"/>
          <w:numId w:val="9"/>
        </w:numPr>
        <w:spacing w:before="240" w:after="240"/>
        <w:rPr>
          <w:rFonts w:ascii="Aptos" w:eastAsia="Aptos" w:hAnsi="Aptos" w:cs="Aptos"/>
        </w:rPr>
      </w:pPr>
      <w:r w:rsidRPr="137B8633">
        <w:rPr>
          <w:rFonts w:ascii="Aptos" w:eastAsia="Aptos" w:hAnsi="Aptos" w:cs="Aptos"/>
        </w:rPr>
        <w:t xml:space="preserve">O processo ocorre após o login, indicado no diagrama por uma </w:t>
      </w:r>
      <w:r w:rsidRPr="137B8633">
        <w:rPr>
          <w:rFonts w:ascii="Aptos" w:eastAsia="Aptos" w:hAnsi="Aptos" w:cs="Aptos"/>
          <w:b/>
          <w:bCs/>
        </w:rPr>
        <w:t>nota em rosa</w:t>
      </w:r>
      <w:r w:rsidRPr="137B8633">
        <w:rPr>
          <w:rFonts w:ascii="Aptos" w:eastAsia="Aptos" w:hAnsi="Aptos" w:cs="Aptos"/>
        </w:rPr>
        <w:t xml:space="preserve"> (“sequência após realizar login”).</w:t>
      </w:r>
    </w:p>
    <w:p w14:paraId="0FEBEBC1" w14:textId="05DCF4B9" w:rsidR="3870ECEF" w:rsidRDefault="3870ECEF" w:rsidP="137B8633">
      <w:pPr>
        <w:pStyle w:val="PargrafodaLista"/>
        <w:numPr>
          <w:ilvl w:val="0"/>
          <w:numId w:val="9"/>
        </w:numPr>
        <w:spacing w:before="240" w:after="240"/>
        <w:rPr>
          <w:rFonts w:ascii="Aptos" w:eastAsia="Aptos" w:hAnsi="Aptos" w:cs="Aptos"/>
        </w:rPr>
      </w:pPr>
      <w:r w:rsidRPr="137B8633">
        <w:rPr>
          <w:rFonts w:ascii="Aptos" w:eastAsia="Aptos" w:hAnsi="Aptos" w:cs="Aptos"/>
        </w:rPr>
        <w:t>O sistema interage com o banco de dados principalmente nas etapas de consulta e atualização de informações.</w:t>
      </w:r>
    </w:p>
    <w:p w14:paraId="6F7F3A6B" w14:textId="1367238A" w:rsidR="137B8633" w:rsidRDefault="137B8633" w:rsidP="137B8633">
      <w:pPr>
        <w:spacing w:before="240" w:after="240"/>
        <w:rPr>
          <w:rFonts w:ascii="Aptos" w:eastAsia="Aptos" w:hAnsi="Aptos" w:cs="Aptos"/>
        </w:rPr>
      </w:pPr>
    </w:p>
    <w:p w14:paraId="5D109D8A" w14:textId="5DC3975F" w:rsidR="3870ECEF" w:rsidRDefault="651CB359" w:rsidP="137B8633">
      <w:pPr>
        <w:spacing w:before="240" w:after="240"/>
        <w:jc w:val="center"/>
        <w:rPr>
          <w:rFonts w:ascii="Aptos" w:eastAsia="Aptos" w:hAnsi="Aptos" w:cs="Aptos"/>
        </w:rPr>
      </w:pPr>
      <w:r w:rsidRPr="3BB2554F">
        <w:rPr>
          <w:rFonts w:ascii="Aptos" w:eastAsia="Aptos" w:hAnsi="Aptos" w:cs="Aptos"/>
        </w:rPr>
        <w:t xml:space="preserve">Figura 18: </w:t>
      </w:r>
      <w:r w:rsidR="48C8A60B" w:rsidRPr="3BB2554F">
        <w:rPr>
          <w:rFonts w:ascii="Aptos" w:eastAsia="Aptos" w:hAnsi="Aptos" w:cs="Aptos"/>
        </w:rPr>
        <w:t xml:space="preserve">Diagrama De Finalizar Vistoria </w:t>
      </w:r>
    </w:p>
    <w:p w14:paraId="39D37345" w14:textId="2BB77921" w:rsidR="05E9C3D2" w:rsidRDefault="05E9C3D2" w:rsidP="137B8633">
      <w:pPr>
        <w:spacing w:before="240" w:after="240"/>
        <w:jc w:val="center"/>
        <w:rPr>
          <w:rFonts w:ascii="Aptos" w:eastAsia="Aptos" w:hAnsi="Aptos" w:cs="Aptos"/>
          <w:b/>
          <w:bCs/>
        </w:rPr>
      </w:pPr>
      <w:r>
        <w:rPr>
          <w:noProof/>
        </w:rPr>
        <w:lastRenderedPageBreak/>
        <w:drawing>
          <wp:inline distT="0" distB="0" distL="0" distR="0" wp14:anchorId="2780261A" wp14:editId="6371E41C">
            <wp:extent cx="5724524" cy="4295775"/>
            <wp:effectExtent l="0" t="0" r="0" b="0"/>
            <wp:docPr id="541457665" name="Imagem 541457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4524" cy="4295775"/>
                    </a:xfrm>
                    <a:prstGeom prst="rect">
                      <a:avLst/>
                    </a:prstGeom>
                  </pic:spPr>
                </pic:pic>
              </a:graphicData>
            </a:graphic>
          </wp:inline>
        </w:drawing>
      </w:r>
      <w:r w:rsidRPr="137B8633">
        <w:t>Fonte: Elaborado pelos autores.</w:t>
      </w:r>
    </w:p>
    <w:p w14:paraId="6C6D3E04" w14:textId="5986D96E" w:rsidR="05E9C3D2" w:rsidRDefault="239E8D90" w:rsidP="137B8633">
      <w:pPr>
        <w:spacing w:before="240" w:after="240"/>
        <w:jc w:val="both"/>
        <w:rPr>
          <w:rFonts w:ascii="Aptos" w:eastAsia="Aptos" w:hAnsi="Aptos" w:cs="Aptos"/>
          <w:b/>
          <w:bCs/>
        </w:rPr>
      </w:pPr>
      <w:r w:rsidRPr="3BB2554F">
        <w:rPr>
          <w:rFonts w:ascii="Aptos" w:eastAsia="Aptos" w:hAnsi="Aptos" w:cs="Aptos"/>
          <w:b/>
          <w:bCs/>
        </w:rPr>
        <w:t xml:space="preserve">DS06 - </w:t>
      </w:r>
      <w:r w:rsidR="1102634E" w:rsidRPr="3BB2554F">
        <w:rPr>
          <w:rFonts w:ascii="Aptos" w:eastAsia="Aptos" w:hAnsi="Aptos" w:cs="Aptos"/>
          <w:b/>
          <w:bCs/>
        </w:rPr>
        <w:t>Finalizar Vistoria</w:t>
      </w:r>
    </w:p>
    <w:p w14:paraId="13061171" w14:textId="074E9113" w:rsidR="05E9C3D2" w:rsidRDefault="1102634E" w:rsidP="3BB2554F">
      <w:pPr>
        <w:spacing w:before="240" w:after="240"/>
        <w:ind w:firstLine="708"/>
        <w:jc w:val="both"/>
      </w:pPr>
      <w:r w:rsidRPr="3BB2554F">
        <w:rPr>
          <w:rFonts w:ascii="Aptos" w:eastAsia="Aptos" w:hAnsi="Aptos" w:cs="Aptos"/>
        </w:rPr>
        <w:t>O diagrama de sequência “</w:t>
      </w:r>
      <w:proofErr w:type="spellStart"/>
      <w:r w:rsidRPr="3BB2554F">
        <w:rPr>
          <w:rFonts w:ascii="Aptos" w:eastAsia="Aptos" w:hAnsi="Aptos" w:cs="Aptos"/>
        </w:rPr>
        <w:t>finalizarVistoria</w:t>
      </w:r>
      <w:proofErr w:type="spellEnd"/>
      <w:r w:rsidRPr="3BB2554F">
        <w:rPr>
          <w:rFonts w:ascii="Aptos" w:eastAsia="Aptos" w:hAnsi="Aptos" w:cs="Aptos"/>
        </w:rPr>
        <w:t>” descreve o processo de verificação e finalização de uma vistoria por parte do cliente, após o login no sistema. O objetivo é determinar se a vistoria está concluída ou se ainda há pendências.</w:t>
      </w:r>
    </w:p>
    <w:p w14:paraId="5C1FD147" w14:textId="63337498" w:rsidR="05E9C3D2" w:rsidRDefault="05E9C3D2" w:rsidP="137B8633">
      <w:pPr>
        <w:spacing w:before="240" w:after="240"/>
        <w:jc w:val="both"/>
      </w:pPr>
      <w:r w:rsidRPr="137B8633">
        <w:rPr>
          <w:rFonts w:ascii="Aptos" w:eastAsia="Aptos" w:hAnsi="Aptos" w:cs="Aptos"/>
          <w:b/>
          <w:bCs/>
        </w:rPr>
        <w:t>Atores e Objetos Envolvidos:</w:t>
      </w:r>
    </w:p>
    <w:p w14:paraId="7B4386C3" w14:textId="7112E11A" w:rsidR="05E9C3D2" w:rsidRDefault="05E9C3D2" w:rsidP="137B8633">
      <w:pPr>
        <w:pStyle w:val="PargrafodaLista"/>
        <w:numPr>
          <w:ilvl w:val="0"/>
          <w:numId w:val="8"/>
        </w:numPr>
        <w:spacing w:before="240" w:after="240"/>
        <w:jc w:val="both"/>
        <w:rPr>
          <w:rFonts w:ascii="Aptos" w:eastAsia="Aptos" w:hAnsi="Aptos" w:cs="Aptos"/>
        </w:rPr>
      </w:pPr>
      <w:r w:rsidRPr="137B8633">
        <w:rPr>
          <w:rFonts w:ascii="Aptos" w:eastAsia="Aptos" w:hAnsi="Aptos" w:cs="Aptos"/>
          <w:b/>
          <w:bCs/>
        </w:rPr>
        <w:t>Cliente</w:t>
      </w:r>
      <w:r w:rsidRPr="137B8633">
        <w:rPr>
          <w:rFonts w:ascii="Aptos" w:eastAsia="Aptos" w:hAnsi="Aptos" w:cs="Aptos"/>
        </w:rPr>
        <w:t>: Usuário que acessa o sistema para acompanhar ou verificar o status de uma vistoria.</w:t>
      </w:r>
    </w:p>
    <w:p w14:paraId="0F09B620" w14:textId="595E5E7C" w:rsidR="05E9C3D2" w:rsidRDefault="05E9C3D2" w:rsidP="137B8633">
      <w:pPr>
        <w:pStyle w:val="PargrafodaLista"/>
        <w:numPr>
          <w:ilvl w:val="0"/>
          <w:numId w:val="8"/>
        </w:numPr>
        <w:spacing w:before="240" w:after="240"/>
        <w:jc w:val="both"/>
        <w:rPr>
          <w:rFonts w:ascii="Aptos" w:eastAsia="Aptos" w:hAnsi="Aptos" w:cs="Aptos"/>
        </w:rPr>
      </w:pPr>
      <w:r w:rsidRPr="137B8633">
        <w:rPr>
          <w:rFonts w:ascii="Aptos" w:eastAsia="Aptos" w:hAnsi="Aptos" w:cs="Aptos"/>
          <w:b/>
          <w:bCs/>
        </w:rPr>
        <w:t>Sistema</w:t>
      </w:r>
      <w:r w:rsidRPr="137B8633">
        <w:rPr>
          <w:rFonts w:ascii="Aptos" w:eastAsia="Aptos" w:hAnsi="Aptos" w:cs="Aptos"/>
        </w:rPr>
        <w:t>: Responsável por coordenar o fluxo das ações e interações com o banco de dados.</w:t>
      </w:r>
    </w:p>
    <w:p w14:paraId="62399F85" w14:textId="66F1BEE2" w:rsidR="05E9C3D2" w:rsidRDefault="05E9C3D2" w:rsidP="137B8633">
      <w:pPr>
        <w:pStyle w:val="PargrafodaLista"/>
        <w:numPr>
          <w:ilvl w:val="0"/>
          <w:numId w:val="8"/>
        </w:numPr>
        <w:spacing w:before="240" w:after="240"/>
        <w:jc w:val="both"/>
        <w:rPr>
          <w:rFonts w:ascii="Aptos" w:eastAsia="Aptos" w:hAnsi="Aptos" w:cs="Aptos"/>
        </w:rPr>
      </w:pPr>
      <w:r w:rsidRPr="137B8633">
        <w:rPr>
          <w:rFonts w:ascii="Aptos" w:eastAsia="Aptos" w:hAnsi="Aptos" w:cs="Aptos"/>
          <w:b/>
          <w:bCs/>
        </w:rPr>
        <w:t>Banco de Dados</w:t>
      </w:r>
      <w:r w:rsidRPr="137B8633">
        <w:rPr>
          <w:rFonts w:ascii="Aptos" w:eastAsia="Aptos" w:hAnsi="Aptos" w:cs="Aptos"/>
        </w:rPr>
        <w:t>: Armazena e retorna o status da vistoria e o relatório correspondente.</w:t>
      </w:r>
    </w:p>
    <w:p w14:paraId="62D4F62C" w14:textId="3AA296BF" w:rsidR="05E9C3D2" w:rsidRDefault="05E9C3D2" w:rsidP="137B8633">
      <w:pPr>
        <w:spacing w:before="240" w:after="240"/>
        <w:jc w:val="both"/>
      </w:pPr>
      <w:r w:rsidRPr="137B8633">
        <w:rPr>
          <w:rFonts w:ascii="Aptos" w:eastAsia="Aptos" w:hAnsi="Aptos" w:cs="Aptos"/>
          <w:b/>
          <w:bCs/>
        </w:rPr>
        <w:t>Fluxo Principal:</w:t>
      </w:r>
    </w:p>
    <w:p w14:paraId="24C61F6C" w14:textId="1A8FFCBB" w:rsidR="05E9C3D2" w:rsidRDefault="05E9C3D2" w:rsidP="137B8633">
      <w:pPr>
        <w:pStyle w:val="PargrafodaLista"/>
        <w:numPr>
          <w:ilvl w:val="0"/>
          <w:numId w:val="7"/>
        </w:numPr>
        <w:spacing w:before="240" w:after="240"/>
        <w:jc w:val="both"/>
        <w:rPr>
          <w:rFonts w:ascii="Aptos" w:eastAsia="Aptos" w:hAnsi="Aptos" w:cs="Aptos"/>
          <w:b/>
          <w:bCs/>
        </w:rPr>
      </w:pPr>
      <w:proofErr w:type="spellStart"/>
      <w:proofErr w:type="gramStart"/>
      <w:r w:rsidRPr="137B8633">
        <w:rPr>
          <w:rFonts w:ascii="Aptos" w:eastAsia="Aptos" w:hAnsi="Aptos" w:cs="Aptos"/>
          <w:b/>
          <w:bCs/>
        </w:rPr>
        <w:t>acessarPaginaInicial</w:t>
      </w:r>
      <w:proofErr w:type="spellEnd"/>
      <w:r w:rsidRPr="137B8633">
        <w:rPr>
          <w:rFonts w:ascii="Aptos" w:eastAsia="Aptos" w:hAnsi="Aptos" w:cs="Aptos"/>
          <w:b/>
          <w:bCs/>
        </w:rPr>
        <w:t>(</w:t>
      </w:r>
      <w:proofErr w:type="gramEnd"/>
      <w:r w:rsidRPr="137B8633">
        <w:rPr>
          <w:rFonts w:ascii="Aptos" w:eastAsia="Aptos" w:hAnsi="Aptos" w:cs="Aptos"/>
          <w:b/>
          <w:bCs/>
        </w:rPr>
        <w:t>)</w:t>
      </w:r>
    </w:p>
    <w:p w14:paraId="11E46C6A" w14:textId="5DF77785" w:rsidR="05E9C3D2" w:rsidRDefault="05E9C3D2" w:rsidP="137B8633">
      <w:pPr>
        <w:pStyle w:val="PargrafodaLista"/>
        <w:numPr>
          <w:ilvl w:val="1"/>
          <w:numId w:val="7"/>
        </w:numPr>
        <w:spacing w:before="240" w:after="240"/>
        <w:jc w:val="both"/>
        <w:rPr>
          <w:rFonts w:ascii="Aptos" w:eastAsia="Aptos" w:hAnsi="Aptos" w:cs="Aptos"/>
        </w:rPr>
      </w:pPr>
      <w:r w:rsidRPr="137B8633">
        <w:rPr>
          <w:rFonts w:ascii="Aptos" w:eastAsia="Aptos" w:hAnsi="Aptos" w:cs="Aptos"/>
        </w:rPr>
        <w:t>O cliente acessa a tela inicial.</w:t>
      </w:r>
    </w:p>
    <w:p w14:paraId="02E468F3" w14:textId="6FCC4DD6" w:rsidR="05E9C3D2" w:rsidRDefault="05E9C3D2" w:rsidP="137B8633">
      <w:pPr>
        <w:pStyle w:val="PargrafodaLista"/>
        <w:numPr>
          <w:ilvl w:val="1"/>
          <w:numId w:val="7"/>
        </w:numPr>
        <w:spacing w:before="240" w:after="240"/>
        <w:jc w:val="both"/>
        <w:rPr>
          <w:rFonts w:ascii="Aptos" w:eastAsia="Aptos" w:hAnsi="Aptos" w:cs="Aptos"/>
        </w:rPr>
      </w:pPr>
      <w:r w:rsidRPr="137B8633">
        <w:rPr>
          <w:rFonts w:ascii="Aptos" w:eastAsia="Aptos" w:hAnsi="Aptos" w:cs="Aptos"/>
        </w:rPr>
        <w:t xml:space="preserve">O sistema responde com </w:t>
      </w:r>
      <w:proofErr w:type="spellStart"/>
      <w:r w:rsidRPr="137B8633">
        <w:rPr>
          <w:rFonts w:ascii="Aptos" w:eastAsia="Aptos" w:hAnsi="Aptos" w:cs="Aptos"/>
          <w:b/>
          <w:bCs/>
        </w:rPr>
        <w:t>exibirTelaInicial</w:t>
      </w:r>
      <w:proofErr w:type="spellEnd"/>
      <w:r w:rsidRPr="137B8633">
        <w:rPr>
          <w:rFonts w:ascii="Aptos" w:eastAsia="Aptos" w:hAnsi="Aptos" w:cs="Aptos"/>
        </w:rPr>
        <w:t>.</w:t>
      </w:r>
    </w:p>
    <w:p w14:paraId="41936F1F" w14:textId="265A99BA" w:rsidR="05E9C3D2" w:rsidRDefault="05E9C3D2" w:rsidP="137B8633">
      <w:pPr>
        <w:pStyle w:val="PargrafodaLista"/>
        <w:numPr>
          <w:ilvl w:val="0"/>
          <w:numId w:val="7"/>
        </w:numPr>
        <w:spacing w:before="240" w:after="240"/>
        <w:jc w:val="both"/>
        <w:rPr>
          <w:rFonts w:ascii="Aptos" w:eastAsia="Aptos" w:hAnsi="Aptos" w:cs="Aptos"/>
          <w:b/>
          <w:bCs/>
        </w:rPr>
      </w:pPr>
      <w:proofErr w:type="spellStart"/>
      <w:proofErr w:type="gramStart"/>
      <w:r w:rsidRPr="137B8633">
        <w:rPr>
          <w:rFonts w:ascii="Aptos" w:eastAsia="Aptos" w:hAnsi="Aptos" w:cs="Aptos"/>
          <w:b/>
          <w:bCs/>
        </w:rPr>
        <w:lastRenderedPageBreak/>
        <w:t>acessarListaDeImoveis</w:t>
      </w:r>
      <w:proofErr w:type="spellEnd"/>
      <w:r w:rsidRPr="137B8633">
        <w:rPr>
          <w:rFonts w:ascii="Aptos" w:eastAsia="Aptos" w:hAnsi="Aptos" w:cs="Aptos"/>
          <w:b/>
          <w:bCs/>
        </w:rPr>
        <w:t>(</w:t>
      </w:r>
      <w:proofErr w:type="gramEnd"/>
      <w:r w:rsidRPr="137B8633">
        <w:rPr>
          <w:rFonts w:ascii="Aptos" w:eastAsia="Aptos" w:hAnsi="Aptos" w:cs="Aptos"/>
          <w:b/>
          <w:bCs/>
        </w:rPr>
        <w:t>)</w:t>
      </w:r>
    </w:p>
    <w:p w14:paraId="692C889D" w14:textId="3AD11A59" w:rsidR="05E9C3D2" w:rsidRDefault="05E9C3D2" w:rsidP="137B8633">
      <w:pPr>
        <w:pStyle w:val="PargrafodaLista"/>
        <w:numPr>
          <w:ilvl w:val="1"/>
          <w:numId w:val="7"/>
        </w:numPr>
        <w:spacing w:before="240" w:after="240"/>
        <w:jc w:val="both"/>
        <w:rPr>
          <w:rFonts w:ascii="Aptos" w:eastAsia="Aptos" w:hAnsi="Aptos" w:cs="Aptos"/>
        </w:rPr>
      </w:pPr>
      <w:r w:rsidRPr="137B8633">
        <w:rPr>
          <w:rFonts w:ascii="Aptos" w:eastAsia="Aptos" w:hAnsi="Aptos" w:cs="Aptos"/>
        </w:rPr>
        <w:t>O cliente solicita a lista de imóveis.</w:t>
      </w:r>
    </w:p>
    <w:p w14:paraId="17C5B1AF" w14:textId="6557C615" w:rsidR="05E9C3D2" w:rsidRDefault="05E9C3D2" w:rsidP="137B8633">
      <w:pPr>
        <w:pStyle w:val="PargrafodaLista"/>
        <w:numPr>
          <w:ilvl w:val="1"/>
          <w:numId w:val="7"/>
        </w:numPr>
        <w:spacing w:before="240" w:after="240"/>
        <w:jc w:val="both"/>
        <w:rPr>
          <w:rFonts w:ascii="Aptos" w:eastAsia="Aptos" w:hAnsi="Aptos" w:cs="Aptos"/>
        </w:rPr>
      </w:pPr>
      <w:r w:rsidRPr="137B8633">
        <w:rPr>
          <w:rFonts w:ascii="Aptos" w:eastAsia="Aptos" w:hAnsi="Aptos" w:cs="Aptos"/>
        </w:rPr>
        <w:t xml:space="preserve">O sistema envia </w:t>
      </w:r>
      <w:proofErr w:type="spellStart"/>
      <w:proofErr w:type="gramStart"/>
      <w:r w:rsidRPr="137B8633">
        <w:rPr>
          <w:rFonts w:ascii="Aptos" w:eastAsia="Aptos" w:hAnsi="Aptos" w:cs="Aptos"/>
          <w:b/>
          <w:bCs/>
        </w:rPr>
        <w:t>buscaImoveis</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 xml:space="preserve"> ao banco de dados.</w:t>
      </w:r>
    </w:p>
    <w:p w14:paraId="64CD26E9" w14:textId="0E56410E" w:rsidR="05E9C3D2" w:rsidRDefault="05E9C3D2" w:rsidP="137B8633">
      <w:pPr>
        <w:pStyle w:val="PargrafodaLista"/>
        <w:numPr>
          <w:ilvl w:val="1"/>
          <w:numId w:val="7"/>
        </w:numPr>
        <w:spacing w:before="240" w:after="240"/>
        <w:jc w:val="both"/>
        <w:rPr>
          <w:rFonts w:ascii="Aptos" w:eastAsia="Aptos" w:hAnsi="Aptos" w:cs="Aptos"/>
        </w:rPr>
      </w:pPr>
      <w:r w:rsidRPr="137B8633">
        <w:rPr>
          <w:rFonts w:ascii="Aptos" w:eastAsia="Aptos" w:hAnsi="Aptos" w:cs="Aptos"/>
        </w:rPr>
        <w:t xml:space="preserve">O banco retorna a </w:t>
      </w:r>
      <w:proofErr w:type="spellStart"/>
      <w:r w:rsidRPr="137B8633">
        <w:rPr>
          <w:rFonts w:ascii="Aptos" w:eastAsia="Aptos" w:hAnsi="Aptos" w:cs="Aptos"/>
          <w:b/>
          <w:bCs/>
        </w:rPr>
        <w:t>listaDeImoveis</w:t>
      </w:r>
      <w:proofErr w:type="spellEnd"/>
      <w:r w:rsidRPr="137B8633">
        <w:rPr>
          <w:rFonts w:ascii="Aptos" w:eastAsia="Aptos" w:hAnsi="Aptos" w:cs="Aptos"/>
        </w:rPr>
        <w:t xml:space="preserve">, que o sistema apresenta com </w:t>
      </w:r>
      <w:proofErr w:type="spellStart"/>
      <w:r w:rsidRPr="137B8633">
        <w:rPr>
          <w:rFonts w:ascii="Aptos" w:eastAsia="Aptos" w:hAnsi="Aptos" w:cs="Aptos"/>
          <w:b/>
          <w:bCs/>
        </w:rPr>
        <w:t>exibirLista</w:t>
      </w:r>
      <w:proofErr w:type="spellEnd"/>
      <w:r w:rsidRPr="137B8633">
        <w:rPr>
          <w:rFonts w:ascii="Aptos" w:eastAsia="Aptos" w:hAnsi="Aptos" w:cs="Aptos"/>
        </w:rPr>
        <w:t>.</w:t>
      </w:r>
    </w:p>
    <w:p w14:paraId="0EF9E486" w14:textId="2F83B0B4" w:rsidR="05E9C3D2" w:rsidRDefault="05E9C3D2" w:rsidP="137B8633">
      <w:pPr>
        <w:pStyle w:val="PargrafodaLista"/>
        <w:numPr>
          <w:ilvl w:val="0"/>
          <w:numId w:val="7"/>
        </w:numPr>
        <w:spacing w:before="240" w:after="240"/>
        <w:jc w:val="both"/>
        <w:rPr>
          <w:rFonts w:ascii="Aptos" w:eastAsia="Aptos" w:hAnsi="Aptos" w:cs="Aptos"/>
          <w:b/>
          <w:bCs/>
        </w:rPr>
      </w:pPr>
      <w:proofErr w:type="spellStart"/>
      <w:r w:rsidRPr="137B8633">
        <w:rPr>
          <w:rFonts w:ascii="Aptos" w:eastAsia="Aptos" w:hAnsi="Aptos" w:cs="Aptos"/>
          <w:b/>
          <w:bCs/>
        </w:rPr>
        <w:t>selecionarImovel</w:t>
      </w:r>
      <w:proofErr w:type="spellEnd"/>
      <w:r w:rsidRPr="137B8633">
        <w:rPr>
          <w:rFonts w:ascii="Aptos" w:eastAsia="Aptos" w:hAnsi="Aptos" w:cs="Aptos"/>
          <w:b/>
          <w:bCs/>
        </w:rPr>
        <w:t>(</w:t>
      </w:r>
      <w:proofErr w:type="spellStart"/>
      <w:r w:rsidRPr="137B8633">
        <w:rPr>
          <w:rFonts w:ascii="Aptos" w:eastAsia="Aptos" w:hAnsi="Aptos" w:cs="Aptos"/>
          <w:b/>
          <w:bCs/>
        </w:rPr>
        <w:t>id_imovel</w:t>
      </w:r>
      <w:proofErr w:type="spellEnd"/>
      <w:r w:rsidRPr="137B8633">
        <w:rPr>
          <w:rFonts w:ascii="Aptos" w:eastAsia="Aptos" w:hAnsi="Aptos" w:cs="Aptos"/>
          <w:b/>
          <w:bCs/>
        </w:rPr>
        <w:t>)</w:t>
      </w:r>
    </w:p>
    <w:p w14:paraId="4157C281" w14:textId="47F2A004" w:rsidR="05E9C3D2" w:rsidRDefault="05E9C3D2" w:rsidP="137B8633">
      <w:pPr>
        <w:pStyle w:val="PargrafodaLista"/>
        <w:numPr>
          <w:ilvl w:val="1"/>
          <w:numId w:val="7"/>
        </w:numPr>
        <w:spacing w:before="240" w:after="240"/>
        <w:jc w:val="both"/>
        <w:rPr>
          <w:rFonts w:ascii="Aptos" w:eastAsia="Aptos" w:hAnsi="Aptos" w:cs="Aptos"/>
        </w:rPr>
      </w:pPr>
      <w:r w:rsidRPr="137B8633">
        <w:rPr>
          <w:rFonts w:ascii="Aptos" w:eastAsia="Aptos" w:hAnsi="Aptos" w:cs="Aptos"/>
        </w:rPr>
        <w:t>O cliente seleciona um imóvel específico.</w:t>
      </w:r>
    </w:p>
    <w:p w14:paraId="7B95B9F0" w14:textId="555BDF8F" w:rsidR="05E9C3D2" w:rsidRDefault="05E9C3D2" w:rsidP="137B8633">
      <w:pPr>
        <w:pStyle w:val="PargrafodaLista"/>
        <w:numPr>
          <w:ilvl w:val="1"/>
          <w:numId w:val="7"/>
        </w:numPr>
        <w:spacing w:before="240" w:after="240"/>
        <w:jc w:val="both"/>
        <w:rPr>
          <w:rFonts w:ascii="Aptos" w:eastAsia="Aptos" w:hAnsi="Aptos" w:cs="Aptos"/>
        </w:rPr>
      </w:pPr>
      <w:r w:rsidRPr="137B8633">
        <w:rPr>
          <w:rFonts w:ascii="Aptos" w:eastAsia="Aptos" w:hAnsi="Aptos" w:cs="Aptos"/>
        </w:rPr>
        <w:t xml:space="preserve">O sistema envia </w:t>
      </w:r>
      <w:proofErr w:type="spellStart"/>
      <w:r w:rsidRPr="137B8633">
        <w:rPr>
          <w:rFonts w:ascii="Aptos" w:eastAsia="Aptos" w:hAnsi="Aptos" w:cs="Aptos"/>
          <w:b/>
          <w:bCs/>
        </w:rPr>
        <w:t>buscaImovel</w:t>
      </w:r>
      <w:proofErr w:type="spellEnd"/>
      <w:r w:rsidRPr="137B8633">
        <w:rPr>
          <w:rFonts w:ascii="Aptos" w:eastAsia="Aptos" w:hAnsi="Aptos" w:cs="Aptos"/>
          <w:b/>
          <w:bCs/>
        </w:rPr>
        <w:t>(</w:t>
      </w:r>
      <w:proofErr w:type="spellStart"/>
      <w:r w:rsidRPr="137B8633">
        <w:rPr>
          <w:rFonts w:ascii="Aptos" w:eastAsia="Aptos" w:hAnsi="Aptos" w:cs="Aptos"/>
          <w:b/>
          <w:bCs/>
        </w:rPr>
        <w:t>id_imovel</w:t>
      </w:r>
      <w:proofErr w:type="spellEnd"/>
      <w:r w:rsidRPr="137B8633">
        <w:rPr>
          <w:rFonts w:ascii="Aptos" w:eastAsia="Aptos" w:hAnsi="Aptos" w:cs="Aptos"/>
          <w:b/>
          <w:bCs/>
        </w:rPr>
        <w:t>)</w:t>
      </w:r>
      <w:r w:rsidRPr="137B8633">
        <w:rPr>
          <w:rFonts w:ascii="Aptos" w:eastAsia="Aptos" w:hAnsi="Aptos" w:cs="Aptos"/>
        </w:rPr>
        <w:t xml:space="preserve"> ao banco de dados.</w:t>
      </w:r>
    </w:p>
    <w:p w14:paraId="4FCAB493" w14:textId="268073F8" w:rsidR="05E9C3D2" w:rsidRDefault="05E9C3D2" w:rsidP="137B8633">
      <w:pPr>
        <w:pStyle w:val="PargrafodaLista"/>
        <w:numPr>
          <w:ilvl w:val="1"/>
          <w:numId w:val="7"/>
        </w:numPr>
        <w:spacing w:before="240" w:after="240"/>
        <w:jc w:val="both"/>
        <w:rPr>
          <w:rFonts w:ascii="Aptos" w:eastAsia="Aptos" w:hAnsi="Aptos" w:cs="Aptos"/>
        </w:rPr>
      </w:pPr>
      <w:r w:rsidRPr="137B8633">
        <w:rPr>
          <w:rFonts w:ascii="Aptos" w:eastAsia="Aptos" w:hAnsi="Aptos" w:cs="Aptos"/>
        </w:rPr>
        <w:t xml:space="preserve">O banco retorna os </w:t>
      </w:r>
      <w:proofErr w:type="spellStart"/>
      <w:r w:rsidRPr="137B8633">
        <w:rPr>
          <w:rFonts w:ascii="Aptos" w:eastAsia="Aptos" w:hAnsi="Aptos" w:cs="Aptos"/>
          <w:b/>
          <w:bCs/>
        </w:rPr>
        <w:t>detalhesDoImovel</w:t>
      </w:r>
      <w:proofErr w:type="spellEnd"/>
      <w:r w:rsidRPr="137B8633">
        <w:rPr>
          <w:rFonts w:ascii="Aptos" w:eastAsia="Aptos" w:hAnsi="Aptos" w:cs="Aptos"/>
        </w:rPr>
        <w:t>.</w:t>
      </w:r>
    </w:p>
    <w:p w14:paraId="609F62E9" w14:textId="2701C507" w:rsidR="05E9C3D2" w:rsidRDefault="05E9C3D2" w:rsidP="137B8633">
      <w:pPr>
        <w:pStyle w:val="PargrafodaLista"/>
        <w:numPr>
          <w:ilvl w:val="1"/>
          <w:numId w:val="7"/>
        </w:numPr>
        <w:spacing w:before="240" w:after="240"/>
        <w:jc w:val="both"/>
        <w:rPr>
          <w:rFonts w:ascii="Aptos" w:eastAsia="Aptos" w:hAnsi="Aptos" w:cs="Aptos"/>
        </w:rPr>
      </w:pPr>
      <w:r w:rsidRPr="137B8633">
        <w:rPr>
          <w:rFonts w:ascii="Aptos" w:eastAsia="Aptos" w:hAnsi="Aptos" w:cs="Aptos"/>
        </w:rPr>
        <w:t xml:space="preserve">O sistema exibe a aba de vistoria com </w:t>
      </w:r>
      <w:proofErr w:type="spellStart"/>
      <w:r w:rsidRPr="137B8633">
        <w:rPr>
          <w:rFonts w:ascii="Aptos" w:eastAsia="Aptos" w:hAnsi="Aptos" w:cs="Aptos"/>
          <w:b/>
          <w:bCs/>
        </w:rPr>
        <w:t>exibirAbaDeVistoria</w:t>
      </w:r>
      <w:proofErr w:type="spellEnd"/>
      <w:r w:rsidRPr="137B8633">
        <w:rPr>
          <w:rFonts w:ascii="Aptos" w:eastAsia="Aptos" w:hAnsi="Aptos" w:cs="Aptos"/>
        </w:rPr>
        <w:t>.</w:t>
      </w:r>
    </w:p>
    <w:p w14:paraId="72358DAA" w14:textId="59AA6E72" w:rsidR="05E9C3D2" w:rsidRDefault="05E9C3D2" w:rsidP="137B8633">
      <w:pPr>
        <w:pStyle w:val="PargrafodaLista"/>
        <w:numPr>
          <w:ilvl w:val="0"/>
          <w:numId w:val="7"/>
        </w:numPr>
        <w:spacing w:before="240" w:after="240"/>
        <w:jc w:val="both"/>
        <w:rPr>
          <w:rFonts w:ascii="Aptos" w:eastAsia="Aptos" w:hAnsi="Aptos" w:cs="Aptos"/>
          <w:b/>
          <w:bCs/>
        </w:rPr>
      </w:pPr>
      <w:proofErr w:type="spellStart"/>
      <w:r w:rsidRPr="137B8633">
        <w:rPr>
          <w:rFonts w:ascii="Aptos" w:eastAsia="Aptos" w:hAnsi="Aptos" w:cs="Aptos"/>
          <w:b/>
          <w:bCs/>
        </w:rPr>
        <w:t>verificaVistoria</w:t>
      </w:r>
      <w:proofErr w:type="spellEnd"/>
      <w:r w:rsidRPr="137B8633">
        <w:rPr>
          <w:rFonts w:ascii="Aptos" w:eastAsia="Aptos" w:hAnsi="Aptos" w:cs="Aptos"/>
          <w:b/>
          <w:bCs/>
        </w:rPr>
        <w:t>(</w:t>
      </w:r>
      <w:proofErr w:type="spellStart"/>
      <w:r w:rsidRPr="137B8633">
        <w:rPr>
          <w:rFonts w:ascii="Aptos" w:eastAsia="Aptos" w:hAnsi="Aptos" w:cs="Aptos"/>
          <w:b/>
          <w:bCs/>
        </w:rPr>
        <w:t>id_vistoria</w:t>
      </w:r>
      <w:proofErr w:type="spellEnd"/>
      <w:r w:rsidRPr="137B8633">
        <w:rPr>
          <w:rFonts w:ascii="Aptos" w:eastAsia="Aptos" w:hAnsi="Aptos" w:cs="Aptos"/>
          <w:b/>
          <w:bCs/>
        </w:rPr>
        <w:t>)</w:t>
      </w:r>
    </w:p>
    <w:p w14:paraId="009A9977" w14:textId="7FCC9646" w:rsidR="05E9C3D2" w:rsidRDefault="05E9C3D2" w:rsidP="137B8633">
      <w:pPr>
        <w:pStyle w:val="PargrafodaLista"/>
        <w:numPr>
          <w:ilvl w:val="1"/>
          <w:numId w:val="7"/>
        </w:numPr>
        <w:spacing w:before="240" w:after="240"/>
        <w:jc w:val="both"/>
        <w:rPr>
          <w:rFonts w:ascii="Aptos" w:eastAsia="Aptos" w:hAnsi="Aptos" w:cs="Aptos"/>
        </w:rPr>
      </w:pPr>
      <w:r w:rsidRPr="137B8633">
        <w:rPr>
          <w:rFonts w:ascii="Aptos" w:eastAsia="Aptos" w:hAnsi="Aptos" w:cs="Aptos"/>
        </w:rPr>
        <w:t>O cliente solicita a verificação do status da vistoria.</w:t>
      </w:r>
    </w:p>
    <w:p w14:paraId="691A7CCA" w14:textId="25D49C8D" w:rsidR="05E9C3D2" w:rsidRDefault="05E9C3D2" w:rsidP="137B8633">
      <w:pPr>
        <w:pStyle w:val="PargrafodaLista"/>
        <w:numPr>
          <w:ilvl w:val="1"/>
          <w:numId w:val="7"/>
        </w:numPr>
        <w:spacing w:before="240" w:after="240"/>
        <w:jc w:val="both"/>
        <w:rPr>
          <w:rFonts w:ascii="Aptos" w:eastAsia="Aptos" w:hAnsi="Aptos" w:cs="Aptos"/>
        </w:rPr>
      </w:pPr>
      <w:r w:rsidRPr="137B8633">
        <w:rPr>
          <w:rFonts w:ascii="Aptos" w:eastAsia="Aptos" w:hAnsi="Aptos" w:cs="Aptos"/>
        </w:rPr>
        <w:t xml:space="preserve">O sistema envia </w:t>
      </w:r>
      <w:proofErr w:type="spellStart"/>
      <w:proofErr w:type="gramStart"/>
      <w:r w:rsidRPr="137B8633">
        <w:rPr>
          <w:rFonts w:ascii="Aptos" w:eastAsia="Aptos" w:hAnsi="Aptos" w:cs="Aptos"/>
          <w:b/>
          <w:bCs/>
        </w:rPr>
        <w:t>verificaStatusVistoria</w:t>
      </w:r>
      <w:proofErr w:type="spellEnd"/>
      <w:r w:rsidRPr="137B8633">
        <w:rPr>
          <w:rFonts w:ascii="Aptos" w:eastAsia="Aptos" w:hAnsi="Aptos" w:cs="Aptos"/>
          <w:b/>
          <w:bCs/>
        </w:rPr>
        <w:t>(</w:t>
      </w:r>
      <w:proofErr w:type="spellStart"/>
      <w:proofErr w:type="gramEnd"/>
      <w:r w:rsidRPr="137B8633">
        <w:rPr>
          <w:rFonts w:ascii="Aptos" w:eastAsia="Aptos" w:hAnsi="Aptos" w:cs="Aptos"/>
          <w:b/>
          <w:bCs/>
        </w:rPr>
        <w:t>id_vistoria</w:t>
      </w:r>
      <w:proofErr w:type="spellEnd"/>
      <w:r w:rsidRPr="137B8633">
        <w:rPr>
          <w:rFonts w:ascii="Aptos" w:eastAsia="Aptos" w:hAnsi="Aptos" w:cs="Aptos"/>
          <w:b/>
          <w:bCs/>
        </w:rPr>
        <w:t xml:space="preserve">, </w:t>
      </w:r>
      <w:proofErr w:type="spellStart"/>
      <w:r w:rsidRPr="137B8633">
        <w:rPr>
          <w:rFonts w:ascii="Aptos" w:eastAsia="Aptos" w:hAnsi="Aptos" w:cs="Aptos"/>
          <w:b/>
          <w:bCs/>
        </w:rPr>
        <w:t>relatorio</w:t>
      </w:r>
      <w:proofErr w:type="spellEnd"/>
      <w:r w:rsidRPr="137B8633">
        <w:rPr>
          <w:rFonts w:ascii="Aptos" w:eastAsia="Aptos" w:hAnsi="Aptos" w:cs="Aptos"/>
          <w:b/>
          <w:bCs/>
        </w:rPr>
        <w:t xml:space="preserve"> = 1, vistoria = 1)</w:t>
      </w:r>
      <w:r w:rsidRPr="137B8633">
        <w:rPr>
          <w:rFonts w:ascii="Aptos" w:eastAsia="Aptos" w:hAnsi="Aptos" w:cs="Aptos"/>
        </w:rPr>
        <w:t xml:space="preserve"> ao banco de dados.</w:t>
      </w:r>
    </w:p>
    <w:p w14:paraId="7BD28A70" w14:textId="4F22EE70" w:rsidR="05E9C3D2" w:rsidRDefault="05E9C3D2" w:rsidP="137B8633">
      <w:pPr>
        <w:spacing w:before="240" w:after="240"/>
        <w:jc w:val="both"/>
      </w:pPr>
      <w:r w:rsidRPr="137B8633">
        <w:rPr>
          <w:rFonts w:ascii="Aptos" w:eastAsia="Aptos" w:hAnsi="Aptos" w:cs="Aptos"/>
          <w:b/>
          <w:bCs/>
        </w:rPr>
        <w:t>Fluxo Alternativo (</w:t>
      </w:r>
      <w:proofErr w:type="spellStart"/>
      <w:r w:rsidRPr="137B8633">
        <w:rPr>
          <w:rFonts w:ascii="Consolas" w:eastAsia="Consolas" w:hAnsi="Consolas" w:cs="Consolas"/>
          <w:b/>
          <w:bCs/>
        </w:rPr>
        <w:t>alt</w:t>
      </w:r>
      <w:proofErr w:type="spellEnd"/>
      <w:r w:rsidRPr="137B8633">
        <w:rPr>
          <w:rFonts w:ascii="Aptos" w:eastAsia="Aptos" w:hAnsi="Aptos" w:cs="Aptos"/>
          <w:b/>
          <w:bCs/>
        </w:rPr>
        <w:t>)</w:t>
      </w:r>
    </w:p>
    <w:p w14:paraId="2351DB65" w14:textId="252D883E" w:rsidR="05E9C3D2" w:rsidRDefault="05E9C3D2" w:rsidP="137B8633">
      <w:pPr>
        <w:pStyle w:val="PargrafodaLista"/>
        <w:numPr>
          <w:ilvl w:val="0"/>
          <w:numId w:val="6"/>
        </w:numPr>
        <w:spacing w:before="240" w:after="240"/>
        <w:jc w:val="both"/>
        <w:rPr>
          <w:rFonts w:ascii="Aptos" w:eastAsia="Aptos" w:hAnsi="Aptos" w:cs="Aptos"/>
          <w:b/>
          <w:bCs/>
        </w:rPr>
      </w:pPr>
      <w:r w:rsidRPr="137B8633">
        <w:rPr>
          <w:rFonts w:ascii="Aptos" w:eastAsia="Aptos" w:hAnsi="Aptos" w:cs="Aptos"/>
          <w:b/>
          <w:bCs/>
        </w:rPr>
        <w:t>[vistoria concluída]</w:t>
      </w:r>
    </w:p>
    <w:p w14:paraId="20E4B40E" w14:textId="7CE6A0D6" w:rsidR="05E9C3D2" w:rsidRDefault="05E9C3D2" w:rsidP="137B8633">
      <w:pPr>
        <w:pStyle w:val="PargrafodaLista"/>
        <w:numPr>
          <w:ilvl w:val="1"/>
          <w:numId w:val="6"/>
        </w:numPr>
        <w:spacing w:before="240" w:after="240"/>
        <w:jc w:val="both"/>
        <w:rPr>
          <w:rFonts w:ascii="Aptos" w:eastAsia="Aptos" w:hAnsi="Aptos" w:cs="Aptos"/>
        </w:rPr>
      </w:pPr>
      <w:r w:rsidRPr="137B8633">
        <w:rPr>
          <w:rFonts w:ascii="Aptos" w:eastAsia="Aptos" w:hAnsi="Aptos" w:cs="Aptos"/>
        </w:rPr>
        <w:t>O banco retorna que a vistoria foi concluída com sucesso (</w:t>
      </w:r>
      <w:proofErr w:type="spellStart"/>
      <w:r w:rsidRPr="137B8633">
        <w:rPr>
          <w:rFonts w:ascii="Aptos" w:eastAsia="Aptos" w:hAnsi="Aptos" w:cs="Aptos"/>
          <w:b/>
          <w:bCs/>
        </w:rPr>
        <w:t>vistoriaConcluida</w:t>
      </w:r>
      <w:proofErr w:type="spellEnd"/>
      <w:r w:rsidRPr="137B8633">
        <w:rPr>
          <w:rFonts w:ascii="Aptos" w:eastAsia="Aptos" w:hAnsi="Aptos" w:cs="Aptos"/>
        </w:rPr>
        <w:t>).</w:t>
      </w:r>
    </w:p>
    <w:p w14:paraId="0865F707" w14:textId="69F0B560" w:rsidR="05E9C3D2" w:rsidRDefault="05E9C3D2" w:rsidP="137B8633">
      <w:pPr>
        <w:pStyle w:val="PargrafodaLista"/>
        <w:numPr>
          <w:ilvl w:val="1"/>
          <w:numId w:val="6"/>
        </w:numPr>
        <w:spacing w:before="240" w:after="240"/>
        <w:jc w:val="both"/>
        <w:rPr>
          <w:rFonts w:ascii="Aptos" w:eastAsia="Aptos" w:hAnsi="Aptos" w:cs="Aptos"/>
        </w:rPr>
      </w:pPr>
      <w:r w:rsidRPr="137B8633">
        <w:rPr>
          <w:rFonts w:ascii="Aptos" w:eastAsia="Aptos" w:hAnsi="Aptos" w:cs="Aptos"/>
        </w:rPr>
        <w:t xml:space="preserve">O sistema apresenta </w:t>
      </w:r>
      <w:proofErr w:type="spellStart"/>
      <w:r w:rsidRPr="137B8633">
        <w:rPr>
          <w:rFonts w:ascii="Aptos" w:eastAsia="Aptos" w:hAnsi="Aptos" w:cs="Aptos"/>
          <w:b/>
          <w:bCs/>
        </w:rPr>
        <w:t>vistoriaFinalizada</w:t>
      </w:r>
      <w:proofErr w:type="spellEnd"/>
      <w:r w:rsidRPr="137B8633">
        <w:rPr>
          <w:rFonts w:ascii="Aptos" w:eastAsia="Aptos" w:hAnsi="Aptos" w:cs="Aptos"/>
        </w:rPr>
        <w:t>.</w:t>
      </w:r>
    </w:p>
    <w:p w14:paraId="761A3283" w14:textId="3EFDE7CB" w:rsidR="05E9C3D2" w:rsidRDefault="05E9C3D2" w:rsidP="137B8633">
      <w:pPr>
        <w:pStyle w:val="PargrafodaLista"/>
        <w:numPr>
          <w:ilvl w:val="0"/>
          <w:numId w:val="6"/>
        </w:numPr>
        <w:spacing w:before="240" w:after="240"/>
        <w:jc w:val="both"/>
        <w:rPr>
          <w:rFonts w:ascii="Aptos" w:eastAsia="Aptos" w:hAnsi="Aptos" w:cs="Aptos"/>
          <w:b/>
          <w:bCs/>
        </w:rPr>
      </w:pPr>
      <w:r w:rsidRPr="137B8633">
        <w:rPr>
          <w:rFonts w:ascii="Aptos" w:eastAsia="Aptos" w:hAnsi="Aptos" w:cs="Aptos"/>
          <w:b/>
          <w:bCs/>
        </w:rPr>
        <w:t>[vistoria incompleta]</w:t>
      </w:r>
    </w:p>
    <w:p w14:paraId="06D0FAF0" w14:textId="57D85AB8" w:rsidR="05E9C3D2" w:rsidRDefault="05E9C3D2" w:rsidP="137B8633">
      <w:pPr>
        <w:pStyle w:val="PargrafodaLista"/>
        <w:numPr>
          <w:ilvl w:val="1"/>
          <w:numId w:val="6"/>
        </w:numPr>
        <w:spacing w:before="240" w:after="240"/>
        <w:jc w:val="both"/>
        <w:rPr>
          <w:rFonts w:ascii="Aptos" w:eastAsia="Aptos" w:hAnsi="Aptos" w:cs="Aptos"/>
        </w:rPr>
      </w:pPr>
      <w:r w:rsidRPr="137B8633">
        <w:rPr>
          <w:rFonts w:ascii="Aptos" w:eastAsia="Aptos" w:hAnsi="Aptos" w:cs="Aptos"/>
        </w:rPr>
        <w:t>O sistema realiza nova verificação com:</w:t>
      </w:r>
      <w:r>
        <w:br/>
      </w:r>
      <w:r w:rsidRPr="137B8633">
        <w:rPr>
          <w:rFonts w:ascii="Aptos" w:eastAsia="Aptos" w:hAnsi="Aptos" w:cs="Aptos"/>
        </w:rPr>
        <w:t xml:space="preserve"> </w:t>
      </w:r>
      <w:proofErr w:type="spellStart"/>
      <w:proofErr w:type="gramStart"/>
      <w:r w:rsidRPr="137B8633">
        <w:rPr>
          <w:rFonts w:ascii="Aptos" w:eastAsia="Aptos" w:hAnsi="Aptos" w:cs="Aptos"/>
          <w:b/>
          <w:bCs/>
        </w:rPr>
        <w:t>verificaStatusVistoria</w:t>
      </w:r>
      <w:proofErr w:type="spellEnd"/>
      <w:r w:rsidRPr="137B8633">
        <w:rPr>
          <w:rFonts w:ascii="Aptos" w:eastAsia="Aptos" w:hAnsi="Aptos" w:cs="Aptos"/>
          <w:b/>
          <w:bCs/>
        </w:rPr>
        <w:t>(</w:t>
      </w:r>
      <w:proofErr w:type="spellStart"/>
      <w:proofErr w:type="gramEnd"/>
      <w:r w:rsidRPr="137B8633">
        <w:rPr>
          <w:rFonts w:ascii="Aptos" w:eastAsia="Aptos" w:hAnsi="Aptos" w:cs="Aptos"/>
          <w:b/>
          <w:bCs/>
        </w:rPr>
        <w:t>id_vistoria</w:t>
      </w:r>
      <w:proofErr w:type="spellEnd"/>
      <w:r w:rsidRPr="137B8633">
        <w:rPr>
          <w:rFonts w:ascii="Aptos" w:eastAsia="Aptos" w:hAnsi="Aptos" w:cs="Aptos"/>
          <w:b/>
          <w:bCs/>
        </w:rPr>
        <w:t xml:space="preserve">, </w:t>
      </w:r>
      <w:proofErr w:type="spellStart"/>
      <w:r w:rsidRPr="137B8633">
        <w:rPr>
          <w:rFonts w:ascii="Aptos" w:eastAsia="Aptos" w:hAnsi="Aptos" w:cs="Aptos"/>
          <w:b/>
          <w:bCs/>
        </w:rPr>
        <w:t>relatorio</w:t>
      </w:r>
      <w:proofErr w:type="spellEnd"/>
      <w:r w:rsidRPr="137B8633">
        <w:rPr>
          <w:rFonts w:ascii="Aptos" w:eastAsia="Aptos" w:hAnsi="Aptos" w:cs="Aptos"/>
          <w:b/>
          <w:bCs/>
        </w:rPr>
        <w:t xml:space="preserve"> = 0 || vistoria = 0)</w:t>
      </w:r>
      <w:r w:rsidRPr="137B8633">
        <w:rPr>
          <w:rFonts w:ascii="Aptos" w:eastAsia="Aptos" w:hAnsi="Aptos" w:cs="Aptos"/>
        </w:rPr>
        <w:t>.</w:t>
      </w:r>
    </w:p>
    <w:p w14:paraId="18CA5E06" w14:textId="7990EC68" w:rsidR="05E9C3D2" w:rsidRDefault="05E9C3D2" w:rsidP="137B8633">
      <w:pPr>
        <w:pStyle w:val="PargrafodaLista"/>
        <w:numPr>
          <w:ilvl w:val="1"/>
          <w:numId w:val="6"/>
        </w:numPr>
        <w:spacing w:before="240" w:after="240"/>
        <w:jc w:val="both"/>
        <w:rPr>
          <w:rFonts w:ascii="Aptos" w:eastAsia="Aptos" w:hAnsi="Aptos" w:cs="Aptos"/>
        </w:rPr>
      </w:pPr>
      <w:r w:rsidRPr="137B8633">
        <w:rPr>
          <w:rFonts w:ascii="Aptos" w:eastAsia="Aptos" w:hAnsi="Aptos" w:cs="Aptos"/>
        </w:rPr>
        <w:t>O banco retorna que a vistoria está incompleta (</w:t>
      </w:r>
      <w:proofErr w:type="spellStart"/>
      <w:r w:rsidRPr="137B8633">
        <w:rPr>
          <w:rFonts w:ascii="Aptos" w:eastAsia="Aptos" w:hAnsi="Aptos" w:cs="Aptos"/>
          <w:b/>
          <w:bCs/>
        </w:rPr>
        <w:t>vistoriaIncompleta</w:t>
      </w:r>
      <w:proofErr w:type="spellEnd"/>
      <w:r w:rsidRPr="137B8633">
        <w:rPr>
          <w:rFonts w:ascii="Aptos" w:eastAsia="Aptos" w:hAnsi="Aptos" w:cs="Aptos"/>
        </w:rPr>
        <w:t>).</w:t>
      </w:r>
    </w:p>
    <w:p w14:paraId="133913B7" w14:textId="03438371" w:rsidR="05E9C3D2" w:rsidRDefault="05E9C3D2" w:rsidP="137B8633">
      <w:pPr>
        <w:pStyle w:val="PargrafodaLista"/>
        <w:numPr>
          <w:ilvl w:val="1"/>
          <w:numId w:val="6"/>
        </w:numPr>
        <w:spacing w:before="240" w:after="240"/>
        <w:jc w:val="both"/>
        <w:rPr>
          <w:rFonts w:ascii="Aptos" w:eastAsia="Aptos" w:hAnsi="Aptos" w:cs="Aptos"/>
        </w:rPr>
      </w:pPr>
      <w:r w:rsidRPr="137B8633">
        <w:rPr>
          <w:rFonts w:ascii="Aptos" w:eastAsia="Aptos" w:hAnsi="Aptos" w:cs="Aptos"/>
        </w:rPr>
        <w:t xml:space="preserve">O sistema apresenta a interface </w:t>
      </w:r>
      <w:proofErr w:type="spellStart"/>
      <w:proofErr w:type="gramStart"/>
      <w:r w:rsidRPr="137B8633">
        <w:rPr>
          <w:rFonts w:ascii="Aptos" w:eastAsia="Aptos" w:hAnsi="Aptos" w:cs="Aptos"/>
          <w:b/>
          <w:bCs/>
        </w:rPr>
        <w:t>vistoriaComPendencias</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w:t>
      </w:r>
    </w:p>
    <w:p w14:paraId="467CCE36" w14:textId="62453EE4" w:rsidR="05E9C3D2" w:rsidRDefault="05E9C3D2" w:rsidP="137B8633">
      <w:pPr>
        <w:spacing w:before="240" w:after="240"/>
        <w:jc w:val="both"/>
      </w:pPr>
      <w:r w:rsidRPr="137B8633">
        <w:rPr>
          <w:rFonts w:ascii="Aptos" w:eastAsia="Aptos" w:hAnsi="Aptos" w:cs="Aptos"/>
          <w:b/>
          <w:bCs/>
        </w:rPr>
        <w:t>Observações:</w:t>
      </w:r>
    </w:p>
    <w:p w14:paraId="658C6277" w14:textId="45ABF0CC" w:rsidR="05E9C3D2" w:rsidRDefault="05E9C3D2" w:rsidP="137B8633">
      <w:pPr>
        <w:pStyle w:val="PargrafodaLista"/>
        <w:numPr>
          <w:ilvl w:val="0"/>
          <w:numId w:val="5"/>
        </w:numPr>
        <w:spacing w:before="240" w:after="240"/>
        <w:jc w:val="both"/>
        <w:rPr>
          <w:rFonts w:ascii="Aptos" w:eastAsia="Aptos" w:hAnsi="Aptos" w:cs="Aptos"/>
        </w:rPr>
      </w:pPr>
      <w:r w:rsidRPr="137B8633">
        <w:rPr>
          <w:rFonts w:ascii="Aptos" w:eastAsia="Aptos" w:hAnsi="Aptos" w:cs="Aptos"/>
        </w:rPr>
        <w:t>A verificação depende de duas condições: presença do relatório e status da vistoria.</w:t>
      </w:r>
    </w:p>
    <w:p w14:paraId="0F1F6473" w14:textId="0D2383E7" w:rsidR="05E9C3D2" w:rsidRDefault="05E9C3D2" w:rsidP="137B8633">
      <w:pPr>
        <w:pStyle w:val="PargrafodaLista"/>
        <w:numPr>
          <w:ilvl w:val="0"/>
          <w:numId w:val="5"/>
        </w:numPr>
        <w:spacing w:before="240" w:after="240"/>
        <w:jc w:val="both"/>
        <w:rPr>
          <w:rFonts w:ascii="Aptos" w:eastAsia="Aptos" w:hAnsi="Aptos" w:cs="Aptos"/>
        </w:rPr>
      </w:pPr>
      <w:r w:rsidRPr="137B8633">
        <w:rPr>
          <w:rFonts w:ascii="Aptos" w:eastAsia="Aptos" w:hAnsi="Aptos" w:cs="Aptos"/>
        </w:rPr>
        <w:t>A sequência está dividida em dois caminhos alternativos de acordo com o status da vistoria.</w:t>
      </w:r>
    </w:p>
    <w:p w14:paraId="49865842" w14:textId="2F04C0EF" w:rsidR="137B8633" w:rsidRDefault="1102634E" w:rsidP="3BB2554F">
      <w:pPr>
        <w:pStyle w:val="PargrafodaLista"/>
        <w:numPr>
          <w:ilvl w:val="0"/>
          <w:numId w:val="5"/>
        </w:numPr>
        <w:spacing w:before="240" w:after="240"/>
        <w:jc w:val="both"/>
        <w:rPr>
          <w:rFonts w:ascii="Aptos" w:eastAsia="Aptos" w:hAnsi="Aptos" w:cs="Aptos"/>
        </w:rPr>
      </w:pPr>
      <w:r w:rsidRPr="3BB2554F">
        <w:rPr>
          <w:rFonts w:ascii="Aptos" w:eastAsia="Aptos" w:hAnsi="Aptos" w:cs="Aptos"/>
        </w:rPr>
        <w:t>O cliente tem papel ativo na navegação e consulta, mas não edita nem inicia a vistoria aqui.</w:t>
      </w:r>
    </w:p>
    <w:p w14:paraId="2542C253" w14:textId="57B18CD1" w:rsidR="288F98B3" w:rsidRDefault="70B6B214" w:rsidP="137B8633">
      <w:pPr>
        <w:spacing w:before="240" w:after="240"/>
        <w:jc w:val="center"/>
        <w:rPr>
          <w:rFonts w:ascii="Aptos" w:eastAsia="Aptos" w:hAnsi="Aptos" w:cs="Aptos"/>
          <w:b/>
          <w:bCs/>
        </w:rPr>
      </w:pPr>
      <w:r w:rsidRPr="3BB2554F">
        <w:rPr>
          <w:rFonts w:ascii="Aptos" w:eastAsia="Aptos" w:hAnsi="Aptos" w:cs="Aptos"/>
        </w:rPr>
        <w:lastRenderedPageBreak/>
        <w:t xml:space="preserve">Figura 19: </w:t>
      </w:r>
      <w:r w:rsidR="2EA915C3" w:rsidRPr="3BB2554F">
        <w:rPr>
          <w:rFonts w:ascii="Aptos" w:eastAsia="Aptos" w:hAnsi="Aptos" w:cs="Aptos"/>
        </w:rPr>
        <w:t>Diagrama De Validar Vistoria</w:t>
      </w:r>
      <w:r w:rsidR="2EA915C3">
        <w:rPr>
          <w:noProof/>
        </w:rPr>
        <w:drawing>
          <wp:inline distT="0" distB="0" distL="0" distR="0" wp14:anchorId="510C8BFE" wp14:editId="5A065CAC">
            <wp:extent cx="4762500" cy="5963046"/>
            <wp:effectExtent l="0" t="0" r="0" b="0"/>
            <wp:docPr id="1978389759" name="Imagem 1978389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78389759"/>
                    <pic:cNvPicPr/>
                  </pic:nvPicPr>
                  <pic:blipFill>
                    <a:blip r:embed="rId32">
                      <a:extLst>
                        <a:ext uri="{28A0092B-C50C-407E-A947-70E740481C1C}">
                          <a14:useLocalDpi xmlns:a14="http://schemas.microsoft.com/office/drawing/2010/main" val="0"/>
                        </a:ext>
                      </a:extLst>
                    </a:blip>
                    <a:stretch>
                      <a:fillRect/>
                    </a:stretch>
                  </pic:blipFill>
                  <pic:spPr>
                    <a:xfrm>
                      <a:off x="0" y="0"/>
                      <a:ext cx="4762500" cy="5963046"/>
                    </a:xfrm>
                    <a:prstGeom prst="rect">
                      <a:avLst/>
                    </a:prstGeom>
                  </pic:spPr>
                </pic:pic>
              </a:graphicData>
            </a:graphic>
          </wp:inline>
        </w:drawing>
      </w:r>
    </w:p>
    <w:p w14:paraId="05B145B6" w14:textId="3B7756D3" w:rsidR="288F98B3" w:rsidRDefault="2EA915C3" w:rsidP="3BB2554F">
      <w:pPr>
        <w:spacing w:before="240" w:after="240"/>
        <w:jc w:val="center"/>
        <w:rPr>
          <w:rFonts w:ascii="Aptos" w:eastAsia="Aptos" w:hAnsi="Aptos" w:cs="Aptos"/>
          <w:b/>
          <w:bCs/>
          <w:sz w:val="20"/>
          <w:szCs w:val="20"/>
        </w:rPr>
      </w:pPr>
      <w:r w:rsidRPr="3BB2554F">
        <w:rPr>
          <w:b/>
          <w:bCs/>
          <w:sz w:val="20"/>
          <w:szCs w:val="20"/>
        </w:rPr>
        <w:t>Fonte:</w:t>
      </w:r>
      <w:r w:rsidRPr="3BB2554F">
        <w:rPr>
          <w:sz w:val="20"/>
          <w:szCs w:val="20"/>
        </w:rPr>
        <w:t xml:space="preserve"> Elaborado pelos autores.</w:t>
      </w:r>
    </w:p>
    <w:p w14:paraId="37A4E724" w14:textId="5E0FFD11" w:rsidR="38F0AEFD" w:rsidRDefault="7E635E33" w:rsidP="137B8633">
      <w:pPr>
        <w:spacing w:before="240" w:after="240"/>
        <w:jc w:val="both"/>
        <w:rPr>
          <w:b/>
          <w:bCs/>
        </w:rPr>
      </w:pPr>
      <w:r w:rsidRPr="3BB2554F">
        <w:rPr>
          <w:b/>
          <w:bCs/>
        </w:rPr>
        <w:t xml:space="preserve">DS07 - </w:t>
      </w:r>
      <w:r w:rsidR="1F949C86" w:rsidRPr="3BB2554F">
        <w:rPr>
          <w:b/>
          <w:bCs/>
        </w:rPr>
        <w:t xml:space="preserve">Validar vistoria </w:t>
      </w:r>
    </w:p>
    <w:p w14:paraId="045721ED" w14:textId="47CD4178" w:rsidR="38F0AEFD" w:rsidRDefault="1F949C86" w:rsidP="3BB2554F">
      <w:pPr>
        <w:spacing w:before="240" w:after="240"/>
        <w:ind w:firstLine="708"/>
        <w:jc w:val="both"/>
      </w:pPr>
      <w:r w:rsidRPr="3BB2554F">
        <w:rPr>
          <w:rFonts w:ascii="Aptos" w:eastAsia="Aptos" w:hAnsi="Aptos" w:cs="Aptos"/>
        </w:rPr>
        <w:t>Este diagrama descreve o processo de</w:t>
      </w:r>
      <w:r w:rsidRPr="3BB2554F">
        <w:rPr>
          <w:rFonts w:ascii="Aptos" w:eastAsia="Aptos" w:hAnsi="Aptos" w:cs="Aptos"/>
          <w:b/>
          <w:bCs/>
        </w:rPr>
        <w:t xml:space="preserve"> </w:t>
      </w:r>
      <w:r w:rsidRPr="3BB2554F">
        <w:rPr>
          <w:rFonts w:ascii="Aptos" w:eastAsia="Aptos" w:hAnsi="Aptos" w:cs="Aptos"/>
        </w:rPr>
        <w:t>validação de uma vistoria feito pelo cliente, após login no sistema. O cliente pode aceitar a vistoria realizada ou recusá-la, gerando uma nova solicitação.</w:t>
      </w:r>
    </w:p>
    <w:p w14:paraId="1B2B7065" w14:textId="2F7FDE8E" w:rsidR="38F0AEFD" w:rsidRDefault="38F0AEFD" w:rsidP="137B8633">
      <w:pPr>
        <w:rPr>
          <w:rFonts w:ascii="Aptos" w:eastAsia="Aptos" w:hAnsi="Aptos" w:cs="Aptos"/>
          <w:b/>
          <w:bCs/>
        </w:rPr>
      </w:pPr>
      <w:r w:rsidRPr="137B8633">
        <w:rPr>
          <w:b/>
          <w:bCs/>
        </w:rPr>
        <w:t>Atores e Objetos Envolvidos:</w:t>
      </w:r>
    </w:p>
    <w:p w14:paraId="18F39179" w14:textId="2D1A58DB" w:rsidR="38F0AEFD" w:rsidRDefault="38F0AEFD" w:rsidP="137B8633">
      <w:pPr>
        <w:pStyle w:val="PargrafodaLista"/>
        <w:numPr>
          <w:ilvl w:val="0"/>
          <w:numId w:val="4"/>
        </w:numPr>
        <w:spacing w:before="240" w:after="240"/>
        <w:jc w:val="both"/>
        <w:rPr>
          <w:rFonts w:ascii="Aptos" w:eastAsia="Aptos" w:hAnsi="Aptos" w:cs="Aptos"/>
        </w:rPr>
      </w:pPr>
      <w:r w:rsidRPr="137B8633">
        <w:rPr>
          <w:rFonts w:ascii="Aptos" w:eastAsia="Aptos" w:hAnsi="Aptos" w:cs="Aptos"/>
          <w:b/>
          <w:bCs/>
        </w:rPr>
        <w:t>Cliente</w:t>
      </w:r>
      <w:r w:rsidRPr="137B8633">
        <w:rPr>
          <w:rFonts w:ascii="Aptos" w:eastAsia="Aptos" w:hAnsi="Aptos" w:cs="Aptos"/>
        </w:rPr>
        <w:t>: Usuário autenticado que irá validar a vistoria de um imóvel.</w:t>
      </w:r>
    </w:p>
    <w:p w14:paraId="076EDD71" w14:textId="107A63A7" w:rsidR="38F0AEFD" w:rsidRDefault="38F0AEFD" w:rsidP="137B8633">
      <w:pPr>
        <w:pStyle w:val="PargrafodaLista"/>
        <w:numPr>
          <w:ilvl w:val="0"/>
          <w:numId w:val="4"/>
        </w:numPr>
        <w:spacing w:before="240" w:after="240"/>
        <w:jc w:val="both"/>
        <w:rPr>
          <w:rFonts w:ascii="Aptos" w:eastAsia="Aptos" w:hAnsi="Aptos" w:cs="Aptos"/>
        </w:rPr>
      </w:pPr>
      <w:r w:rsidRPr="137B8633">
        <w:rPr>
          <w:rFonts w:ascii="Aptos" w:eastAsia="Aptos" w:hAnsi="Aptos" w:cs="Aptos"/>
          <w:b/>
          <w:bCs/>
        </w:rPr>
        <w:t>Sistema</w:t>
      </w:r>
      <w:r w:rsidRPr="137B8633">
        <w:rPr>
          <w:rFonts w:ascii="Aptos" w:eastAsia="Aptos" w:hAnsi="Aptos" w:cs="Aptos"/>
        </w:rPr>
        <w:t>: Controla a navegação e manipulação de dados.</w:t>
      </w:r>
    </w:p>
    <w:p w14:paraId="2B20420E" w14:textId="6FF4092B" w:rsidR="38F0AEFD" w:rsidRDefault="38F0AEFD" w:rsidP="137B8633">
      <w:pPr>
        <w:pStyle w:val="PargrafodaLista"/>
        <w:numPr>
          <w:ilvl w:val="0"/>
          <w:numId w:val="4"/>
        </w:numPr>
        <w:spacing w:before="240" w:after="240"/>
        <w:jc w:val="both"/>
        <w:rPr>
          <w:rFonts w:ascii="Aptos" w:eastAsia="Aptos" w:hAnsi="Aptos" w:cs="Aptos"/>
        </w:rPr>
      </w:pPr>
      <w:r w:rsidRPr="137B8633">
        <w:rPr>
          <w:rFonts w:ascii="Aptos" w:eastAsia="Aptos" w:hAnsi="Aptos" w:cs="Aptos"/>
          <w:b/>
          <w:bCs/>
        </w:rPr>
        <w:lastRenderedPageBreak/>
        <w:t>Banco de Dados</w:t>
      </w:r>
      <w:r w:rsidRPr="137B8633">
        <w:rPr>
          <w:rFonts w:ascii="Aptos" w:eastAsia="Aptos" w:hAnsi="Aptos" w:cs="Aptos"/>
        </w:rPr>
        <w:t>: Armazena e atualiza os dados da vistoria.</w:t>
      </w:r>
    </w:p>
    <w:p w14:paraId="7BFA8E3B" w14:textId="6B320385" w:rsidR="38F0AEFD" w:rsidRDefault="38F0AEFD" w:rsidP="137B8633">
      <w:pPr>
        <w:rPr>
          <w:b/>
          <w:bCs/>
        </w:rPr>
      </w:pPr>
      <w:r w:rsidRPr="137B8633">
        <w:rPr>
          <w:b/>
          <w:bCs/>
        </w:rPr>
        <w:t>Fluxo Principal:</w:t>
      </w:r>
    </w:p>
    <w:p w14:paraId="14DE1507" w14:textId="6421C169" w:rsidR="38F0AEFD" w:rsidRDefault="38F0AEFD" w:rsidP="137B8633">
      <w:pPr>
        <w:pStyle w:val="PargrafodaLista"/>
        <w:numPr>
          <w:ilvl w:val="0"/>
          <w:numId w:val="3"/>
        </w:numPr>
        <w:spacing w:before="240" w:after="240"/>
        <w:jc w:val="both"/>
        <w:rPr>
          <w:rFonts w:ascii="Aptos" w:eastAsia="Aptos" w:hAnsi="Aptos" w:cs="Aptos"/>
          <w:b/>
          <w:bCs/>
        </w:rPr>
      </w:pPr>
      <w:proofErr w:type="spellStart"/>
      <w:proofErr w:type="gramStart"/>
      <w:r w:rsidRPr="137B8633">
        <w:rPr>
          <w:rFonts w:ascii="Aptos" w:eastAsia="Aptos" w:hAnsi="Aptos" w:cs="Aptos"/>
          <w:b/>
          <w:bCs/>
        </w:rPr>
        <w:t>acessarPaginaInicial</w:t>
      </w:r>
      <w:proofErr w:type="spellEnd"/>
      <w:r w:rsidRPr="137B8633">
        <w:rPr>
          <w:rFonts w:ascii="Aptos" w:eastAsia="Aptos" w:hAnsi="Aptos" w:cs="Aptos"/>
          <w:b/>
          <w:bCs/>
        </w:rPr>
        <w:t>(</w:t>
      </w:r>
      <w:proofErr w:type="gramEnd"/>
      <w:r w:rsidRPr="137B8633">
        <w:rPr>
          <w:rFonts w:ascii="Aptos" w:eastAsia="Aptos" w:hAnsi="Aptos" w:cs="Aptos"/>
          <w:b/>
          <w:bCs/>
        </w:rPr>
        <w:t>)</w:t>
      </w:r>
    </w:p>
    <w:p w14:paraId="46658889" w14:textId="6010BAAD" w:rsidR="38F0AEFD" w:rsidRDefault="38F0AEFD" w:rsidP="137B8633">
      <w:pPr>
        <w:pStyle w:val="PargrafodaLista"/>
        <w:numPr>
          <w:ilvl w:val="1"/>
          <w:numId w:val="3"/>
        </w:numPr>
        <w:spacing w:before="240" w:after="240"/>
        <w:jc w:val="both"/>
        <w:rPr>
          <w:rFonts w:ascii="Aptos" w:eastAsia="Aptos" w:hAnsi="Aptos" w:cs="Aptos"/>
        </w:rPr>
      </w:pPr>
      <w:r w:rsidRPr="137B8633">
        <w:rPr>
          <w:rFonts w:ascii="Aptos" w:eastAsia="Aptos" w:hAnsi="Aptos" w:cs="Aptos"/>
        </w:rPr>
        <w:t>O cliente acessa o sistema.</w:t>
      </w:r>
    </w:p>
    <w:p w14:paraId="66AE2DEA" w14:textId="0AAA881F" w:rsidR="38F0AEFD" w:rsidRDefault="38F0AEFD" w:rsidP="137B8633">
      <w:pPr>
        <w:pStyle w:val="PargrafodaLista"/>
        <w:numPr>
          <w:ilvl w:val="1"/>
          <w:numId w:val="3"/>
        </w:numPr>
        <w:spacing w:before="240" w:after="240"/>
        <w:jc w:val="both"/>
        <w:rPr>
          <w:rFonts w:ascii="Aptos" w:eastAsia="Aptos" w:hAnsi="Aptos" w:cs="Aptos"/>
        </w:rPr>
      </w:pPr>
      <w:r w:rsidRPr="137B8633">
        <w:rPr>
          <w:rFonts w:ascii="Aptos" w:eastAsia="Aptos" w:hAnsi="Aptos" w:cs="Aptos"/>
        </w:rPr>
        <w:t xml:space="preserve">O sistema exibe a interface com </w:t>
      </w:r>
      <w:proofErr w:type="spellStart"/>
      <w:r w:rsidRPr="137B8633">
        <w:rPr>
          <w:rFonts w:ascii="Aptos" w:eastAsia="Aptos" w:hAnsi="Aptos" w:cs="Aptos"/>
          <w:b/>
          <w:bCs/>
        </w:rPr>
        <w:t>exibirTelaInicial</w:t>
      </w:r>
      <w:proofErr w:type="spellEnd"/>
      <w:r w:rsidRPr="137B8633">
        <w:rPr>
          <w:rFonts w:ascii="Aptos" w:eastAsia="Aptos" w:hAnsi="Aptos" w:cs="Aptos"/>
        </w:rPr>
        <w:t>.</w:t>
      </w:r>
    </w:p>
    <w:p w14:paraId="12B0151F" w14:textId="0D2583B9" w:rsidR="38F0AEFD" w:rsidRDefault="38F0AEFD" w:rsidP="137B8633">
      <w:pPr>
        <w:pStyle w:val="PargrafodaLista"/>
        <w:numPr>
          <w:ilvl w:val="0"/>
          <w:numId w:val="3"/>
        </w:numPr>
        <w:spacing w:before="240" w:after="240"/>
        <w:jc w:val="both"/>
        <w:rPr>
          <w:rFonts w:ascii="Aptos" w:eastAsia="Aptos" w:hAnsi="Aptos" w:cs="Aptos"/>
          <w:b/>
          <w:bCs/>
        </w:rPr>
      </w:pPr>
      <w:proofErr w:type="spellStart"/>
      <w:proofErr w:type="gramStart"/>
      <w:r w:rsidRPr="137B8633">
        <w:rPr>
          <w:rFonts w:ascii="Aptos" w:eastAsia="Aptos" w:hAnsi="Aptos" w:cs="Aptos"/>
          <w:b/>
          <w:bCs/>
        </w:rPr>
        <w:t>acessarListaDeImoveis</w:t>
      </w:r>
      <w:proofErr w:type="spellEnd"/>
      <w:r w:rsidRPr="137B8633">
        <w:rPr>
          <w:rFonts w:ascii="Aptos" w:eastAsia="Aptos" w:hAnsi="Aptos" w:cs="Aptos"/>
          <w:b/>
          <w:bCs/>
        </w:rPr>
        <w:t>(</w:t>
      </w:r>
      <w:proofErr w:type="gramEnd"/>
      <w:r w:rsidRPr="137B8633">
        <w:rPr>
          <w:rFonts w:ascii="Aptos" w:eastAsia="Aptos" w:hAnsi="Aptos" w:cs="Aptos"/>
          <w:b/>
          <w:bCs/>
        </w:rPr>
        <w:t>)</w:t>
      </w:r>
    </w:p>
    <w:p w14:paraId="6D439ECF" w14:textId="0FF0AACA" w:rsidR="38F0AEFD" w:rsidRDefault="38F0AEFD" w:rsidP="137B8633">
      <w:pPr>
        <w:pStyle w:val="PargrafodaLista"/>
        <w:numPr>
          <w:ilvl w:val="1"/>
          <w:numId w:val="3"/>
        </w:numPr>
        <w:spacing w:before="240" w:after="240"/>
        <w:jc w:val="both"/>
        <w:rPr>
          <w:rFonts w:ascii="Aptos" w:eastAsia="Aptos" w:hAnsi="Aptos" w:cs="Aptos"/>
        </w:rPr>
      </w:pPr>
      <w:r w:rsidRPr="137B8633">
        <w:rPr>
          <w:rFonts w:ascii="Aptos" w:eastAsia="Aptos" w:hAnsi="Aptos" w:cs="Aptos"/>
        </w:rPr>
        <w:t>O cliente acessa a lista de imóveis.</w:t>
      </w:r>
    </w:p>
    <w:p w14:paraId="097BF5F0" w14:textId="38A34D31" w:rsidR="38F0AEFD" w:rsidRDefault="38F0AEFD" w:rsidP="137B8633">
      <w:pPr>
        <w:pStyle w:val="PargrafodaLista"/>
        <w:numPr>
          <w:ilvl w:val="1"/>
          <w:numId w:val="3"/>
        </w:numPr>
        <w:spacing w:before="240" w:after="240"/>
        <w:jc w:val="both"/>
        <w:rPr>
          <w:rFonts w:ascii="Aptos" w:eastAsia="Aptos" w:hAnsi="Aptos" w:cs="Aptos"/>
        </w:rPr>
      </w:pPr>
      <w:r w:rsidRPr="137B8633">
        <w:rPr>
          <w:rFonts w:ascii="Aptos" w:eastAsia="Aptos" w:hAnsi="Aptos" w:cs="Aptos"/>
        </w:rPr>
        <w:t xml:space="preserve">O sistema solicita ao banco de dados </w:t>
      </w:r>
      <w:proofErr w:type="spellStart"/>
      <w:proofErr w:type="gramStart"/>
      <w:r w:rsidRPr="137B8633">
        <w:rPr>
          <w:rFonts w:ascii="Aptos" w:eastAsia="Aptos" w:hAnsi="Aptos" w:cs="Aptos"/>
          <w:b/>
          <w:bCs/>
        </w:rPr>
        <w:t>buscaImoveis</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w:t>
      </w:r>
    </w:p>
    <w:p w14:paraId="72C2851F" w14:textId="7A9B654A" w:rsidR="38F0AEFD" w:rsidRDefault="38F0AEFD" w:rsidP="137B8633">
      <w:pPr>
        <w:pStyle w:val="PargrafodaLista"/>
        <w:numPr>
          <w:ilvl w:val="1"/>
          <w:numId w:val="3"/>
        </w:numPr>
        <w:spacing w:before="240" w:after="240"/>
        <w:jc w:val="both"/>
        <w:rPr>
          <w:rFonts w:ascii="Aptos" w:eastAsia="Aptos" w:hAnsi="Aptos" w:cs="Aptos"/>
        </w:rPr>
      </w:pPr>
      <w:r w:rsidRPr="137B8633">
        <w:rPr>
          <w:rFonts w:ascii="Aptos" w:eastAsia="Aptos" w:hAnsi="Aptos" w:cs="Aptos"/>
        </w:rPr>
        <w:t xml:space="preserve">O banco retorna a </w:t>
      </w:r>
      <w:proofErr w:type="spellStart"/>
      <w:r w:rsidRPr="137B8633">
        <w:rPr>
          <w:rFonts w:ascii="Aptos" w:eastAsia="Aptos" w:hAnsi="Aptos" w:cs="Aptos"/>
          <w:b/>
          <w:bCs/>
        </w:rPr>
        <w:t>listaDeImoveis</w:t>
      </w:r>
      <w:proofErr w:type="spellEnd"/>
      <w:r w:rsidRPr="137B8633">
        <w:rPr>
          <w:rFonts w:ascii="Aptos" w:eastAsia="Aptos" w:hAnsi="Aptos" w:cs="Aptos"/>
        </w:rPr>
        <w:t xml:space="preserve">, que o sistema exibe com </w:t>
      </w:r>
      <w:proofErr w:type="spellStart"/>
      <w:r w:rsidRPr="137B8633">
        <w:rPr>
          <w:rFonts w:ascii="Aptos" w:eastAsia="Aptos" w:hAnsi="Aptos" w:cs="Aptos"/>
          <w:b/>
          <w:bCs/>
        </w:rPr>
        <w:t>exibirLista</w:t>
      </w:r>
      <w:proofErr w:type="spellEnd"/>
      <w:r w:rsidRPr="137B8633">
        <w:rPr>
          <w:rFonts w:ascii="Aptos" w:eastAsia="Aptos" w:hAnsi="Aptos" w:cs="Aptos"/>
        </w:rPr>
        <w:t>.</w:t>
      </w:r>
    </w:p>
    <w:p w14:paraId="1208CD4C" w14:textId="197C0C9A" w:rsidR="38F0AEFD" w:rsidRDefault="38F0AEFD" w:rsidP="137B8633">
      <w:pPr>
        <w:pStyle w:val="PargrafodaLista"/>
        <w:numPr>
          <w:ilvl w:val="0"/>
          <w:numId w:val="3"/>
        </w:numPr>
        <w:spacing w:before="240" w:after="240"/>
        <w:jc w:val="both"/>
        <w:rPr>
          <w:rFonts w:ascii="Aptos" w:eastAsia="Aptos" w:hAnsi="Aptos" w:cs="Aptos"/>
          <w:b/>
          <w:bCs/>
        </w:rPr>
      </w:pPr>
      <w:proofErr w:type="spellStart"/>
      <w:r w:rsidRPr="137B8633">
        <w:rPr>
          <w:rFonts w:ascii="Aptos" w:eastAsia="Aptos" w:hAnsi="Aptos" w:cs="Aptos"/>
          <w:b/>
          <w:bCs/>
        </w:rPr>
        <w:t>selecionarImovel</w:t>
      </w:r>
      <w:proofErr w:type="spellEnd"/>
      <w:r w:rsidRPr="137B8633">
        <w:rPr>
          <w:rFonts w:ascii="Aptos" w:eastAsia="Aptos" w:hAnsi="Aptos" w:cs="Aptos"/>
          <w:b/>
          <w:bCs/>
        </w:rPr>
        <w:t>(</w:t>
      </w:r>
      <w:proofErr w:type="spellStart"/>
      <w:r w:rsidRPr="137B8633">
        <w:rPr>
          <w:rFonts w:ascii="Aptos" w:eastAsia="Aptos" w:hAnsi="Aptos" w:cs="Aptos"/>
          <w:b/>
          <w:bCs/>
        </w:rPr>
        <w:t>id_imovel</w:t>
      </w:r>
      <w:proofErr w:type="spellEnd"/>
      <w:r w:rsidRPr="137B8633">
        <w:rPr>
          <w:rFonts w:ascii="Aptos" w:eastAsia="Aptos" w:hAnsi="Aptos" w:cs="Aptos"/>
          <w:b/>
          <w:bCs/>
        </w:rPr>
        <w:t>)</w:t>
      </w:r>
    </w:p>
    <w:p w14:paraId="28622F28" w14:textId="4921FA7D" w:rsidR="38F0AEFD" w:rsidRDefault="38F0AEFD" w:rsidP="137B8633">
      <w:pPr>
        <w:pStyle w:val="PargrafodaLista"/>
        <w:numPr>
          <w:ilvl w:val="1"/>
          <w:numId w:val="3"/>
        </w:numPr>
        <w:spacing w:before="240" w:after="240"/>
        <w:jc w:val="both"/>
        <w:rPr>
          <w:rFonts w:ascii="Aptos" w:eastAsia="Aptos" w:hAnsi="Aptos" w:cs="Aptos"/>
        </w:rPr>
      </w:pPr>
      <w:r w:rsidRPr="137B8633">
        <w:rPr>
          <w:rFonts w:ascii="Aptos" w:eastAsia="Aptos" w:hAnsi="Aptos" w:cs="Aptos"/>
        </w:rPr>
        <w:t>O cliente seleciona o imóvel desejado.</w:t>
      </w:r>
    </w:p>
    <w:p w14:paraId="612BEADA" w14:textId="22CC9CAF" w:rsidR="38F0AEFD" w:rsidRDefault="38F0AEFD" w:rsidP="137B8633">
      <w:pPr>
        <w:pStyle w:val="PargrafodaLista"/>
        <w:numPr>
          <w:ilvl w:val="1"/>
          <w:numId w:val="3"/>
        </w:numPr>
        <w:spacing w:before="240" w:after="240"/>
        <w:jc w:val="both"/>
        <w:rPr>
          <w:rFonts w:ascii="Aptos" w:eastAsia="Aptos" w:hAnsi="Aptos" w:cs="Aptos"/>
        </w:rPr>
      </w:pPr>
      <w:r w:rsidRPr="137B8633">
        <w:rPr>
          <w:rFonts w:ascii="Aptos" w:eastAsia="Aptos" w:hAnsi="Aptos" w:cs="Aptos"/>
        </w:rPr>
        <w:t xml:space="preserve">O sistema consulta os detalhes com </w:t>
      </w:r>
      <w:proofErr w:type="spellStart"/>
      <w:r w:rsidRPr="137B8633">
        <w:rPr>
          <w:rFonts w:ascii="Aptos" w:eastAsia="Aptos" w:hAnsi="Aptos" w:cs="Aptos"/>
          <w:b/>
          <w:bCs/>
        </w:rPr>
        <w:t>buscaImovel</w:t>
      </w:r>
      <w:proofErr w:type="spellEnd"/>
      <w:r w:rsidRPr="137B8633">
        <w:rPr>
          <w:rFonts w:ascii="Aptos" w:eastAsia="Aptos" w:hAnsi="Aptos" w:cs="Aptos"/>
          <w:b/>
          <w:bCs/>
        </w:rPr>
        <w:t>(</w:t>
      </w:r>
      <w:proofErr w:type="spellStart"/>
      <w:r w:rsidRPr="137B8633">
        <w:rPr>
          <w:rFonts w:ascii="Aptos" w:eastAsia="Aptos" w:hAnsi="Aptos" w:cs="Aptos"/>
          <w:b/>
          <w:bCs/>
        </w:rPr>
        <w:t>id_imovel</w:t>
      </w:r>
      <w:proofErr w:type="spellEnd"/>
      <w:r w:rsidRPr="137B8633">
        <w:rPr>
          <w:rFonts w:ascii="Aptos" w:eastAsia="Aptos" w:hAnsi="Aptos" w:cs="Aptos"/>
          <w:b/>
          <w:bCs/>
        </w:rPr>
        <w:t>)</w:t>
      </w:r>
      <w:r w:rsidRPr="137B8633">
        <w:rPr>
          <w:rFonts w:ascii="Aptos" w:eastAsia="Aptos" w:hAnsi="Aptos" w:cs="Aptos"/>
        </w:rPr>
        <w:t>.</w:t>
      </w:r>
    </w:p>
    <w:p w14:paraId="2D80CC32" w14:textId="3A3FEEC9" w:rsidR="38F0AEFD" w:rsidRDefault="38F0AEFD" w:rsidP="137B8633">
      <w:pPr>
        <w:pStyle w:val="PargrafodaLista"/>
        <w:numPr>
          <w:ilvl w:val="1"/>
          <w:numId w:val="3"/>
        </w:numPr>
        <w:spacing w:before="240" w:after="240"/>
        <w:jc w:val="both"/>
        <w:rPr>
          <w:rFonts w:ascii="Aptos" w:eastAsia="Aptos" w:hAnsi="Aptos" w:cs="Aptos"/>
        </w:rPr>
      </w:pPr>
      <w:r w:rsidRPr="137B8633">
        <w:rPr>
          <w:rFonts w:ascii="Aptos" w:eastAsia="Aptos" w:hAnsi="Aptos" w:cs="Aptos"/>
        </w:rPr>
        <w:t xml:space="preserve">O banco retorna os </w:t>
      </w:r>
      <w:proofErr w:type="spellStart"/>
      <w:r w:rsidRPr="137B8633">
        <w:rPr>
          <w:rFonts w:ascii="Aptos" w:eastAsia="Aptos" w:hAnsi="Aptos" w:cs="Aptos"/>
          <w:b/>
          <w:bCs/>
        </w:rPr>
        <w:t>detalhesDoImovel</w:t>
      </w:r>
      <w:proofErr w:type="spellEnd"/>
      <w:r w:rsidRPr="137B8633">
        <w:rPr>
          <w:rFonts w:ascii="Aptos" w:eastAsia="Aptos" w:hAnsi="Aptos" w:cs="Aptos"/>
        </w:rPr>
        <w:t xml:space="preserve">, e o sistema exibe a aba de vistoria com </w:t>
      </w:r>
      <w:proofErr w:type="spellStart"/>
      <w:r w:rsidRPr="137B8633">
        <w:rPr>
          <w:rFonts w:ascii="Aptos" w:eastAsia="Aptos" w:hAnsi="Aptos" w:cs="Aptos"/>
          <w:b/>
          <w:bCs/>
        </w:rPr>
        <w:t>exibirAbaDeVistoria</w:t>
      </w:r>
      <w:proofErr w:type="spellEnd"/>
      <w:r w:rsidRPr="137B8633">
        <w:rPr>
          <w:rFonts w:ascii="Aptos" w:eastAsia="Aptos" w:hAnsi="Aptos" w:cs="Aptos"/>
        </w:rPr>
        <w:t>.</w:t>
      </w:r>
    </w:p>
    <w:p w14:paraId="513B33A6" w14:textId="1FEF72F0" w:rsidR="38F0AEFD" w:rsidRDefault="38F0AEFD" w:rsidP="137B8633">
      <w:pPr>
        <w:pStyle w:val="PargrafodaLista"/>
        <w:numPr>
          <w:ilvl w:val="0"/>
          <w:numId w:val="3"/>
        </w:numPr>
        <w:spacing w:before="240" w:after="240"/>
        <w:jc w:val="both"/>
        <w:rPr>
          <w:rFonts w:ascii="Aptos" w:eastAsia="Aptos" w:hAnsi="Aptos" w:cs="Aptos"/>
          <w:b/>
          <w:bCs/>
        </w:rPr>
      </w:pPr>
      <w:proofErr w:type="spellStart"/>
      <w:r w:rsidRPr="137B8633">
        <w:rPr>
          <w:rFonts w:ascii="Aptos" w:eastAsia="Aptos" w:hAnsi="Aptos" w:cs="Aptos"/>
          <w:b/>
          <w:bCs/>
        </w:rPr>
        <w:t>validarVistoria</w:t>
      </w:r>
      <w:proofErr w:type="spellEnd"/>
      <w:r w:rsidRPr="137B8633">
        <w:rPr>
          <w:rFonts w:ascii="Aptos" w:eastAsia="Aptos" w:hAnsi="Aptos" w:cs="Aptos"/>
          <w:b/>
          <w:bCs/>
        </w:rPr>
        <w:t>(</w:t>
      </w:r>
      <w:proofErr w:type="spellStart"/>
      <w:r w:rsidRPr="137B8633">
        <w:rPr>
          <w:rFonts w:ascii="Aptos" w:eastAsia="Aptos" w:hAnsi="Aptos" w:cs="Aptos"/>
          <w:b/>
          <w:bCs/>
        </w:rPr>
        <w:t>id_vistoria</w:t>
      </w:r>
      <w:proofErr w:type="spellEnd"/>
      <w:r w:rsidRPr="137B8633">
        <w:rPr>
          <w:rFonts w:ascii="Aptos" w:eastAsia="Aptos" w:hAnsi="Aptos" w:cs="Aptos"/>
          <w:b/>
          <w:bCs/>
        </w:rPr>
        <w:t>)</w:t>
      </w:r>
    </w:p>
    <w:p w14:paraId="048D3C01" w14:textId="0BAF16D2" w:rsidR="38F0AEFD" w:rsidRDefault="38F0AEFD" w:rsidP="137B8633">
      <w:pPr>
        <w:pStyle w:val="PargrafodaLista"/>
        <w:numPr>
          <w:ilvl w:val="1"/>
          <w:numId w:val="3"/>
        </w:numPr>
        <w:spacing w:before="240" w:after="240"/>
        <w:jc w:val="both"/>
        <w:rPr>
          <w:rFonts w:ascii="Aptos" w:eastAsia="Aptos" w:hAnsi="Aptos" w:cs="Aptos"/>
        </w:rPr>
      </w:pPr>
      <w:r w:rsidRPr="137B8633">
        <w:rPr>
          <w:rFonts w:ascii="Aptos" w:eastAsia="Aptos" w:hAnsi="Aptos" w:cs="Aptos"/>
        </w:rPr>
        <w:t>O cliente aciona a opção de validar a vistoria.</w:t>
      </w:r>
    </w:p>
    <w:p w14:paraId="00B527BA" w14:textId="130A3EF6" w:rsidR="38F0AEFD" w:rsidRDefault="38F0AEFD" w:rsidP="137B8633">
      <w:pPr>
        <w:pStyle w:val="PargrafodaLista"/>
        <w:numPr>
          <w:ilvl w:val="1"/>
          <w:numId w:val="3"/>
        </w:numPr>
        <w:spacing w:before="240" w:after="240"/>
        <w:jc w:val="both"/>
        <w:rPr>
          <w:rFonts w:ascii="Aptos" w:eastAsia="Aptos" w:hAnsi="Aptos" w:cs="Aptos"/>
        </w:rPr>
      </w:pPr>
      <w:r w:rsidRPr="137B8633">
        <w:rPr>
          <w:rFonts w:ascii="Aptos" w:eastAsia="Aptos" w:hAnsi="Aptos" w:cs="Aptos"/>
        </w:rPr>
        <w:t xml:space="preserve">O sistema busca os dados com </w:t>
      </w:r>
      <w:proofErr w:type="spellStart"/>
      <w:r w:rsidRPr="137B8633">
        <w:rPr>
          <w:rFonts w:ascii="Aptos" w:eastAsia="Aptos" w:hAnsi="Aptos" w:cs="Aptos"/>
          <w:b/>
          <w:bCs/>
        </w:rPr>
        <w:t>buscaVistoria</w:t>
      </w:r>
      <w:proofErr w:type="spellEnd"/>
      <w:r w:rsidRPr="137B8633">
        <w:rPr>
          <w:rFonts w:ascii="Aptos" w:eastAsia="Aptos" w:hAnsi="Aptos" w:cs="Aptos"/>
          <w:b/>
          <w:bCs/>
        </w:rPr>
        <w:t>(</w:t>
      </w:r>
      <w:proofErr w:type="spellStart"/>
      <w:r w:rsidRPr="137B8633">
        <w:rPr>
          <w:rFonts w:ascii="Aptos" w:eastAsia="Aptos" w:hAnsi="Aptos" w:cs="Aptos"/>
          <w:b/>
          <w:bCs/>
        </w:rPr>
        <w:t>id_vistoria</w:t>
      </w:r>
      <w:proofErr w:type="spellEnd"/>
      <w:r w:rsidRPr="137B8633">
        <w:rPr>
          <w:rFonts w:ascii="Aptos" w:eastAsia="Aptos" w:hAnsi="Aptos" w:cs="Aptos"/>
          <w:b/>
          <w:bCs/>
        </w:rPr>
        <w:t>)</w:t>
      </w:r>
      <w:r w:rsidRPr="137B8633">
        <w:rPr>
          <w:rFonts w:ascii="Aptos" w:eastAsia="Aptos" w:hAnsi="Aptos" w:cs="Aptos"/>
        </w:rPr>
        <w:t>.</w:t>
      </w:r>
    </w:p>
    <w:p w14:paraId="5B203404" w14:textId="7FD28037" w:rsidR="38F0AEFD" w:rsidRDefault="38F0AEFD" w:rsidP="137B8633">
      <w:pPr>
        <w:pStyle w:val="PargrafodaLista"/>
        <w:numPr>
          <w:ilvl w:val="1"/>
          <w:numId w:val="3"/>
        </w:numPr>
        <w:spacing w:before="240" w:after="240"/>
        <w:jc w:val="both"/>
        <w:rPr>
          <w:rFonts w:ascii="Aptos" w:eastAsia="Aptos" w:hAnsi="Aptos" w:cs="Aptos"/>
        </w:rPr>
      </w:pPr>
      <w:r w:rsidRPr="137B8633">
        <w:rPr>
          <w:rFonts w:ascii="Aptos" w:eastAsia="Aptos" w:hAnsi="Aptos" w:cs="Aptos"/>
        </w:rPr>
        <w:t xml:space="preserve">O banco retorna o </w:t>
      </w:r>
      <w:proofErr w:type="spellStart"/>
      <w:r w:rsidRPr="137B8633">
        <w:rPr>
          <w:rFonts w:ascii="Aptos" w:eastAsia="Aptos" w:hAnsi="Aptos" w:cs="Aptos"/>
          <w:b/>
          <w:bCs/>
        </w:rPr>
        <w:t>id_vistoria</w:t>
      </w:r>
      <w:proofErr w:type="spellEnd"/>
      <w:r w:rsidRPr="137B8633">
        <w:rPr>
          <w:rFonts w:ascii="Aptos" w:eastAsia="Aptos" w:hAnsi="Aptos" w:cs="Aptos"/>
        </w:rPr>
        <w:t xml:space="preserve"> e, em seguida, o sistema atualiza o status com </w:t>
      </w:r>
      <w:proofErr w:type="spellStart"/>
      <w:proofErr w:type="gramStart"/>
      <w:r w:rsidRPr="137B8633">
        <w:rPr>
          <w:rFonts w:ascii="Aptos" w:eastAsia="Aptos" w:hAnsi="Aptos" w:cs="Aptos"/>
          <w:b/>
          <w:bCs/>
        </w:rPr>
        <w:t>atualizaStatus</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w:t>
      </w:r>
    </w:p>
    <w:p w14:paraId="08BB9562" w14:textId="0F30DDEB" w:rsidR="38F0AEFD" w:rsidRDefault="38F0AEFD" w:rsidP="137B8633">
      <w:pPr>
        <w:pStyle w:val="PargrafodaLista"/>
        <w:numPr>
          <w:ilvl w:val="1"/>
          <w:numId w:val="3"/>
        </w:numPr>
        <w:spacing w:before="240" w:after="240"/>
        <w:jc w:val="both"/>
        <w:rPr>
          <w:rFonts w:ascii="Aptos" w:eastAsia="Aptos" w:hAnsi="Aptos" w:cs="Aptos"/>
        </w:rPr>
      </w:pPr>
      <w:r w:rsidRPr="137B8633">
        <w:rPr>
          <w:rFonts w:ascii="Aptos" w:eastAsia="Aptos" w:hAnsi="Aptos" w:cs="Aptos"/>
        </w:rPr>
        <w:t xml:space="preserve">O banco responde com </w:t>
      </w:r>
      <w:proofErr w:type="spellStart"/>
      <w:r w:rsidRPr="137B8633">
        <w:rPr>
          <w:rFonts w:ascii="Aptos" w:eastAsia="Aptos" w:hAnsi="Aptos" w:cs="Aptos"/>
          <w:b/>
          <w:bCs/>
        </w:rPr>
        <w:t>confirmacao</w:t>
      </w:r>
      <w:proofErr w:type="spellEnd"/>
      <w:r w:rsidRPr="137B8633">
        <w:rPr>
          <w:rFonts w:ascii="Aptos" w:eastAsia="Aptos" w:hAnsi="Aptos" w:cs="Aptos"/>
        </w:rPr>
        <w:t>.</w:t>
      </w:r>
    </w:p>
    <w:p w14:paraId="74194690" w14:textId="7B7A8BD8" w:rsidR="38F0AEFD" w:rsidRDefault="38F0AEFD" w:rsidP="137B8633">
      <w:pPr>
        <w:rPr>
          <w:b/>
          <w:bCs/>
          <w:color w:val="000000" w:themeColor="text1"/>
        </w:rPr>
      </w:pPr>
      <w:r w:rsidRPr="137B8633">
        <w:rPr>
          <w:b/>
          <w:bCs/>
          <w:color w:val="000000" w:themeColor="text1"/>
        </w:rPr>
        <w:t>Fluxo Alternativo (</w:t>
      </w:r>
      <w:proofErr w:type="spellStart"/>
      <w:r w:rsidRPr="137B8633">
        <w:rPr>
          <w:b/>
          <w:bCs/>
          <w:color w:val="000000" w:themeColor="text1"/>
        </w:rPr>
        <w:t>alt</w:t>
      </w:r>
      <w:proofErr w:type="spellEnd"/>
      <w:r w:rsidRPr="137B8633">
        <w:rPr>
          <w:b/>
          <w:bCs/>
          <w:color w:val="000000" w:themeColor="text1"/>
        </w:rPr>
        <w:t>)</w:t>
      </w:r>
    </w:p>
    <w:p w14:paraId="016D3426" w14:textId="5B12DB12" w:rsidR="38F0AEFD" w:rsidRDefault="38F0AEFD" w:rsidP="137B8633">
      <w:pPr>
        <w:rPr>
          <w:b/>
          <w:bCs/>
          <w:color w:val="000000" w:themeColor="text1"/>
        </w:rPr>
      </w:pPr>
      <w:r w:rsidRPr="137B8633">
        <w:rPr>
          <w:b/>
          <w:bCs/>
          <w:color w:val="000000" w:themeColor="text1"/>
        </w:rPr>
        <w:t>[Aceita Vistoria]</w:t>
      </w:r>
    </w:p>
    <w:p w14:paraId="15F3FED5" w14:textId="0D39728B" w:rsidR="38F0AEFD" w:rsidRDefault="38F0AEFD" w:rsidP="137B8633">
      <w:pPr>
        <w:pStyle w:val="PargrafodaLista"/>
        <w:numPr>
          <w:ilvl w:val="0"/>
          <w:numId w:val="2"/>
        </w:numPr>
        <w:spacing w:before="240" w:after="240"/>
        <w:jc w:val="both"/>
        <w:rPr>
          <w:rFonts w:ascii="Aptos" w:eastAsia="Aptos" w:hAnsi="Aptos" w:cs="Aptos"/>
          <w:b/>
          <w:bCs/>
        </w:rPr>
      </w:pPr>
      <w:proofErr w:type="spellStart"/>
      <w:proofErr w:type="gramStart"/>
      <w:r w:rsidRPr="137B8633">
        <w:rPr>
          <w:rFonts w:ascii="Aptos" w:eastAsia="Aptos" w:hAnsi="Aptos" w:cs="Aptos"/>
          <w:b/>
          <w:bCs/>
        </w:rPr>
        <w:t>encerraVistoria</w:t>
      </w:r>
      <w:proofErr w:type="spellEnd"/>
      <w:r w:rsidRPr="137B8633">
        <w:rPr>
          <w:rFonts w:ascii="Aptos" w:eastAsia="Aptos" w:hAnsi="Aptos" w:cs="Aptos"/>
          <w:b/>
          <w:bCs/>
        </w:rPr>
        <w:t>(</w:t>
      </w:r>
      <w:proofErr w:type="gramEnd"/>
      <w:r w:rsidRPr="137B8633">
        <w:rPr>
          <w:rFonts w:ascii="Aptos" w:eastAsia="Aptos" w:hAnsi="Aptos" w:cs="Aptos"/>
          <w:b/>
          <w:bCs/>
        </w:rPr>
        <w:t>)</w:t>
      </w:r>
    </w:p>
    <w:p w14:paraId="6B506040" w14:textId="44D39A41" w:rsidR="38F0AEFD" w:rsidRDefault="38F0AEFD" w:rsidP="137B8633">
      <w:pPr>
        <w:pStyle w:val="PargrafodaLista"/>
        <w:numPr>
          <w:ilvl w:val="1"/>
          <w:numId w:val="2"/>
        </w:numPr>
        <w:spacing w:before="240" w:after="240"/>
        <w:jc w:val="both"/>
        <w:rPr>
          <w:rFonts w:ascii="Aptos" w:eastAsia="Aptos" w:hAnsi="Aptos" w:cs="Aptos"/>
        </w:rPr>
      </w:pPr>
      <w:r w:rsidRPr="137B8633">
        <w:rPr>
          <w:rFonts w:ascii="Aptos" w:eastAsia="Aptos" w:hAnsi="Aptos" w:cs="Aptos"/>
        </w:rPr>
        <w:t>O cliente encerra a vistoria validada.</w:t>
      </w:r>
    </w:p>
    <w:p w14:paraId="0C205443" w14:textId="29791C74" w:rsidR="38F0AEFD" w:rsidRDefault="38F0AEFD" w:rsidP="137B8633">
      <w:pPr>
        <w:rPr>
          <w:b/>
          <w:bCs/>
        </w:rPr>
      </w:pPr>
      <w:r w:rsidRPr="137B8633">
        <w:rPr>
          <w:b/>
          <w:bCs/>
        </w:rPr>
        <w:t>[Não Aceita Vistoria]</w:t>
      </w:r>
    </w:p>
    <w:p w14:paraId="02A7A94A" w14:textId="0CC47FAD" w:rsidR="38F0AEFD" w:rsidRDefault="38F0AEFD" w:rsidP="137B8633">
      <w:pPr>
        <w:pStyle w:val="PargrafodaLista"/>
        <w:numPr>
          <w:ilvl w:val="0"/>
          <w:numId w:val="1"/>
        </w:numPr>
        <w:spacing w:before="240" w:after="240"/>
        <w:jc w:val="both"/>
        <w:rPr>
          <w:rFonts w:ascii="Aptos" w:eastAsia="Aptos" w:hAnsi="Aptos" w:cs="Aptos"/>
          <w:b/>
          <w:bCs/>
        </w:rPr>
      </w:pPr>
      <w:proofErr w:type="spellStart"/>
      <w:proofErr w:type="gramStart"/>
      <w:r w:rsidRPr="137B8633">
        <w:rPr>
          <w:rFonts w:ascii="Aptos" w:eastAsia="Aptos" w:hAnsi="Aptos" w:cs="Aptos"/>
          <w:b/>
          <w:bCs/>
        </w:rPr>
        <w:t>recusaVistoria</w:t>
      </w:r>
      <w:proofErr w:type="spellEnd"/>
      <w:r w:rsidRPr="137B8633">
        <w:rPr>
          <w:rFonts w:ascii="Aptos" w:eastAsia="Aptos" w:hAnsi="Aptos" w:cs="Aptos"/>
          <w:b/>
          <w:bCs/>
        </w:rPr>
        <w:t>(</w:t>
      </w:r>
      <w:proofErr w:type="gramEnd"/>
      <w:r w:rsidRPr="137B8633">
        <w:rPr>
          <w:rFonts w:ascii="Aptos" w:eastAsia="Aptos" w:hAnsi="Aptos" w:cs="Aptos"/>
          <w:b/>
          <w:bCs/>
        </w:rPr>
        <w:t>)</w:t>
      </w:r>
    </w:p>
    <w:p w14:paraId="0108E6D4" w14:textId="7B552EBC" w:rsidR="38F0AEFD" w:rsidRDefault="38F0AEFD" w:rsidP="137B8633">
      <w:pPr>
        <w:pStyle w:val="PargrafodaLista"/>
        <w:numPr>
          <w:ilvl w:val="1"/>
          <w:numId w:val="1"/>
        </w:numPr>
        <w:spacing w:before="240" w:after="240"/>
        <w:jc w:val="both"/>
        <w:rPr>
          <w:rFonts w:ascii="Aptos" w:eastAsia="Aptos" w:hAnsi="Aptos" w:cs="Aptos"/>
        </w:rPr>
      </w:pPr>
      <w:r w:rsidRPr="137B8633">
        <w:rPr>
          <w:rFonts w:ascii="Aptos" w:eastAsia="Aptos" w:hAnsi="Aptos" w:cs="Aptos"/>
        </w:rPr>
        <w:t>O cliente recusa a vistoria.</w:t>
      </w:r>
    </w:p>
    <w:p w14:paraId="476CA2ED" w14:textId="73E63F30" w:rsidR="38F0AEFD" w:rsidRDefault="38F0AEFD" w:rsidP="137B8633">
      <w:pPr>
        <w:spacing w:before="240" w:after="240"/>
        <w:jc w:val="both"/>
      </w:pPr>
      <w:proofErr w:type="spellStart"/>
      <w:r w:rsidRPr="137B8633">
        <w:rPr>
          <w:rFonts w:ascii="Aptos" w:eastAsia="Aptos" w:hAnsi="Aptos" w:cs="Aptos"/>
          <w:b/>
          <w:bCs/>
        </w:rPr>
        <w:t>sub-alternativa</w:t>
      </w:r>
      <w:proofErr w:type="spellEnd"/>
      <w:r w:rsidRPr="137B8633">
        <w:rPr>
          <w:rFonts w:ascii="Aptos" w:eastAsia="Aptos" w:hAnsi="Aptos" w:cs="Aptos"/>
          <w:b/>
          <w:bCs/>
        </w:rPr>
        <w:t>:</w:t>
      </w:r>
    </w:p>
    <w:p w14:paraId="7F6016CA" w14:textId="7546D4FB" w:rsidR="38F0AEFD" w:rsidRDefault="38F0AEFD" w:rsidP="137B8633">
      <w:pPr>
        <w:pStyle w:val="PargrafodaLista"/>
        <w:numPr>
          <w:ilvl w:val="1"/>
          <w:numId w:val="1"/>
        </w:numPr>
        <w:spacing w:before="240" w:after="240"/>
        <w:jc w:val="both"/>
        <w:rPr>
          <w:rFonts w:ascii="Aptos" w:eastAsia="Aptos" w:hAnsi="Aptos" w:cs="Aptos"/>
        </w:rPr>
      </w:pPr>
      <w:r w:rsidRPr="137B8633">
        <w:rPr>
          <w:rFonts w:ascii="Aptos" w:eastAsia="Aptos" w:hAnsi="Aptos" w:cs="Aptos"/>
          <w:b/>
          <w:bCs/>
        </w:rPr>
        <w:t>[cria nova vistoria]</w:t>
      </w:r>
      <w:r>
        <w:br/>
      </w:r>
      <w:r w:rsidRPr="137B8633">
        <w:rPr>
          <w:rFonts w:ascii="Aptos" w:eastAsia="Aptos" w:hAnsi="Aptos" w:cs="Aptos"/>
        </w:rPr>
        <w:t xml:space="preserve"> 7. </w:t>
      </w:r>
      <w:proofErr w:type="spellStart"/>
      <w:proofErr w:type="gramStart"/>
      <w:r w:rsidRPr="137B8633">
        <w:rPr>
          <w:rFonts w:ascii="Aptos" w:eastAsia="Aptos" w:hAnsi="Aptos" w:cs="Aptos"/>
          <w:b/>
          <w:bCs/>
        </w:rPr>
        <w:t>exibirAbaDeCriarVistoria</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 Sistema abre aba para nova vistoria.</w:t>
      </w:r>
    </w:p>
    <w:p w14:paraId="4C979878" w14:textId="5A7EA473" w:rsidR="38F0AEFD" w:rsidRDefault="38F0AEFD" w:rsidP="137B8633">
      <w:pPr>
        <w:pStyle w:val="PargrafodaLista"/>
        <w:numPr>
          <w:ilvl w:val="1"/>
          <w:numId w:val="1"/>
        </w:numPr>
        <w:spacing w:before="240" w:after="240"/>
        <w:jc w:val="both"/>
        <w:rPr>
          <w:rFonts w:ascii="Aptos" w:eastAsia="Aptos" w:hAnsi="Aptos" w:cs="Aptos"/>
        </w:rPr>
      </w:pPr>
      <w:r w:rsidRPr="137B8633">
        <w:rPr>
          <w:rFonts w:ascii="Aptos" w:eastAsia="Aptos" w:hAnsi="Aptos" w:cs="Aptos"/>
          <w:b/>
          <w:bCs/>
        </w:rPr>
        <w:t>[cancela vistoria]</w:t>
      </w:r>
      <w:r>
        <w:br/>
      </w:r>
      <w:r w:rsidRPr="137B8633">
        <w:rPr>
          <w:rFonts w:ascii="Aptos" w:eastAsia="Aptos" w:hAnsi="Aptos" w:cs="Aptos"/>
        </w:rPr>
        <w:t xml:space="preserve"> 8. </w:t>
      </w:r>
      <w:proofErr w:type="spellStart"/>
      <w:proofErr w:type="gramStart"/>
      <w:r w:rsidRPr="137B8633">
        <w:rPr>
          <w:rFonts w:ascii="Aptos" w:eastAsia="Aptos" w:hAnsi="Aptos" w:cs="Aptos"/>
          <w:b/>
          <w:bCs/>
        </w:rPr>
        <w:t>cancelaVistoria</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 Sistema cancela vistoria atual.</w:t>
      </w:r>
    </w:p>
    <w:p w14:paraId="0ABD2283" w14:textId="544B9820" w:rsidR="4FC93C8D" w:rsidRDefault="4B9B32AB" w:rsidP="7BD80FF4">
      <w:pPr>
        <w:spacing w:before="240" w:after="240"/>
        <w:jc w:val="center"/>
        <w:rPr>
          <w:rFonts w:ascii="Aptos" w:eastAsia="Aptos" w:hAnsi="Aptos" w:cs="Aptos"/>
        </w:rPr>
      </w:pPr>
      <w:r w:rsidRPr="3BB2554F">
        <w:rPr>
          <w:rFonts w:ascii="Aptos" w:eastAsia="Aptos" w:hAnsi="Aptos" w:cs="Aptos"/>
        </w:rPr>
        <w:t xml:space="preserve">Figura 20: </w:t>
      </w:r>
      <w:r w:rsidR="4B2FF472" w:rsidRPr="3BB2554F">
        <w:rPr>
          <w:rFonts w:ascii="Aptos" w:eastAsia="Aptos" w:hAnsi="Aptos" w:cs="Aptos"/>
        </w:rPr>
        <w:t xml:space="preserve">Diagrama De Cadastrar Funcionário </w:t>
      </w:r>
    </w:p>
    <w:p w14:paraId="47C035AB" w14:textId="69832534" w:rsidR="4FC93C8D" w:rsidRDefault="4B2FF472" w:rsidP="7BD80FF4">
      <w:pPr>
        <w:jc w:val="center"/>
        <w:rPr>
          <w:rFonts w:ascii="Aptos" w:eastAsia="Aptos" w:hAnsi="Aptos" w:cs="Aptos"/>
          <w:b/>
          <w:bCs/>
        </w:rPr>
      </w:pPr>
      <w:r>
        <w:rPr>
          <w:noProof/>
        </w:rPr>
        <w:lastRenderedPageBreak/>
        <w:drawing>
          <wp:inline distT="0" distB="0" distL="0" distR="0" wp14:anchorId="7935E198" wp14:editId="1B0EBAE5">
            <wp:extent cx="5724524" cy="4533900"/>
            <wp:effectExtent l="0" t="0" r="0" b="0"/>
            <wp:docPr id="2087103685" name="Imagem 2087103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87103685"/>
                    <pic:cNvPicPr/>
                  </pic:nvPicPr>
                  <pic:blipFill>
                    <a:blip r:embed="rId33">
                      <a:extLst>
                        <a:ext uri="{28A0092B-C50C-407E-A947-70E740481C1C}">
                          <a14:useLocalDpi xmlns:a14="http://schemas.microsoft.com/office/drawing/2010/main" val="0"/>
                        </a:ext>
                      </a:extLst>
                    </a:blip>
                    <a:stretch>
                      <a:fillRect/>
                    </a:stretch>
                  </pic:blipFill>
                  <pic:spPr>
                    <a:xfrm>
                      <a:off x="0" y="0"/>
                      <a:ext cx="5724524" cy="4533900"/>
                    </a:xfrm>
                    <a:prstGeom prst="rect">
                      <a:avLst/>
                    </a:prstGeom>
                  </pic:spPr>
                </pic:pic>
              </a:graphicData>
            </a:graphic>
          </wp:inline>
        </w:drawing>
      </w:r>
      <w:r w:rsidR="6897EE5C" w:rsidRPr="3BB2554F">
        <w:rPr>
          <w:b/>
          <w:bCs/>
          <w:sz w:val="20"/>
          <w:szCs w:val="20"/>
        </w:rPr>
        <w:t>Fonte:</w:t>
      </w:r>
      <w:r w:rsidR="6897EE5C" w:rsidRPr="3BB2554F">
        <w:rPr>
          <w:sz w:val="20"/>
          <w:szCs w:val="20"/>
        </w:rPr>
        <w:t xml:space="preserve"> Elaborado pelos autores.</w:t>
      </w:r>
    </w:p>
    <w:p w14:paraId="7793756C" w14:textId="3656EEF2" w:rsidR="749DF017" w:rsidRDefault="1685FCA6" w:rsidP="137B8633">
      <w:pPr>
        <w:spacing w:before="240" w:after="240"/>
        <w:jc w:val="both"/>
        <w:rPr>
          <w:rFonts w:ascii="Aptos" w:eastAsia="Aptos" w:hAnsi="Aptos" w:cs="Aptos"/>
          <w:b/>
          <w:bCs/>
        </w:rPr>
      </w:pPr>
      <w:r w:rsidRPr="3BB2554F">
        <w:rPr>
          <w:rFonts w:ascii="Aptos" w:eastAsia="Aptos" w:hAnsi="Aptos" w:cs="Aptos"/>
          <w:b/>
          <w:bCs/>
        </w:rPr>
        <w:t xml:space="preserve">DE08 - </w:t>
      </w:r>
      <w:r w:rsidR="34998532" w:rsidRPr="3BB2554F">
        <w:rPr>
          <w:rFonts w:ascii="Aptos" w:eastAsia="Aptos" w:hAnsi="Aptos" w:cs="Aptos"/>
          <w:b/>
          <w:bCs/>
        </w:rPr>
        <w:t>Cadastrar funcionário</w:t>
      </w:r>
    </w:p>
    <w:p w14:paraId="3662332B" w14:textId="4743D8EA" w:rsidR="749DF017" w:rsidRDefault="34998532" w:rsidP="3BB2554F">
      <w:pPr>
        <w:spacing w:before="240" w:after="240"/>
        <w:ind w:firstLine="708"/>
        <w:jc w:val="both"/>
      </w:pPr>
      <w:r w:rsidRPr="3BB2554F">
        <w:rPr>
          <w:rFonts w:ascii="Aptos" w:eastAsia="Aptos" w:hAnsi="Aptos" w:cs="Aptos"/>
        </w:rPr>
        <w:t>Este diagrama de sequência ilustra o processo de</w:t>
      </w:r>
      <w:r w:rsidRPr="3BB2554F">
        <w:rPr>
          <w:rFonts w:ascii="Aptos" w:eastAsia="Aptos" w:hAnsi="Aptos" w:cs="Aptos"/>
          <w:b/>
          <w:bCs/>
        </w:rPr>
        <w:t xml:space="preserve"> </w:t>
      </w:r>
      <w:r w:rsidRPr="3BB2554F">
        <w:rPr>
          <w:rFonts w:ascii="Aptos" w:eastAsia="Aptos" w:hAnsi="Aptos" w:cs="Aptos"/>
        </w:rPr>
        <w:t>cadastro de um novo funcionário no sistema, a partir da interação entre o administrador, o sistema e o banco de dados. O fluxo mostra desde o acesso à tela inicial até a verificação e confirmação do cadastro, incluindo o tratamento de dados inválidos.</w:t>
      </w:r>
    </w:p>
    <w:p w14:paraId="6C5140C3" w14:textId="2D16E2FC" w:rsidR="749DF017" w:rsidRDefault="749DF017" w:rsidP="137B8633">
      <w:pPr>
        <w:spacing w:before="240" w:after="240"/>
        <w:jc w:val="both"/>
      </w:pPr>
      <w:r w:rsidRPr="137B8633">
        <w:rPr>
          <w:rFonts w:ascii="Aptos" w:eastAsia="Aptos" w:hAnsi="Aptos" w:cs="Aptos"/>
          <w:b/>
          <w:bCs/>
        </w:rPr>
        <w:t>Atores e Objetos Envolvidos:</w:t>
      </w:r>
    </w:p>
    <w:p w14:paraId="0E29B737" w14:textId="5C9F5CAA" w:rsidR="749DF017" w:rsidRDefault="749DF017" w:rsidP="137B8633">
      <w:pPr>
        <w:pStyle w:val="PargrafodaLista"/>
        <w:numPr>
          <w:ilvl w:val="0"/>
          <w:numId w:val="26"/>
        </w:numPr>
        <w:spacing w:before="240" w:after="240"/>
        <w:jc w:val="both"/>
        <w:rPr>
          <w:rFonts w:ascii="Aptos" w:eastAsia="Aptos" w:hAnsi="Aptos" w:cs="Aptos"/>
        </w:rPr>
      </w:pPr>
      <w:r w:rsidRPr="137B8633">
        <w:rPr>
          <w:rFonts w:ascii="Aptos" w:eastAsia="Aptos" w:hAnsi="Aptos" w:cs="Aptos"/>
          <w:b/>
          <w:bCs/>
        </w:rPr>
        <w:t>Administrador</w:t>
      </w:r>
      <w:r w:rsidRPr="137B8633">
        <w:rPr>
          <w:rFonts w:ascii="Aptos" w:eastAsia="Aptos" w:hAnsi="Aptos" w:cs="Aptos"/>
        </w:rPr>
        <w:t>: Usuário do sistema com permissões para gerenciar os cadastros de funcionários.</w:t>
      </w:r>
    </w:p>
    <w:p w14:paraId="03AE51BE" w14:textId="66DFDED1" w:rsidR="749DF017" w:rsidRDefault="749DF017" w:rsidP="137B8633">
      <w:pPr>
        <w:pStyle w:val="PargrafodaLista"/>
        <w:numPr>
          <w:ilvl w:val="0"/>
          <w:numId w:val="26"/>
        </w:numPr>
        <w:spacing w:before="240" w:after="240"/>
        <w:jc w:val="both"/>
        <w:rPr>
          <w:rFonts w:ascii="Aptos" w:eastAsia="Aptos" w:hAnsi="Aptos" w:cs="Aptos"/>
        </w:rPr>
      </w:pPr>
      <w:r w:rsidRPr="137B8633">
        <w:rPr>
          <w:rFonts w:ascii="Aptos" w:eastAsia="Aptos" w:hAnsi="Aptos" w:cs="Aptos"/>
          <w:b/>
          <w:bCs/>
        </w:rPr>
        <w:t>Sistema</w:t>
      </w:r>
      <w:r w:rsidRPr="137B8633">
        <w:rPr>
          <w:rFonts w:ascii="Aptos" w:eastAsia="Aptos" w:hAnsi="Aptos" w:cs="Aptos"/>
        </w:rPr>
        <w:t>: Responsável por intermediar as ações do usuário com a base de dados e exibir as telas necessárias.</w:t>
      </w:r>
    </w:p>
    <w:p w14:paraId="45B094AB" w14:textId="37E2EC81" w:rsidR="749DF017" w:rsidRDefault="749DF017" w:rsidP="137B8633">
      <w:pPr>
        <w:pStyle w:val="PargrafodaLista"/>
        <w:numPr>
          <w:ilvl w:val="0"/>
          <w:numId w:val="26"/>
        </w:numPr>
        <w:spacing w:before="240" w:after="240"/>
        <w:jc w:val="both"/>
        <w:rPr>
          <w:rFonts w:ascii="Aptos" w:eastAsia="Aptos" w:hAnsi="Aptos" w:cs="Aptos"/>
        </w:rPr>
      </w:pPr>
      <w:r w:rsidRPr="137B8633">
        <w:rPr>
          <w:rFonts w:ascii="Aptos" w:eastAsia="Aptos" w:hAnsi="Aptos" w:cs="Aptos"/>
          <w:b/>
          <w:bCs/>
        </w:rPr>
        <w:t>Banco de Dados</w:t>
      </w:r>
      <w:r w:rsidRPr="137B8633">
        <w:rPr>
          <w:rFonts w:ascii="Aptos" w:eastAsia="Aptos" w:hAnsi="Aptos" w:cs="Aptos"/>
        </w:rPr>
        <w:t>: Responsável por armazenar, buscar e validar os dados dos funcionários.</w:t>
      </w:r>
    </w:p>
    <w:p w14:paraId="32AD242D" w14:textId="3E6DC937" w:rsidR="749DF017" w:rsidRDefault="749DF017" w:rsidP="137B8633">
      <w:pPr>
        <w:spacing w:before="240" w:after="240"/>
        <w:jc w:val="both"/>
      </w:pPr>
      <w:r w:rsidRPr="137B8633">
        <w:rPr>
          <w:rFonts w:ascii="Aptos" w:eastAsia="Aptos" w:hAnsi="Aptos" w:cs="Aptos"/>
          <w:b/>
          <w:bCs/>
        </w:rPr>
        <w:t>Fluxo Principal:</w:t>
      </w:r>
    </w:p>
    <w:p w14:paraId="572CC040" w14:textId="73B371DB" w:rsidR="749DF017" w:rsidRDefault="749DF017" w:rsidP="137B8633">
      <w:pPr>
        <w:pStyle w:val="PargrafodaLista"/>
        <w:numPr>
          <w:ilvl w:val="0"/>
          <w:numId w:val="25"/>
        </w:numPr>
        <w:spacing w:before="240" w:after="240"/>
        <w:jc w:val="both"/>
        <w:rPr>
          <w:rFonts w:ascii="Aptos" w:eastAsia="Aptos" w:hAnsi="Aptos" w:cs="Aptos"/>
        </w:rPr>
      </w:pPr>
      <w:proofErr w:type="spellStart"/>
      <w:proofErr w:type="gramStart"/>
      <w:r w:rsidRPr="137B8633">
        <w:rPr>
          <w:rFonts w:ascii="Aptos" w:eastAsia="Aptos" w:hAnsi="Aptos" w:cs="Aptos"/>
          <w:b/>
          <w:bCs/>
        </w:rPr>
        <w:t>acessarPaginaInicial</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 O administrador acessa o sistema.</w:t>
      </w:r>
    </w:p>
    <w:p w14:paraId="3AF6967A" w14:textId="34B0F54D" w:rsidR="749DF017" w:rsidRDefault="749DF017" w:rsidP="137B8633">
      <w:pPr>
        <w:pStyle w:val="PargrafodaLista"/>
        <w:numPr>
          <w:ilvl w:val="1"/>
          <w:numId w:val="25"/>
        </w:numPr>
        <w:spacing w:before="240" w:after="240"/>
        <w:jc w:val="both"/>
        <w:rPr>
          <w:rFonts w:ascii="Aptos" w:eastAsia="Aptos" w:hAnsi="Aptos" w:cs="Aptos"/>
        </w:rPr>
      </w:pPr>
      <w:r w:rsidRPr="137B8633">
        <w:rPr>
          <w:rFonts w:ascii="Aptos" w:eastAsia="Aptos" w:hAnsi="Aptos" w:cs="Aptos"/>
        </w:rPr>
        <w:lastRenderedPageBreak/>
        <w:t xml:space="preserve">O sistema responde com </w:t>
      </w:r>
      <w:proofErr w:type="spellStart"/>
      <w:r w:rsidRPr="137B8633">
        <w:rPr>
          <w:rFonts w:ascii="Aptos" w:eastAsia="Aptos" w:hAnsi="Aptos" w:cs="Aptos"/>
          <w:b/>
          <w:bCs/>
        </w:rPr>
        <w:t>exibirTelaInicial</w:t>
      </w:r>
      <w:proofErr w:type="spellEnd"/>
      <w:r w:rsidRPr="137B8633">
        <w:rPr>
          <w:rFonts w:ascii="Aptos" w:eastAsia="Aptos" w:hAnsi="Aptos" w:cs="Aptos"/>
        </w:rPr>
        <w:t>, apresentando a interface principal.</w:t>
      </w:r>
    </w:p>
    <w:p w14:paraId="34A3D5F7" w14:textId="3D2EBC3F" w:rsidR="749DF017" w:rsidRDefault="749DF017" w:rsidP="137B8633">
      <w:pPr>
        <w:pStyle w:val="PargrafodaLista"/>
        <w:numPr>
          <w:ilvl w:val="0"/>
          <w:numId w:val="25"/>
        </w:numPr>
        <w:spacing w:before="240" w:after="240"/>
        <w:jc w:val="both"/>
        <w:rPr>
          <w:rFonts w:ascii="Aptos" w:eastAsia="Aptos" w:hAnsi="Aptos" w:cs="Aptos"/>
        </w:rPr>
      </w:pPr>
      <w:proofErr w:type="spellStart"/>
      <w:proofErr w:type="gramStart"/>
      <w:r w:rsidRPr="137B8633">
        <w:rPr>
          <w:rFonts w:ascii="Aptos" w:eastAsia="Aptos" w:hAnsi="Aptos" w:cs="Aptos"/>
          <w:b/>
          <w:bCs/>
        </w:rPr>
        <w:t>acessarListaDeFuncionarios</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 O administrador solicita a lista de funcionários já existentes.</w:t>
      </w:r>
    </w:p>
    <w:p w14:paraId="23B77D4F" w14:textId="20746CBE" w:rsidR="749DF017" w:rsidRDefault="749DF017" w:rsidP="137B8633">
      <w:pPr>
        <w:pStyle w:val="PargrafodaLista"/>
        <w:numPr>
          <w:ilvl w:val="1"/>
          <w:numId w:val="25"/>
        </w:numPr>
        <w:spacing w:before="240" w:after="240"/>
        <w:jc w:val="both"/>
        <w:rPr>
          <w:rFonts w:ascii="Aptos" w:eastAsia="Aptos" w:hAnsi="Aptos" w:cs="Aptos"/>
        </w:rPr>
      </w:pPr>
      <w:r w:rsidRPr="137B8633">
        <w:rPr>
          <w:rFonts w:ascii="Aptos" w:eastAsia="Aptos" w:hAnsi="Aptos" w:cs="Aptos"/>
        </w:rPr>
        <w:t xml:space="preserve">O sistema executa </w:t>
      </w:r>
      <w:proofErr w:type="spellStart"/>
      <w:proofErr w:type="gramStart"/>
      <w:r w:rsidRPr="137B8633">
        <w:rPr>
          <w:rFonts w:ascii="Aptos" w:eastAsia="Aptos" w:hAnsi="Aptos" w:cs="Aptos"/>
          <w:b/>
          <w:bCs/>
        </w:rPr>
        <w:t>buscaFuncionarios</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 xml:space="preserve"> no banco de dados.</w:t>
      </w:r>
    </w:p>
    <w:p w14:paraId="28041A15" w14:textId="585031E6" w:rsidR="749DF017" w:rsidRDefault="749DF017" w:rsidP="137B8633">
      <w:pPr>
        <w:pStyle w:val="PargrafodaLista"/>
        <w:numPr>
          <w:ilvl w:val="1"/>
          <w:numId w:val="25"/>
        </w:numPr>
        <w:spacing w:before="240" w:after="240"/>
        <w:jc w:val="both"/>
        <w:rPr>
          <w:rFonts w:ascii="Aptos" w:eastAsia="Aptos" w:hAnsi="Aptos" w:cs="Aptos"/>
        </w:rPr>
      </w:pPr>
      <w:r w:rsidRPr="137B8633">
        <w:rPr>
          <w:rFonts w:ascii="Aptos" w:eastAsia="Aptos" w:hAnsi="Aptos" w:cs="Aptos"/>
        </w:rPr>
        <w:t xml:space="preserve">O banco retorna </w:t>
      </w:r>
      <w:proofErr w:type="spellStart"/>
      <w:r w:rsidRPr="137B8633">
        <w:rPr>
          <w:rFonts w:ascii="Aptos" w:eastAsia="Aptos" w:hAnsi="Aptos" w:cs="Aptos"/>
          <w:b/>
          <w:bCs/>
        </w:rPr>
        <w:t>listaDeFuncionarios</w:t>
      </w:r>
      <w:proofErr w:type="spellEnd"/>
      <w:r w:rsidRPr="137B8633">
        <w:rPr>
          <w:rFonts w:ascii="Aptos" w:eastAsia="Aptos" w:hAnsi="Aptos" w:cs="Aptos"/>
        </w:rPr>
        <w:t>.</w:t>
      </w:r>
    </w:p>
    <w:p w14:paraId="4BBAE5C3" w14:textId="221EABA5" w:rsidR="749DF017" w:rsidRDefault="749DF017" w:rsidP="137B8633">
      <w:pPr>
        <w:pStyle w:val="PargrafodaLista"/>
        <w:numPr>
          <w:ilvl w:val="1"/>
          <w:numId w:val="25"/>
        </w:numPr>
        <w:spacing w:before="240" w:after="240"/>
        <w:jc w:val="both"/>
        <w:rPr>
          <w:rFonts w:ascii="Aptos" w:eastAsia="Aptos" w:hAnsi="Aptos" w:cs="Aptos"/>
        </w:rPr>
      </w:pPr>
      <w:r w:rsidRPr="137B8633">
        <w:rPr>
          <w:rFonts w:ascii="Aptos" w:eastAsia="Aptos" w:hAnsi="Aptos" w:cs="Aptos"/>
        </w:rPr>
        <w:t xml:space="preserve">O sistema apresenta a lista com </w:t>
      </w:r>
      <w:proofErr w:type="spellStart"/>
      <w:r w:rsidRPr="137B8633">
        <w:rPr>
          <w:rFonts w:ascii="Aptos" w:eastAsia="Aptos" w:hAnsi="Aptos" w:cs="Aptos"/>
          <w:b/>
          <w:bCs/>
        </w:rPr>
        <w:t>exibirLista</w:t>
      </w:r>
      <w:proofErr w:type="spellEnd"/>
      <w:r w:rsidRPr="137B8633">
        <w:rPr>
          <w:rFonts w:ascii="Aptos" w:eastAsia="Aptos" w:hAnsi="Aptos" w:cs="Aptos"/>
        </w:rPr>
        <w:t>.</w:t>
      </w:r>
    </w:p>
    <w:p w14:paraId="0AA04346" w14:textId="73C5E0C6" w:rsidR="749DF017" w:rsidRDefault="749DF017" w:rsidP="137B8633">
      <w:pPr>
        <w:pStyle w:val="PargrafodaLista"/>
        <w:numPr>
          <w:ilvl w:val="0"/>
          <w:numId w:val="25"/>
        </w:numPr>
        <w:spacing w:before="240" w:after="240"/>
        <w:jc w:val="both"/>
        <w:rPr>
          <w:rFonts w:ascii="Aptos" w:eastAsia="Aptos" w:hAnsi="Aptos" w:cs="Aptos"/>
        </w:rPr>
      </w:pPr>
      <w:proofErr w:type="spellStart"/>
      <w:r w:rsidRPr="137B8633">
        <w:rPr>
          <w:rFonts w:ascii="Aptos" w:eastAsia="Aptos" w:hAnsi="Aptos" w:cs="Aptos"/>
          <w:b/>
          <w:bCs/>
        </w:rPr>
        <w:t>selecionarFuncionario</w:t>
      </w:r>
      <w:proofErr w:type="spellEnd"/>
      <w:r w:rsidRPr="137B8633">
        <w:rPr>
          <w:rFonts w:ascii="Aptos" w:eastAsia="Aptos" w:hAnsi="Aptos" w:cs="Aptos"/>
          <w:b/>
          <w:bCs/>
        </w:rPr>
        <w:t>(</w:t>
      </w:r>
      <w:proofErr w:type="spellStart"/>
      <w:r w:rsidRPr="137B8633">
        <w:rPr>
          <w:rFonts w:ascii="Aptos" w:eastAsia="Aptos" w:hAnsi="Aptos" w:cs="Aptos"/>
          <w:b/>
          <w:bCs/>
        </w:rPr>
        <w:t>id_funcionario</w:t>
      </w:r>
      <w:proofErr w:type="spellEnd"/>
      <w:r w:rsidRPr="137B8633">
        <w:rPr>
          <w:rFonts w:ascii="Aptos" w:eastAsia="Aptos" w:hAnsi="Aptos" w:cs="Aptos"/>
          <w:b/>
          <w:bCs/>
        </w:rPr>
        <w:t>)</w:t>
      </w:r>
      <w:r w:rsidRPr="137B8633">
        <w:rPr>
          <w:rFonts w:ascii="Aptos" w:eastAsia="Aptos" w:hAnsi="Aptos" w:cs="Aptos"/>
        </w:rPr>
        <w:t>: O administrador seleciona um funcionário da lista (para editar ou visualizar detalhes).</w:t>
      </w:r>
    </w:p>
    <w:p w14:paraId="71AA2610" w14:textId="381BEEF2" w:rsidR="749DF017" w:rsidRDefault="749DF017" w:rsidP="137B8633">
      <w:pPr>
        <w:pStyle w:val="PargrafodaLista"/>
        <w:numPr>
          <w:ilvl w:val="1"/>
          <w:numId w:val="25"/>
        </w:numPr>
        <w:spacing w:before="240" w:after="240"/>
        <w:jc w:val="both"/>
        <w:rPr>
          <w:rFonts w:ascii="Aptos" w:eastAsia="Aptos" w:hAnsi="Aptos" w:cs="Aptos"/>
        </w:rPr>
      </w:pPr>
      <w:r w:rsidRPr="137B8633">
        <w:rPr>
          <w:rFonts w:ascii="Aptos" w:eastAsia="Aptos" w:hAnsi="Aptos" w:cs="Aptos"/>
        </w:rPr>
        <w:t xml:space="preserve">O sistema solicita os dados do funcionário com </w:t>
      </w:r>
      <w:proofErr w:type="spellStart"/>
      <w:r w:rsidRPr="137B8633">
        <w:rPr>
          <w:rFonts w:ascii="Aptos" w:eastAsia="Aptos" w:hAnsi="Aptos" w:cs="Aptos"/>
          <w:b/>
          <w:bCs/>
        </w:rPr>
        <w:t>buscaFuncionario</w:t>
      </w:r>
      <w:proofErr w:type="spellEnd"/>
      <w:r w:rsidRPr="137B8633">
        <w:rPr>
          <w:rFonts w:ascii="Aptos" w:eastAsia="Aptos" w:hAnsi="Aptos" w:cs="Aptos"/>
          <w:b/>
          <w:bCs/>
        </w:rPr>
        <w:t>(</w:t>
      </w:r>
      <w:proofErr w:type="spellStart"/>
      <w:r w:rsidRPr="137B8633">
        <w:rPr>
          <w:rFonts w:ascii="Aptos" w:eastAsia="Aptos" w:hAnsi="Aptos" w:cs="Aptos"/>
          <w:b/>
          <w:bCs/>
        </w:rPr>
        <w:t>id_funcionario</w:t>
      </w:r>
      <w:proofErr w:type="spellEnd"/>
      <w:r w:rsidRPr="137B8633">
        <w:rPr>
          <w:rFonts w:ascii="Aptos" w:eastAsia="Aptos" w:hAnsi="Aptos" w:cs="Aptos"/>
          <w:b/>
          <w:bCs/>
        </w:rPr>
        <w:t>)</w:t>
      </w:r>
      <w:r w:rsidRPr="137B8633">
        <w:rPr>
          <w:rFonts w:ascii="Aptos" w:eastAsia="Aptos" w:hAnsi="Aptos" w:cs="Aptos"/>
        </w:rPr>
        <w:t>.</w:t>
      </w:r>
    </w:p>
    <w:p w14:paraId="6B4A4218" w14:textId="58727A6B" w:rsidR="749DF017" w:rsidRDefault="749DF017" w:rsidP="137B8633">
      <w:pPr>
        <w:pStyle w:val="PargrafodaLista"/>
        <w:numPr>
          <w:ilvl w:val="1"/>
          <w:numId w:val="25"/>
        </w:numPr>
        <w:spacing w:before="240" w:after="240"/>
        <w:jc w:val="both"/>
        <w:rPr>
          <w:rFonts w:ascii="Aptos" w:eastAsia="Aptos" w:hAnsi="Aptos" w:cs="Aptos"/>
        </w:rPr>
      </w:pPr>
      <w:r w:rsidRPr="137B8633">
        <w:rPr>
          <w:rFonts w:ascii="Aptos" w:eastAsia="Aptos" w:hAnsi="Aptos" w:cs="Aptos"/>
        </w:rPr>
        <w:t xml:space="preserve">O banco retorna os </w:t>
      </w:r>
      <w:proofErr w:type="spellStart"/>
      <w:r w:rsidRPr="137B8633">
        <w:rPr>
          <w:rFonts w:ascii="Aptos" w:eastAsia="Aptos" w:hAnsi="Aptos" w:cs="Aptos"/>
          <w:b/>
          <w:bCs/>
        </w:rPr>
        <w:t>detalhesDoFuncionario</w:t>
      </w:r>
      <w:proofErr w:type="spellEnd"/>
      <w:r w:rsidRPr="137B8633">
        <w:rPr>
          <w:rFonts w:ascii="Aptos" w:eastAsia="Aptos" w:hAnsi="Aptos" w:cs="Aptos"/>
        </w:rPr>
        <w:t>.</w:t>
      </w:r>
    </w:p>
    <w:p w14:paraId="2650539C" w14:textId="4B684AB9" w:rsidR="749DF017" w:rsidRDefault="749DF017" w:rsidP="137B8633">
      <w:pPr>
        <w:pStyle w:val="PargrafodaLista"/>
        <w:numPr>
          <w:ilvl w:val="1"/>
          <w:numId w:val="25"/>
        </w:numPr>
        <w:spacing w:before="240" w:after="240"/>
        <w:jc w:val="both"/>
        <w:rPr>
          <w:rFonts w:ascii="Aptos" w:eastAsia="Aptos" w:hAnsi="Aptos" w:cs="Aptos"/>
        </w:rPr>
      </w:pPr>
      <w:r w:rsidRPr="137B8633">
        <w:rPr>
          <w:rFonts w:ascii="Aptos" w:eastAsia="Aptos" w:hAnsi="Aptos" w:cs="Aptos"/>
        </w:rPr>
        <w:t xml:space="preserve">O sistema exibe a aba de cadastro com </w:t>
      </w:r>
      <w:proofErr w:type="spellStart"/>
      <w:r w:rsidRPr="137B8633">
        <w:rPr>
          <w:rFonts w:ascii="Aptos" w:eastAsia="Aptos" w:hAnsi="Aptos" w:cs="Aptos"/>
          <w:b/>
          <w:bCs/>
        </w:rPr>
        <w:t>exibirAbaDeFuncionarios</w:t>
      </w:r>
      <w:proofErr w:type="spellEnd"/>
      <w:r w:rsidRPr="137B8633">
        <w:rPr>
          <w:rFonts w:ascii="Aptos" w:eastAsia="Aptos" w:hAnsi="Aptos" w:cs="Aptos"/>
        </w:rPr>
        <w:t>.</w:t>
      </w:r>
    </w:p>
    <w:p w14:paraId="3DEF25EB" w14:textId="7089A766" w:rsidR="749DF017" w:rsidRDefault="749DF017" w:rsidP="137B8633">
      <w:pPr>
        <w:pStyle w:val="PargrafodaLista"/>
        <w:numPr>
          <w:ilvl w:val="0"/>
          <w:numId w:val="25"/>
        </w:numPr>
        <w:spacing w:before="240" w:after="240"/>
        <w:jc w:val="both"/>
        <w:rPr>
          <w:rFonts w:ascii="Aptos" w:eastAsia="Aptos" w:hAnsi="Aptos" w:cs="Aptos"/>
        </w:rPr>
      </w:pPr>
      <w:proofErr w:type="spellStart"/>
      <w:proofErr w:type="gramStart"/>
      <w:r w:rsidRPr="137B8633">
        <w:rPr>
          <w:rFonts w:ascii="Aptos" w:eastAsia="Aptos" w:hAnsi="Aptos" w:cs="Aptos"/>
          <w:b/>
          <w:bCs/>
        </w:rPr>
        <w:t>cadastrarFuncionario</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 O administrador insere os dados do novo funcionário e envia para cadastro.</w:t>
      </w:r>
    </w:p>
    <w:p w14:paraId="041CD5AA" w14:textId="0DA961DC" w:rsidR="749DF017" w:rsidRDefault="749DF017" w:rsidP="137B8633">
      <w:pPr>
        <w:pStyle w:val="PargrafodaLista"/>
        <w:numPr>
          <w:ilvl w:val="1"/>
          <w:numId w:val="25"/>
        </w:numPr>
        <w:spacing w:before="240" w:after="240"/>
        <w:jc w:val="both"/>
        <w:rPr>
          <w:rFonts w:ascii="Aptos" w:eastAsia="Aptos" w:hAnsi="Aptos" w:cs="Aptos"/>
        </w:rPr>
      </w:pPr>
      <w:r w:rsidRPr="137B8633">
        <w:rPr>
          <w:rFonts w:ascii="Aptos" w:eastAsia="Aptos" w:hAnsi="Aptos" w:cs="Aptos"/>
        </w:rPr>
        <w:t xml:space="preserve">O sistema realiza o comando </w:t>
      </w:r>
      <w:proofErr w:type="spellStart"/>
      <w:proofErr w:type="gramStart"/>
      <w:r w:rsidRPr="137B8633">
        <w:rPr>
          <w:rFonts w:ascii="Aptos" w:eastAsia="Aptos" w:hAnsi="Aptos" w:cs="Aptos"/>
          <w:b/>
          <w:bCs/>
        </w:rPr>
        <w:t>adicionarFuncionario</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 xml:space="preserve"> no banco de dados.</w:t>
      </w:r>
    </w:p>
    <w:p w14:paraId="6C72E14E" w14:textId="51AAB09C" w:rsidR="749DF017" w:rsidRDefault="749DF017" w:rsidP="137B8633">
      <w:pPr>
        <w:pStyle w:val="PargrafodaLista"/>
        <w:numPr>
          <w:ilvl w:val="1"/>
          <w:numId w:val="25"/>
        </w:numPr>
        <w:spacing w:before="240" w:after="240"/>
        <w:jc w:val="both"/>
        <w:rPr>
          <w:rFonts w:ascii="Aptos" w:eastAsia="Aptos" w:hAnsi="Aptos" w:cs="Aptos"/>
        </w:rPr>
      </w:pPr>
      <w:r w:rsidRPr="137B8633">
        <w:rPr>
          <w:rFonts w:ascii="Aptos" w:eastAsia="Aptos" w:hAnsi="Aptos" w:cs="Aptos"/>
        </w:rPr>
        <w:t xml:space="preserve">O banco de dados pode retornar </w:t>
      </w:r>
      <w:r w:rsidRPr="137B8633">
        <w:rPr>
          <w:rFonts w:ascii="Aptos" w:eastAsia="Aptos" w:hAnsi="Aptos" w:cs="Aptos"/>
          <w:b/>
          <w:bCs/>
        </w:rPr>
        <w:t>erro/confirmação</w:t>
      </w:r>
      <w:r w:rsidRPr="137B8633">
        <w:rPr>
          <w:rFonts w:ascii="Aptos" w:eastAsia="Aptos" w:hAnsi="Aptos" w:cs="Aptos"/>
        </w:rPr>
        <w:t>.</w:t>
      </w:r>
    </w:p>
    <w:p w14:paraId="1B84C213" w14:textId="57A7C2F0" w:rsidR="749DF017" w:rsidRDefault="749DF017" w:rsidP="137B8633">
      <w:pPr>
        <w:pStyle w:val="PargrafodaLista"/>
        <w:numPr>
          <w:ilvl w:val="1"/>
          <w:numId w:val="25"/>
        </w:numPr>
        <w:spacing w:before="240" w:after="240"/>
        <w:jc w:val="both"/>
        <w:rPr>
          <w:rFonts w:ascii="Aptos" w:eastAsia="Aptos" w:hAnsi="Aptos" w:cs="Aptos"/>
        </w:rPr>
      </w:pPr>
      <w:r w:rsidRPr="137B8633">
        <w:rPr>
          <w:rFonts w:ascii="Aptos" w:eastAsia="Aptos" w:hAnsi="Aptos" w:cs="Aptos"/>
        </w:rPr>
        <w:t xml:space="preserve">O sistema então executa a </w:t>
      </w:r>
      <w:proofErr w:type="spellStart"/>
      <w:proofErr w:type="gramStart"/>
      <w:r w:rsidRPr="137B8633">
        <w:rPr>
          <w:rFonts w:ascii="Aptos" w:eastAsia="Aptos" w:hAnsi="Aptos" w:cs="Aptos"/>
          <w:b/>
          <w:bCs/>
        </w:rPr>
        <w:t>validaNovoFuncionario</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 verificando se os dados são válidos.</w:t>
      </w:r>
    </w:p>
    <w:p w14:paraId="2E79267F" w14:textId="0DB8D6BF" w:rsidR="749DF017" w:rsidRDefault="749DF017" w:rsidP="137B8633">
      <w:pPr>
        <w:pStyle w:val="PargrafodaLista"/>
        <w:numPr>
          <w:ilvl w:val="1"/>
          <w:numId w:val="25"/>
        </w:numPr>
        <w:spacing w:before="240" w:after="240"/>
        <w:jc w:val="both"/>
        <w:rPr>
          <w:rFonts w:ascii="Aptos" w:eastAsia="Aptos" w:hAnsi="Aptos" w:cs="Aptos"/>
        </w:rPr>
      </w:pPr>
      <w:r w:rsidRPr="137B8633">
        <w:rPr>
          <w:rFonts w:ascii="Aptos" w:eastAsia="Aptos" w:hAnsi="Aptos" w:cs="Aptos"/>
        </w:rPr>
        <w:t xml:space="preserve">O banco retorna novamente </w:t>
      </w:r>
      <w:r w:rsidRPr="137B8633">
        <w:rPr>
          <w:rFonts w:ascii="Aptos" w:eastAsia="Aptos" w:hAnsi="Aptos" w:cs="Aptos"/>
          <w:b/>
          <w:bCs/>
        </w:rPr>
        <w:t>erro/confirmação</w:t>
      </w:r>
      <w:r w:rsidRPr="137B8633">
        <w:rPr>
          <w:rFonts w:ascii="Aptos" w:eastAsia="Aptos" w:hAnsi="Aptos" w:cs="Aptos"/>
        </w:rPr>
        <w:t>.</w:t>
      </w:r>
    </w:p>
    <w:p w14:paraId="284E5BA9" w14:textId="1FE3004E" w:rsidR="749DF017" w:rsidRDefault="749DF017" w:rsidP="137B8633">
      <w:pPr>
        <w:pStyle w:val="PargrafodaLista"/>
        <w:numPr>
          <w:ilvl w:val="1"/>
          <w:numId w:val="25"/>
        </w:numPr>
        <w:spacing w:before="240" w:after="240"/>
        <w:jc w:val="both"/>
        <w:rPr>
          <w:rFonts w:ascii="Aptos" w:eastAsia="Aptos" w:hAnsi="Aptos" w:cs="Aptos"/>
        </w:rPr>
      </w:pPr>
      <w:r w:rsidRPr="137B8633">
        <w:rPr>
          <w:rFonts w:ascii="Aptos" w:eastAsia="Aptos" w:hAnsi="Aptos" w:cs="Aptos"/>
        </w:rPr>
        <w:t xml:space="preserve">Se bem-sucedido, o sistema responde com </w:t>
      </w:r>
      <w:proofErr w:type="spellStart"/>
      <w:r w:rsidRPr="137B8633">
        <w:rPr>
          <w:rFonts w:ascii="Aptos" w:eastAsia="Aptos" w:hAnsi="Aptos" w:cs="Aptos"/>
          <w:b/>
          <w:bCs/>
        </w:rPr>
        <w:t>funcionarioCadastrado</w:t>
      </w:r>
      <w:proofErr w:type="spellEnd"/>
      <w:r w:rsidRPr="137B8633">
        <w:rPr>
          <w:rFonts w:ascii="Aptos" w:eastAsia="Aptos" w:hAnsi="Aptos" w:cs="Aptos"/>
        </w:rPr>
        <w:t>.</w:t>
      </w:r>
    </w:p>
    <w:p w14:paraId="642D1C27" w14:textId="5C3CE011" w:rsidR="749DF017" w:rsidRDefault="749DF017" w:rsidP="137B8633">
      <w:pPr>
        <w:spacing w:before="240" w:after="240"/>
        <w:jc w:val="both"/>
      </w:pPr>
      <w:r w:rsidRPr="137B8633">
        <w:rPr>
          <w:rFonts w:ascii="Aptos" w:eastAsia="Aptos" w:hAnsi="Aptos" w:cs="Aptos"/>
          <w:b/>
          <w:bCs/>
        </w:rPr>
        <w:t>Fluxo Alternativo (dados inválidos):</w:t>
      </w:r>
    </w:p>
    <w:p w14:paraId="3378797D" w14:textId="15D1202F" w:rsidR="749DF017" w:rsidRDefault="749DF017" w:rsidP="137B8633">
      <w:pPr>
        <w:pStyle w:val="PargrafodaLista"/>
        <w:numPr>
          <w:ilvl w:val="0"/>
          <w:numId w:val="24"/>
        </w:numPr>
        <w:spacing w:before="240" w:after="240"/>
        <w:jc w:val="both"/>
        <w:rPr>
          <w:rFonts w:ascii="Aptos" w:eastAsia="Aptos" w:hAnsi="Aptos" w:cs="Aptos"/>
        </w:rPr>
      </w:pPr>
      <w:proofErr w:type="spellStart"/>
      <w:proofErr w:type="gramStart"/>
      <w:r w:rsidRPr="137B8633">
        <w:rPr>
          <w:rFonts w:ascii="Aptos" w:eastAsia="Aptos" w:hAnsi="Aptos" w:cs="Aptos"/>
          <w:b/>
          <w:bCs/>
        </w:rPr>
        <w:t>dadosInvalidos</w:t>
      </w:r>
      <w:proofErr w:type="spellEnd"/>
      <w:r w:rsidRPr="137B8633">
        <w:rPr>
          <w:rFonts w:ascii="Aptos" w:eastAsia="Aptos" w:hAnsi="Aptos" w:cs="Aptos"/>
          <w:b/>
          <w:bCs/>
        </w:rPr>
        <w:t>(</w:t>
      </w:r>
      <w:proofErr w:type="gramEnd"/>
      <w:r w:rsidRPr="137B8633">
        <w:rPr>
          <w:rFonts w:ascii="Aptos" w:eastAsia="Aptos" w:hAnsi="Aptos" w:cs="Aptos"/>
          <w:b/>
          <w:bCs/>
        </w:rPr>
        <w:t>)</w:t>
      </w:r>
      <w:r w:rsidRPr="137B8633">
        <w:rPr>
          <w:rFonts w:ascii="Aptos" w:eastAsia="Aptos" w:hAnsi="Aptos" w:cs="Aptos"/>
        </w:rPr>
        <w:t>: Caso os dados informados sejam inválidos, o sistema avisa o administrador.</w:t>
      </w:r>
    </w:p>
    <w:p w14:paraId="4D32DB1F" w14:textId="5E07B20B" w:rsidR="749DF017" w:rsidRDefault="749DF017" w:rsidP="137B8633">
      <w:pPr>
        <w:pStyle w:val="PargrafodaLista"/>
        <w:numPr>
          <w:ilvl w:val="1"/>
          <w:numId w:val="24"/>
        </w:numPr>
        <w:spacing w:before="240" w:after="240"/>
        <w:jc w:val="both"/>
        <w:rPr>
          <w:rFonts w:ascii="Aptos" w:eastAsia="Aptos" w:hAnsi="Aptos" w:cs="Aptos"/>
        </w:rPr>
      </w:pPr>
      <w:r w:rsidRPr="137B8633">
        <w:rPr>
          <w:rFonts w:ascii="Aptos" w:eastAsia="Aptos" w:hAnsi="Aptos" w:cs="Aptos"/>
        </w:rPr>
        <w:t xml:space="preserve">A aba de funcionários é recarregada com a mensagem de erro por meio de </w:t>
      </w:r>
      <w:proofErr w:type="spellStart"/>
      <w:r w:rsidRPr="137B8633">
        <w:rPr>
          <w:rFonts w:ascii="Aptos" w:eastAsia="Aptos" w:hAnsi="Aptos" w:cs="Aptos"/>
          <w:b/>
          <w:bCs/>
        </w:rPr>
        <w:t>exibirAbaDeFuncionarios</w:t>
      </w:r>
      <w:proofErr w:type="spellEnd"/>
      <w:r w:rsidRPr="137B8633">
        <w:rPr>
          <w:rFonts w:ascii="Aptos" w:eastAsia="Aptos" w:hAnsi="Aptos" w:cs="Aptos"/>
        </w:rPr>
        <w:t>.</w:t>
      </w:r>
    </w:p>
    <w:p w14:paraId="000441B2" w14:textId="2663298C" w:rsidR="749DF017" w:rsidRDefault="749DF017" w:rsidP="137B8633">
      <w:pPr>
        <w:spacing w:before="240" w:after="240"/>
        <w:jc w:val="both"/>
      </w:pPr>
      <w:r w:rsidRPr="137B8633">
        <w:rPr>
          <w:rFonts w:ascii="Aptos" w:eastAsia="Aptos" w:hAnsi="Aptos" w:cs="Aptos"/>
          <w:b/>
          <w:bCs/>
        </w:rPr>
        <w:t>Observações:</w:t>
      </w:r>
    </w:p>
    <w:p w14:paraId="095200D3" w14:textId="4605950E" w:rsidR="749DF017" w:rsidRDefault="749DF017" w:rsidP="137B8633">
      <w:pPr>
        <w:pStyle w:val="PargrafodaLista"/>
        <w:numPr>
          <w:ilvl w:val="0"/>
          <w:numId w:val="23"/>
        </w:numPr>
        <w:spacing w:before="240" w:after="240"/>
        <w:jc w:val="both"/>
        <w:rPr>
          <w:rFonts w:ascii="Aptos" w:eastAsia="Aptos" w:hAnsi="Aptos" w:cs="Aptos"/>
        </w:rPr>
      </w:pPr>
      <w:r w:rsidRPr="137B8633">
        <w:rPr>
          <w:rFonts w:ascii="Aptos" w:eastAsia="Aptos" w:hAnsi="Aptos" w:cs="Aptos"/>
        </w:rPr>
        <w:t>O fluxo cobre tanto o cenário de sucesso quanto o de erro, demonstrando robustez no tratamento de dados inválidos.</w:t>
      </w:r>
    </w:p>
    <w:p w14:paraId="0BBC4BD2" w14:textId="7F0A720B" w:rsidR="749DF017" w:rsidRDefault="749DF017" w:rsidP="137B8633">
      <w:pPr>
        <w:pStyle w:val="PargrafodaLista"/>
        <w:numPr>
          <w:ilvl w:val="0"/>
          <w:numId w:val="23"/>
        </w:numPr>
        <w:spacing w:before="240" w:after="240"/>
        <w:jc w:val="both"/>
        <w:rPr>
          <w:rFonts w:ascii="Aptos" w:eastAsia="Aptos" w:hAnsi="Aptos" w:cs="Aptos"/>
        </w:rPr>
      </w:pPr>
      <w:r w:rsidRPr="137B8633">
        <w:rPr>
          <w:rFonts w:ascii="Aptos" w:eastAsia="Aptos" w:hAnsi="Aptos" w:cs="Aptos"/>
        </w:rPr>
        <w:t>O processo envolve múltiplas interações com o banco de dados, tanto para busca quanto para validação e inserção.</w:t>
      </w:r>
    </w:p>
    <w:p w14:paraId="5ECA8FC8" w14:textId="06112985" w:rsidR="749DF017" w:rsidRDefault="749DF017" w:rsidP="137B8633">
      <w:pPr>
        <w:pStyle w:val="PargrafodaLista"/>
        <w:numPr>
          <w:ilvl w:val="0"/>
          <w:numId w:val="23"/>
        </w:numPr>
        <w:spacing w:before="240" w:after="240"/>
        <w:jc w:val="both"/>
        <w:rPr>
          <w:rFonts w:ascii="Aptos" w:eastAsia="Aptos" w:hAnsi="Aptos" w:cs="Aptos"/>
        </w:rPr>
      </w:pPr>
      <w:r w:rsidRPr="137B8633">
        <w:rPr>
          <w:rFonts w:ascii="Aptos" w:eastAsia="Aptos" w:hAnsi="Aptos" w:cs="Aptos"/>
        </w:rPr>
        <w:t>As respostas assíncronas retornam ao administrador de forma clara para permitir correções, se necessário.</w:t>
      </w:r>
    </w:p>
    <w:p w14:paraId="6EF5ADCB" w14:textId="2F7FC83E" w:rsidR="137B8633" w:rsidRDefault="137B8633" w:rsidP="137B8633">
      <w:pPr>
        <w:jc w:val="both"/>
      </w:pPr>
    </w:p>
    <w:p w14:paraId="43B360B1" w14:textId="6261B12F" w:rsidR="32F3E607" w:rsidRDefault="44DA745B" w:rsidP="3BB2554F">
      <w:pPr>
        <w:pStyle w:val="Ttulo2"/>
        <w:rPr>
          <w:rFonts w:ascii="Arial" w:eastAsia="Arial" w:hAnsi="Arial" w:cs="Arial"/>
          <w:b/>
          <w:bCs/>
          <w:color w:val="000000" w:themeColor="text1"/>
        </w:rPr>
      </w:pPr>
      <w:bookmarkStart w:id="73" w:name="_Toc2053100620"/>
      <w:bookmarkStart w:id="74" w:name="_Toc1714693145"/>
      <w:bookmarkStart w:id="75" w:name="_Toc18249474"/>
      <w:r w:rsidRPr="3BB2554F">
        <w:rPr>
          <w:color w:val="000000" w:themeColor="text1"/>
        </w:rPr>
        <w:t xml:space="preserve">5.5 </w:t>
      </w:r>
      <w:r w:rsidR="33FF903B" w:rsidRPr="3BB2554F">
        <w:rPr>
          <w:color w:val="000000" w:themeColor="text1"/>
        </w:rPr>
        <w:t>Diagrama de Estados</w:t>
      </w:r>
      <w:bookmarkEnd w:id="73"/>
      <w:bookmarkEnd w:id="74"/>
      <w:bookmarkEnd w:id="75"/>
    </w:p>
    <w:p w14:paraId="4CD34F6F" w14:textId="79A79BFA" w:rsidR="32F3E607" w:rsidRDefault="6930641E" w:rsidP="137B8633">
      <w:pPr>
        <w:jc w:val="both"/>
        <w:rPr>
          <w:rFonts w:ascii="Arial" w:eastAsia="Arial" w:hAnsi="Arial" w:cs="Arial"/>
          <w:b/>
          <w:bCs/>
          <w:color w:val="000000" w:themeColor="text1"/>
        </w:rPr>
      </w:pPr>
      <w:r w:rsidRPr="3BB2554F">
        <w:rPr>
          <w:rFonts w:ascii="Arial" w:eastAsia="Arial" w:hAnsi="Arial" w:cs="Arial"/>
          <w:b/>
          <w:bCs/>
          <w:color w:val="000000" w:themeColor="text1"/>
        </w:rPr>
        <w:t xml:space="preserve">DE01 - </w:t>
      </w:r>
      <w:r w:rsidR="33FF903B" w:rsidRPr="3BB2554F">
        <w:rPr>
          <w:rFonts w:ascii="Arial" w:eastAsia="Arial" w:hAnsi="Arial" w:cs="Arial"/>
          <w:b/>
          <w:bCs/>
          <w:color w:val="000000" w:themeColor="text1"/>
        </w:rPr>
        <w:t>Cadastro de Usuário</w:t>
      </w:r>
    </w:p>
    <w:p w14:paraId="38DABD01" w14:textId="7E46B1A0" w:rsidR="0BE70918" w:rsidRDefault="0BE70918" w:rsidP="3BB2554F">
      <w:pPr>
        <w:ind w:firstLine="708"/>
        <w:jc w:val="center"/>
        <w:rPr>
          <w:rFonts w:ascii="Arial" w:eastAsia="Arial" w:hAnsi="Arial" w:cs="Arial"/>
        </w:rPr>
      </w:pPr>
      <w:r w:rsidRPr="3BB2554F">
        <w:rPr>
          <w:rFonts w:ascii="Arial" w:eastAsia="Arial" w:hAnsi="Arial" w:cs="Arial"/>
        </w:rPr>
        <w:lastRenderedPageBreak/>
        <w:t xml:space="preserve">Figura 21: Diagrama De Cadastro Do Usuário </w:t>
      </w:r>
    </w:p>
    <w:p w14:paraId="25B15A1E" w14:textId="39F7470D" w:rsidR="7C603F90" w:rsidRDefault="3F862BC6" w:rsidP="3BB2554F">
      <w:pPr>
        <w:spacing w:before="281" w:after="281"/>
        <w:jc w:val="center"/>
        <w:rPr>
          <w:rFonts w:ascii="Arial" w:eastAsia="Arial" w:hAnsi="Arial" w:cs="Arial"/>
        </w:rPr>
      </w:pPr>
      <w:r>
        <w:rPr>
          <w:noProof/>
        </w:rPr>
        <w:drawing>
          <wp:inline distT="0" distB="0" distL="0" distR="0" wp14:anchorId="7F834CFE" wp14:editId="7BD92032">
            <wp:extent cx="5724524" cy="2752725"/>
            <wp:effectExtent l="0" t="0" r="0" b="0"/>
            <wp:docPr id="2097000675" name="Imagem 2097000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9700067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4524" cy="2752725"/>
                    </a:xfrm>
                    <a:prstGeom prst="rect">
                      <a:avLst/>
                    </a:prstGeom>
                  </pic:spPr>
                </pic:pic>
              </a:graphicData>
            </a:graphic>
          </wp:inline>
        </w:drawing>
      </w:r>
      <w:r w:rsidR="431541E8" w:rsidRPr="3BB2554F">
        <w:rPr>
          <w:rFonts w:ascii="Aptos" w:eastAsia="Aptos" w:hAnsi="Aptos" w:cs="Aptos"/>
          <w:b/>
          <w:bCs/>
          <w:color w:val="000000" w:themeColor="text1"/>
          <w:sz w:val="20"/>
          <w:szCs w:val="20"/>
        </w:rPr>
        <w:t>Fonte:</w:t>
      </w:r>
      <w:r w:rsidR="431541E8" w:rsidRPr="3BB2554F">
        <w:rPr>
          <w:rFonts w:ascii="Aptos" w:eastAsia="Aptos" w:hAnsi="Aptos" w:cs="Aptos"/>
          <w:color w:val="000000" w:themeColor="text1"/>
          <w:sz w:val="20"/>
          <w:szCs w:val="20"/>
        </w:rPr>
        <w:t xml:space="preserve"> Elaborado pelos Autores.</w:t>
      </w:r>
      <w:r w:rsidR="431541E8" w:rsidRPr="3BB2554F">
        <w:rPr>
          <w:rFonts w:ascii="Arial" w:eastAsia="Arial" w:hAnsi="Arial" w:cs="Arial"/>
          <w:b/>
          <w:bCs/>
          <w:color w:val="000000" w:themeColor="text1"/>
          <w:sz w:val="20"/>
          <w:szCs w:val="20"/>
        </w:rPr>
        <w:t xml:space="preserve"> </w:t>
      </w:r>
    </w:p>
    <w:p w14:paraId="59053754" w14:textId="72674CFB" w:rsidR="7C603F90" w:rsidRDefault="0A8036B3" w:rsidP="3BB2554F">
      <w:pPr>
        <w:spacing w:before="281" w:after="281"/>
        <w:ind w:firstLine="708"/>
        <w:jc w:val="both"/>
        <w:rPr>
          <w:rFonts w:ascii="Arial" w:eastAsia="Arial" w:hAnsi="Arial" w:cs="Arial"/>
          <w:b/>
          <w:bCs/>
          <w:color w:val="000000" w:themeColor="text1"/>
        </w:rPr>
      </w:pPr>
      <w:r w:rsidRPr="3BB2554F">
        <w:rPr>
          <w:rFonts w:ascii="Arial" w:eastAsia="Arial" w:hAnsi="Arial" w:cs="Arial"/>
        </w:rPr>
        <w:t>O diagrama descreve o fluxo do processo de cadastro de um usuário no sistema, desde a verificação da sua existência até a validação de seus dados. Ele mostra como o sistema reage dependendo do estado atual do usuário e das informações fornecidas por ele.</w:t>
      </w:r>
      <w:r w:rsidRPr="3BB2554F">
        <w:rPr>
          <w:rFonts w:ascii="Arial" w:eastAsia="Arial" w:hAnsi="Arial" w:cs="Arial"/>
          <w:b/>
          <w:bCs/>
          <w:color w:val="000000" w:themeColor="text1"/>
        </w:rPr>
        <w:t xml:space="preserve"> </w:t>
      </w:r>
    </w:p>
    <w:p w14:paraId="031D7BCC" w14:textId="723B5414" w:rsidR="7C603F90" w:rsidRDefault="5C579C91" w:rsidP="137B8633">
      <w:pPr>
        <w:spacing w:before="281" w:after="281"/>
        <w:jc w:val="both"/>
        <w:rPr>
          <w:rFonts w:ascii="Arial" w:eastAsia="Arial" w:hAnsi="Arial" w:cs="Arial"/>
          <w:b/>
          <w:bCs/>
          <w:color w:val="000000" w:themeColor="text1"/>
        </w:rPr>
      </w:pPr>
      <w:r w:rsidRPr="3BB2554F">
        <w:rPr>
          <w:rFonts w:ascii="Arial" w:eastAsia="Arial" w:hAnsi="Arial" w:cs="Arial"/>
          <w:b/>
          <w:bCs/>
          <w:color w:val="000000" w:themeColor="text1"/>
        </w:rPr>
        <w:t>Estados e Transições Explicados</w:t>
      </w:r>
    </w:p>
    <w:p w14:paraId="586BF1BA" w14:textId="0D58A403" w:rsidR="74D7376F" w:rsidRDefault="74D7376F" w:rsidP="137B8633">
      <w:pPr>
        <w:jc w:val="both"/>
        <w:rPr>
          <w:rFonts w:ascii="Arial" w:eastAsia="Arial" w:hAnsi="Arial" w:cs="Arial"/>
        </w:rPr>
      </w:pPr>
      <w:r w:rsidRPr="137B8633">
        <w:rPr>
          <w:rFonts w:ascii="Arial" w:eastAsia="Arial" w:hAnsi="Arial" w:cs="Arial"/>
          <w:b/>
          <w:bCs/>
        </w:rPr>
        <w:t xml:space="preserve">1. </w:t>
      </w:r>
      <w:r w:rsidR="48C389D4" w:rsidRPr="137B8633">
        <w:rPr>
          <w:rFonts w:ascii="Arial" w:eastAsia="Arial" w:hAnsi="Arial" w:cs="Arial"/>
          <w:b/>
          <w:bCs/>
        </w:rPr>
        <w:t>Estado Inicial (●)</w:t>
      </w:r>
      <w:r>
        <w:br/>
      </w:r>
      <w:r w:rsidR="5770DC3F" w:rsidRPr="137B8633">
        <w:rPr>
          <w:rFonts w:ascii="Arial" w:eastAsia="Arial" w:hAnsi="Arial" w:cs="Arial"/>
        </w:rPr>
        <w:t>O ponto de partida do diagrama.</w:t>
      </w:r>
    </w:p>
    <w:p w14:paraId="029C1045" w14:textId="5248B627" w:rsidR="5770DC3F" w:rsidRDefault="5770DC3F" w:rsidP="137B8633">
      <w:pPr>
        <w:pStyle w:val="PargrafodaLista"/>
        <w:numPr>
          <w:ilvl w:val="0"/>
          <w:numId w:val="175"/>
        </w:numPr>
        <w:spacing w:before="240" w:after="240"/>
        <w:rPr>
          <w:rFonts w:ascii="Arial" w:eastAsia="Arial" w:hAnsi="Arial" w:cs="Arial"/>
        </w:rPr>
      </w:pPr>
      <w:r w:rsidRPr="137B8633">
        <w:rPr>
          <w:rFonts w:ascii="Arial" w:eastAsia="Arial" w:hAnsi="Arial" w:cs="Arial"/>
        </w:rPr>
        <w:t>Direciona para uma verificação de condição.</w:t>
      </w:r>
    </w:p>
    <w:p w14:paraId="3BEBE601" w14:textId="147B0A84" w:rsidR="7B81136B" w:rsidRDefault="7B81136B" w:rsidP="137B8633">
      <w:pPr>
        <w:spacing w:before="240" w:after="240"/>
        <w:rPr>
          <w:rFonts w:ascii="Arial" w:eastAsia="Arial" w:hAnsi="Arial" w:cs="Arial"/>
          <w:b/>
          <w:bCs/>
        </w:rPr>
      </w:pPr>
      <w:r w:rsidRPr="137B8633">
        <w:rPr>
          <w:rFonts w:ascii="Arial" w:eastAsia="Arial" w:hAnsi="Arial" w:cs="Arial"/>
          <w:b/>
          <w:bCs/>
        </w:rPr>
        <w:t xml:space="preserve">2. </w:t>
      </w:r>
      <w:r w:rsidR="5770DC3F" w:rsidRPr="137B8633">
        <w:rPr>
          <w:rFonts w:ascii="Arial" w:eastAsia="Arial" w:hAnsi="Arial" w:cs="Arial"/>
          <w:b/>
          <w:bCs/>
        </w:rPr>
        <w:t>Decisão Inicial (losango com duas saídas)</w:t>
      </w:r>
    </w:p>
    <w:p w14:paraId="6978A2FD" w14:textId="59C258E1" w:rsidR="5770DC3F" w:rsidRDefault="5770DC3F" w:rsidP="137B8633">
      <w:pPr>
        <w:pStyle w:val="PargrafodaLista"/>
        <w:numPr>
          <w:ilvl w:val="0"/>
          <w:numId w:val="178"/>
        </w:numPr>
        <w:spacing w:before="240" w:after="240"/>
        <w:rPr>
          <w:rFonts w:ascii="Arial" w:eastAsia="Arial" w:hAnsi="Arial" w:cs="Arial"/>
        </w:rPr>
      </w:pPr>
      <w:r w:rsidRPr="137B8633">
        <w:rPr>
          <w:rFonts w:ascii="Arial" w:eastAsia="Arial" w:hAnsi="Arial" w:cs="Arial"/>
        </w:rPr>
        <w:t xml:space="preserve">Avalia se o </w:t>
      </w:r>
      <w:r w:rsidRPr="137B8633">
        <w:rPr>
          <w:rFonts w:ascii="Arial" w:eastAsia="Arial" w:hAnsi="Arial" w:cs="Arial"/>
          <w:b/>
          <w:bCs/>
        </w:rPr>
        <w:t>usuário está presente no sistema</w:t>
      </w:r>
      <w:r w:rsidRPr="137B8633">
        <w:rPr>
          <w:rFonts w:ascii="Arial" w:eastAsia="Arial" w:hAnsi="Arial" w:cs="Arial"/>
        </w:rPr>
        <w:t xml:space="preserve"> ou </w:t>
      </w:r>
      <w:r w:rsidRPr="137B8633">
        <w:rPr>
          <w:rFonts w:ascii="Arial" w:eastAsia="Arial" w:hAnsi="Arial" w:cs="Arial"/>
          <w:b/>
          <w:bCs/>
        </w:rPr>
        <w:t>fora do sistema</w:t>
      </w:r>
      <w:r w:rsidRPr="137B8633">
        <w:rPr>
          <w:rFonts w:ascii="Arial" w:eastAsia="Arial" w:hAnsi="Arial" w:cs="Arial"/>
        </w:rPr>
        <w:t>:</w:t>
      </w:r>
    </w:p>
    <w:p w14:paraId="15A2D867" w14:textId="7253C12B" w:rsidR="5770DC3F" w:rsidRDefault="5770DC3F" w:rsidP="137B8633">
      <w:pPr>
        <w:pStyle w:val="PargrafodaLista"/>
        <w:numPr>
          <w:ilvl w:val="1"/>
          <w:numId w:val="178"/>
        </w:numPr>
        <w:spacing w:before="240" w:after="240"/>
        <w:rPr>
          <w:rFonts w:ascii="Arial" w:eastAsia="Arial" w:hAnsi="Arial" w:cs="Arial"/>
        </w:rPr>
      </w:pPr>
      <w:r w:rsidRPr="137B8633">
        <w:rPr>
          <w:rFonts w:ascii="Arial" w:eastAsia="Arial" w:hAnsi="Arial" w:cs="Arial"/>
        </w:rPr>
        <w:t xml:space="preserve">Se </w:t>
      </w:r>
      <w:r w:rsidRPr="137B8633">
        <w:rPr>
          <w:rFonts w:ascii="Arial" w:eastAsia="Arial" w:hAnsi="Arial" w:cs="Arial"/>
          <w:b/>
          <w:bCs/>
        </w:rPr>
        <w:t>presente</w:t>
      </w:r>
      <w:r w:rsidRPr="137B8633">
        <w:rPr>
          <w:rFonts w:ascii="Arial" w:eastAsia="Arial" w:hAnsi="Arial" w:cs="Arial"/>
        </w:rPr>
        <w:t xml:space="preserve">, vai direto para o estado </w:t>
      </w:r>
      <w:r w:rsidRPr="137B8633">
        <w:rPr>
          <w:rFonts w:ascii="Arial" w:eastAsia="Arial" w:hAnsi="Arial" w:cs="Arial"/>
          <w:b/>
          <w:bCs/>
        </w:rPr>
        <w:t>Usuário Cadastrado</w:t>
      </w:r>
      <w:r w:rsidRPr="137B8633">
        <w:rPr>
          <w:rFonts w:ascii="Arial" w:eastAsia="Arial" w:hAnsi="Arial" w:cs="Arial"/>
        </w:rPr>
        <w:t>.</w:t>
      </w:r>
    </w:p>
    <w:p w14:paraId="11101F83" w14:textId="26B4F9F2" w:rsidR="5770DC3F" w:rsidRDefault="5770DC3F" w:rsidP="137B8633">
      <w:pPr>
        <w:pStyle w:val="PargrafodaLista"/>
        <w:numPr>
          <w:ilvl w:val="1"/>
          <w:numId w:val="178"/>
        </w:numPr>
        <w:spacing w:before="240" w:after="240"/>
        <w:rPr>
          <w:rFonts w:ascii="Arial" w:eastAsia="Arial" w:hAnsi="Arial" w:cs="Arial"/>
        </w:rPr>
      </w:pPr>
      <w:r w:rsidRPr="137B8633">
        <w:rPr>
          <w:rFonts w:ascii="Arial" w:eastAsia="Arial" w:hAnsi="Arial" w:cs="Arial"/>
        </w:rPr>
        <w:t xml:space="preserve">Se </w:t>
      </w:r>
      <w:r w:rsidRPr="137B8633">
        <w:rPr>
          <w:rFonts w:ascii="Arial" w:eastAsia="Arial" w:hAnsi="Arial" w:cs="Arial"/>
          <w:b/>
          <w:bCs/>
        </w:rPr>
        <w:t>fora</w:t>
      </w:r>
      <w:r w:rsidRPr="137B8633">
        <w:rPr>
          <w:rFonts w:ascii="Arial" w:eastAsia="Arial" w:hAnsi="Arial" w:cs="Arial"/>
        </w:rPr>
        <w:t xml:space="preserve">, vai para </w:t>
      </w:r>
      <w:r w:rsidRPr="137B8633">
        <w:rPr>
          <w:rFonts w:ascii="Arial" w:eastAsia="Arial" w:hAnsi="Arial" w:cs="Arial"/>
          <w:b/>
          <w:bCs/>
        </w:rPr>
        <w:t>Usuário Não-Cadastrado</w:t>
      </w:r>
      <w:r w:rsidRPr="137B8633">
        <w:rPr>
          <w:rFonts w:ascii="Arial" w:eastAsia="Arial" w:hAnsi="Arial" w:cs="Arial"/>
        </w:rPr>
        <w:t>.</w:t>
      </w:r>
    </w:p>
    <w:p w14:paraId="51B3A8B2" w14:textId="4C58EEE9" w:rsidR="137B8633" w:rsidRDefault="137B8633" w:rsidP="137B8633">
      <w:pPr>
        <w:spacing w:before="240" w:after="240"/>
        <w:rPr>
          <w:rFonts w:ascii="Arial" w:eastAsia="Arial" w:hAnsi="Arial" w:cs="Arial"/>
          <w:b/>
          <w:bCs/>
        </w:rPr>
      </w:pPr>
      <w:r w:rsidRPr="137B8633">
        <w:rPr>
          <w:rFonts w:ascii="Arial" w:eastAsia="Arial" w:hAnsi="Arial" w:cs="Arial"/>
          <w:b/>
          <w:bCs/>
        </w:rPr>
        <w:t xml:space="preserve">3. </w:t>
      </w:r>
      <w:r w:rsidR="5770DC3F" w:rsidRPr="137B8633">
        <w:rPr>
          <w:rFonts w:ascii="Arial" w:eastAsia="Arial" w:hAnsi="Arial" w:cs="Arial"/>
          <w:b/>
          <w:bCs/>
        </w:rPr>
        <w:t>Usuário Cadastrado</w:t>
      </w:r>
    </w:p>
    <w:p w14:paraId="3E74DF0E" w14:textId="4FA25C97" w:rsidR="5770DC3F" w:rsidRDefault="5770DC3F" w:rsidP="137B8633">
      <w:pPr>
        <w:pStyle w:val="PargrafodaLista"/>
        <w:numPr>
          <w:ilvl w:val="0"/>
          <w:numId w:val="174"/>
        </w:numPr>
        <w:spacing w:before="240" w:after="240"/>
        <w:rPr>
          <w:rFonts w:ascii="Arial" w:eastAsia="Arial" w:hAnsi="Arial" w:cs="Arial"/>
        </w:rPr>
      </w:pPr>
      <w:r w:rsidRPr="137B8633">
        <w:rPr>
          <w:rFonts w:ascii="Arial" w:eastAsia="Arial" w:hAnsi="Arial" w:cs="Arial"/>
        </w:rPr>
        <w:t>Estado estável onde o usuário já tem cadastro válido no sistema.</w:t>
      </w:r>
    </w:p>
    <w:p w14:paraId="3BC2B236" w14:textId="2650557D" w:rsidR="5770DC3F" w:rsidRDefault="5770DC3F" w:rsidP="137B8633">
      <w:pPr>
        <w:pStyle w:val="PargrafodaLista"/>
        <w:numPr>
          <w:ilvl w:val="0"/>
          <w:numId w:val="174"/>
        </w:numPr>
        <w:spacing w:before="240" w:after="240"/>
        <w:rPr>
          <w:rFonts w:ascii="Arial" w:eastAsia="Arial" w:hAnsi="Arial" w:cs="Arial"/>
        </w:rPr>
      </w:pPr>
      <w:r w:rsidRPr="137B8633">
        <w:rPr>
          <w:rFonts w:ascii="Arial" w:eastAsia="Arial" w:hAnsi="Arial" w:cs="Arial"/>
        </w:rPr>
        <w:t>Uma vez que o cadastro é concluído com sucesso, esse é o estado final.</w:t>
      </w:r>
    </w:p>
    <w:p w14:paraId="20F2142A" w14:textId="6F82063C" w:rsidR="5770DC3F" w:rsidRDefault="5770DC3F" w:rsidP="137B8633">
      <w:pPr>
        <w:pStyle w:val="PargrafodaLista"/>
        <w:numPr>
          <w:ilvl w:val="0"/>
          <w:numId w:val="174"/>
        </w:numPr>
        <w:spacing w:before="240" w:after="240"/>
        <w:rPr>
          <w:rFonts w:ascii="Arial" w:eastAsia="Arial" w:hAnsi="Arial" w:cs="Arial"/>
        </w:rPr>
      </w:pPr>
      <w:r w:rsidRPr="137B8633">
        <w:rPr>
          <w:rFonts w:ascii="Arial" w:eastAsia="Arial" w:hAnsi="Arial" w:cs="Arial"/>
        </w:rPr>
        <w:t>Transição: "Cadastro Concluído" (vinda de dados válidos).</w:t>
      </w:r>
    </w:p>
    <w:p w14:paraId="34A82D8F" w14:textId="43EBBA55" w:rsidR="3FE336B6" w:rsidRDefault="3FE336B6" w:rsidP="137B8633">
      <w:pPr>
        <w:spacing w:before="240" w:after="240"/>
        <w:rPr>
          <w:rFonts w:ascii="Arial" w:eastAsia="Arial" w:hAnsi="Arial" w:cs="Arial"/>
          <w:b/>
          <w:bCs/>
        </w:rPr>
      </w:pPr>
      <w:r w:rsidRPr="137B8633">
        <w:rPr>
          <w:rFonts w:ascii="Arial" w:eastAsia="Arial" w:hAnsi="Arial" w:cs="Arial"/>
          <w:b/>
          <w:bCs/>
        </w:rPr>
        <w:t xml:space="preserve">4. </w:t>
      </w:r>
      <w:r w:rsidR="5770DC3F" w:rsidRPr="137B8633">
        <w:rPr>
          <w:rFonts w:ascii="Arial" w:eastAsia="Arial" w:hAnsi="Arial" w:cs="Arial"/>
          <w:b/>
          <w:bCs/>
        </w:rPr>
        <w:t>Usuário Não-Cadastrado</w:t>
      </w:r>
    </w:p>
    <w:p w14:paraId="1F756B35" w14:textId="77059F32" w:rsidR="5770DC3F" w:rsidRDefault="5770DC3F" w:rsidP="137B8633">
      <w:pPr>
        <w:pStyle w:val="PargrafodaLista"/>
        <w:numPr>
          <w:ilvl w:val="0"/>
          <w:numId w:val="178"/>
        </w:numPr>
        <w:spacing w:before="240" w:after="240"/>
        <w:rPr>
          <w:rFonts w:ascii="Arial" w:eastAsia="Arial" w:hAnsi="Arial" w:cs="Arial"/>
        </w:rPr>
      </w:pPr>
      <w:r w:rsidRPr="137B8633">
        <w:rPr>
          <w:rFonts w:ascii="Arial" w:eastAsia="Arial" w:hAnsi="Arial" w:cs="Arial"/>
        </w:rPr>
        <w:t>Representa um usuário que ainda não tem cadastro.</w:t>
      </w:r>
    </w:p>
    <w:p w14:paraId="61FBDA0C" w14:textId="25912281" w:rsidR="5770DC3F" w:rsidRDefault="5770DC3F" w:rsidP="137B8633">
      <w:pPr>
        <w:pStyle w:val="PargrafodaLista"/>
        <w:numPr>
          <w:ilvl w:val="0"/>
          <w:numId w:val="178"/>
        </w:numPr>
        <w:spacing w:before="240" w:after="240"/>
        <w:rPr>
          <w:rFonts w:ascii="Arial" w:eastAsia="Arial" w:hAnsi="Arial" w:cs="Arial"/>
        </w:rPr>
      </w:pPr>
      <w:r w:rsidRPr="7BD80FF4">
        <w:rPr>
          <w:rFonts w:ascii="Arial" w:eastAsia="Arial" w:hAnsi="Arial" w:cs="Arial"/>
        </w:rPr>
        <w:lastRenderedPageBreak/>
        <w:t xml:space="preserve">Transição: Quando começa o processo de cadastro, passa para o próximo estado com o </w:t>
      </w:r>
      <w:r w:rsidR="08B2ECC5" w:rsidRPr="7BD80FF4">
        <w:rPr>
          <w:rFonts w:ascii="Arial" w:eastAsia="Arial" w:hAnsi="Arial" w:cs="Arial"/>
        </w:rPr>
        <w:t>evento cadastrando</w:t>
      </w:r>
      <w:r w:rsidRPr="7BD80FF4">
        <w:rPr>
          <w:rFonts w:ascii="Arial" w:eastAsia="Arial" w:hAnsi="Arial" w:cs="Arial"/>
        </w:rPr>
        <w:t>.</w:t>
      </w:r>
    </w:p>
    <w:p w14:paraId="3A946874" w14:textId="6661CFD9" w:rsidR="0C94A3D3" w:rsidRDefault="0C94A3D3" w:rsidP="137B8633">
      <w:pPr>
        <w:spacing w:before="240" w:after="240"/>
        <w:rPr>
          <w:rFonts w:ascii="Arial" w:eastAsia="Arial" w:hAnsi="Arial" w:cs="Arial"/>
          <w:b/>
          <w:bCs/>
        </w:rPr>
      </w:pPr>
      <w:r w:rsidRPr="137B8633">
        <w:rPr>
          <w:rFonts w:ascii="Arial" w:eastAsia="Arial" w:hAnsi="Arial" w:cs="Arial"/>
          <w:b/>
          <w:bCs/>
        </w:rPr>
        <w:t xml:space="preserve">5. </w:t>
      </w:r>
      <w:r w:rsidR="5770DC3F" w:rsidRPr="137B8633">
        <w:rPr>
          <w:rFonts w:ascii="Arial" w:eastAsia="Arial" w:hAnsi="Arial" w:cs="Arial"/>
          <w:b/>
          <w:bCs/>
        </w:rPr>
        <w:t>Inserção de Dados de Cadastro</w:t>
      </w:r>
    </w:p>
    <w:p w14:paraId="10ACD681" w14:textId="2D95FCEF" w:rsidR="5770DC3F" w:rsidRDefault="5770DC3F" w:rsidP="137B8633">
      <w:pPr>
        <w:pStyle w:val="PargrafodaLista"/>
        <w:numPr>
          <w:ilvl w:val="0"/>
          <w:numId w:val="178"/>
        </w:numPr>
        <w:spacing w:before="240" w:after="240"/>
        <w:rPr>
          <w:rFonts w:ascii="Arial" w:eastAsia="Arial" w:hAnsi="Arial" w:cs="Arial"/>
        </w:rPr>
      </w:pPr>
      <w:r w:rsidRPr="137B8633">
        <w:rPr>
          <w:rFonts w:ascii="Arial" w:eastAsia="Arial" w:hAnsi="Arial" w:cs="Arial"/>
        </w:rPr>
        <w:t>Estado onde o usuário está preenchendo os dados necessários para o cadastro.</w:t>
      </w:r>
    </w:p>
    <w:p w14:paraId="44E7DDAD" w14:textId="39F4E0C9" w:rsidR="5770DC3F" w:rsidRDefault="5770DC3F" w:rsidP="137B8633">
      <w:pPr>
        <w:pStyle w:val="PargrafodaLista"/>
        <w:numPr>
          <w:ilvl w:val="0"/>
          <w:numId w:val="178"/>
        </w:numPr>
        <w:spacing w:before="240" w:after="240"/>
        <w:rPr>
          <w:rFonts w:ascii="Arial" w:eastAsia="Arial" w:hAnsi="Arial" w:cs="Arial"/>
        </w:rPr>
      </w:pPr>
      <w:r w:rsidRPr="137B8633">
        <w:rPr>
          <w:rFonts w:ascii="Arial" w:eastAsia="Arial" w:hAnsi="Arial" w:cs="Arial"/>
        </w:rPr>
        <w:t>Ao concluir, ocorre uma verificação de validade dos dados.</w:t>
      </w:r>
    </w:p>
    <w:p w14:paraId="3BA4E28A" w14:textId="24CB0A1E" w:rsidR="5770DC3F" w:rsidRDefault="5770DC3F" w:rsidP="137B8633">
      <w:pPr>
        <w:pStyle w:val="PargrafodaLista"/>
        <w:numPr>
          <w:ilvl w:val="0"/>
          <w:numId w:val="178"/>
        </w:numPr>
        <w:spacing w:before="240" w:after="240"/>
        <w:rPr>
          <w:rFonts w:ascii="Arial" w:eastAsia="Arial" w:hAnsi="Arial" w:cs="Arial"/>
        </w:rPr>
      </w:pPr>
      <w:r w:rsidRPr="137B8633">
        <w:rPr>
          <w:rFonts w:ascii="Arial" w:eastAsia="Arial" w:hAnsi="Arial" w:cs="Arial"/>
        </w:rPr>
        <w:t>Transição condicional:</w:t>
      </w:r>
    </w:p>
    <w:p w14:paraId="4853D794" w14:textId="44A14B22" w:rsidR="5770DC3F" w:rsidRDefault="5770DC3F" w:rsidP="137B8633">
      <w:pPr>
        <w:pStyle w:val="PargrafodaLista"/>
        <w:numPr>
          <w:ilvl w:val="1"/>
          <w:numId w:val="178"/>
        </w:numPr>
        <w:spacing w:before="240" w:after="240"/>
        <w:rPr>
          <w:rFonts w:ascii="Arial" w:eastAsia="Arial" w:hAnsi="Arial" w:cs="Arial"/>
        </w:rPr>
      </w:pPr>
      <w:r w:rsidRPr="137B8633">
        <w:rPr>
          <w:rFonts w:ascii="Arial" w:eastAsia="Arial" w:hAnsi="Arial" w:cs="Arial"/>
        </w:rPr>
        <w:t xml:space="preserve">Se os dados forem </w:t>
      </w:r>
      <w:r w:rsidRPr="137B8633">
        <w:rPr>
          <w:rFonts w:ascii="Arial" w:eastAsia="Arial" w:hAnsi="Arial" w:cs="Arial"/>
          <w:b/>
          <w:bCs/>
        </w:rPr>
        <w:t>válidos</w:t>
      </w:r>
      <w:r w:rsidRPr="137B8633">
        <w:rPr>
          <w:rFonts w:ascii="Arial" w:eastAsia="Arial" w:hAnsi="Arial" w:cs="Arial"/>
        </w:rPr>
        <w:t xml:space="preserve">, vai para o estado </w:t>
      </w:r>
      <w:r w:rsidRPr="137B8633">
        <w:rPr>
          <w:rFonts w:ascii="Arial" w:eastAsia="Arial" w:hAnsi="Arial" w:cs="Arial"/>
          <w:b/>
          <w:bCs/>
        </w:rPr>
        <w:t>Dados Válidos</w:t>
      </w:r>
      <w:r w:rsidRPr="137B8633">
        <w:rPr>
          <w:rFonts w:ascii="Arial" w:eastAsia="Arial" w:hAnsi="Arial" w:cs="Arial"/>
        </w:rPr>
        <w:t>.</w:t>
      </w:r>
    </w:p>
    <w:p w14:paraId="5CE5CB93" w14:textId="10CF570B" w:rsidR="5770DC3F" w:rsidRDefault="5770DC3F" w:rsidP="137B8633">
      <w:pPr>
        <w:pStyle w:val="PargrafodaLista"/>
        <w:numPr>
          <w:ilvl w:val="1"/>
          <w:numId w:val="178"/>
        </w:numPr>
        <w:spacing w:before="240" w:after="240"/>
        <w:rPr>
          <w:rFonts w:ascii="Arial" w:eastAsia="Arial" w:hAnsi="Arial" w:cs="Arial"/>
        </w:rPr>
      </w:pPr>
      <w:r w:rsidRPr="137B8633">
        <w:rPr>
          <w:rFonts w:ascii="Arial" w:eastAsia="Arial" w:hAnsi="Arial" w:cs="Arial"/>
        </w:rPr>
        <w:t xml:space="preserve">Se forem </w:t>
      </w:r>
      <w:r w:rsidRPr="137B8633">
        <w:rPr>
          <w:rFonts w:ascii="Arial" w:eastAsia="Arial" w:hAnsi="Arial" w:cs="Arial"/>
          <w:b/>
          <w:bCs/>
        </w:rPr>
        <w:t>inválidos</w:t>
      </w:r>
      <w:r w:rsidRPr="137B8633">
        <w:rPr>
          <w:rFonts w:ascii="Arial" w:eastAsia="Arial" w:hAnsi="Arial" w:cs="Arial"/>
        </w:rPr>
        <w:t xml:space="preserve">, vai para o estado </w:t>
      </w:r>
      <w:r w:rsidRPr="137B8633">
        <w:rPr>
          <w:rFonts w:ascii="Arial" w:eastAsia="Arial" w:hAnsi="Arial" w:cs="Arial"/>
          <w:b/>
          <w:bCs/>
        </w:rPr>
        <w:t>Dados Inválidos</w:t>
      </w:r>
      <w:r w:rsidRPr="137B8633">
        <w:rPr>
          <w:rFonts w:ascii="Arial" w:eastAsia="Arial" w:hAnsi="Arial" w:cs="Arial"/>
        </w:rPr>
        <w:t>.</w:t>
      </w:r>
    </w:p>
    <w:p w14:paraId="44E9F727" w14:textId="02584459" w:rsidR="4844A2FE" w:rsidRDefault="4844A2FE" w:rsidP="137B8633">
      <w:pPr>
        <w:spacing w:before="240" w:after="240"/>
        <w:rPr>
          <w:rFonts w:ascii="Arial" w:eastAsia="Arial" w:hAnsi="Arial" w:cs="Arial"/>
          <w:b/>
          <w:bCs/>
        </w:rPr>
      </w:pPr>
      <w:r w:rsidRPr="137B8633">
        <w:rPr>
          <w:rFonts w:ascii="Arial" w:eastAsia="Arial" w:hAnsi="Arial" w:cs="Arial"/>
          <w:b/>
          <w:bCs/>
        </w:rPr>
        <w:t xml:space="preserve">6. </w:t>
      </w:r>
      <w:r w:rsidR="5770DC3F" w:rsidRPr="137B8633">
        <w:rPr>
          <w:rFonts w:ascii="Arial" w:eastAsia="Arial" w:hAnsi="Arial" w:cs="Arial"/>
          <w:b/>
          <w:bCs/>
        </w:rPr>
        <w:t>Dados Válidos</w:t>
      </w:r>
    </w:p>
    <w:p w14:paraId="0DF4F52A" w14:textId="5159075B" w:rsidR="5770DC3F" w:rsidRDefault="5770DC3F" w:rsidP="137B8633">
      <w:pPr>
        <w:pStyle w:val="PargrafodaLista"/>
        <w:numPr>
          <w:ilvl w:val="0"/>
          <w:numId w:val="178"/>
        </w:numPr>
        <w:spacing w:before="240" w:after="240"/>
        <w:rPr>
          <w:rFonts w:ascii="Arial" w:eastAsia="Arial" w:hAnsi="Arial" w:cs="Arial"/>
        </w:rPr>
      </w:pPr>
      <w:r w:rsidRPr="137B8633">
        <w:rPr>
          <w:rFonts w:ascii="Arial" w:eastAsia="Arial" w:hAnsi="Arial" w:cs="Arial"/>
        </w:rPr>
        <w:t xml:space="preserve">Estado intermediário que leva diretamente ao estado </w:t>
      </w:r>
      <w:r w:rsidRPr="137B8633">
        <w:rPr>
          <w:rFonts w:ascii="Arial" w:eastAsia="Arial" w:hAnsi="Arial" w:cs="Arial"/>
          <w:b/>
          <w:bCs/>
        </w:rPr>
        <w:t>Usuário Cadastrado</w:t>
      </w:r>
      <w:r w:rsidRPr="137B8633">
        <w:rPr>
          <w:rFonts w:ascii="Arial" w:eastAsia="Arial" w:hAnsi="Arial" w:cs="Arial"/>
        </w:rPr>
        <w:t>.</w:t>
      </w:r>
    </w:p>
    <w:p w14:paraId="4B316A21" w14:textId="7FB3C2BA" w:rsidR="5770DC3F" w:rsidRDefault="5770DC3F" w:rsidP="137B8633">
      <w:pPr>
        <w:pStyle w:val="PargrafodaLista"/>
        <w:numPr>
          <w:ilvl w:val="0"/>
          <w:numId w:val="178"/>
        </w:numPr>
        <w:spacing w:before="240" w:after="240"/>
        <w:rPr>
          <w:rFonts w:ascii="Arial" w:eastAsia="Arial" w:hAnsi="Arial" w:cs="Arial"/>
          <w:b/>
          <w:bCs/>
        </w:rPr>
      </w:pPr>
      <w:r w:rsidRPr="137B8633">
        <w:rPr>
          <w:rFonts w:ascii="Arial" w:eastAsia="Arial" w:hAnsi="Arial" w:cs="Arial"/>
        </w:rPr>
        <w:t>Transição automática: "Cadastro Concluído"</w:t>
      </w:r>
      <w:r w:rsidR="43E3CE00" w:rsidRPr="137B8633">
        <w:rPr>
          <w:rFonts w:ascii="Arial" w:eastAsia="Arial" w:hAnsi="Arial" w:cs="Arial"/>
          <w:b/>
          <w:bCs/>
        </w:rPr>
        <w:t xml:space="preserve">7. </w:t>
      </w:r>
      <w:r w:rsidRPr="137B8633">
        <w:rPr>
          <w:rFonts w:ascii="Arial" w:eastAsia="Arial" w:hAnsi="Arial" w:cs="Arial"/>
          <w:b/>
          <w:bCs/>
        </w:rPr>
        <w:t>Dados Inválidos</w:t>
      </w:r>
    </w:p>
    <w:p w14:paraId="5271816A" w14:textId="3B2736B3" w:rsidR="5770DC3F" w:rsidRDefault="5770DC3F" w:rsidP="137B8633">
      <w:pPr>
        <w:pStyle w:val="PargrafodaLista"/>
        <w:numPr>
          <w:ilvl w:val="0"/>
          <w:numId w:val="178"/>
        </w:numPr>
        <w:spacing w:before="240" w:after="240"/>
        <w:rPr>
          <w:rFonts w:ascii="Arial" w:eastAsia="Arial" w:hAnsi="Arial" w:cs="Arial"/>
        </w:rPr>
      </w:pPr>
      <w:r w:rsidRPr="137B8633">
        <w:rPr>
          <w:rFonts w:ascii="Arial" w:eastAsia="Arial" w:hAnsi="Arial" w:cs="Arial"/>
        </w:rPr>
        <w:t>Indica que houve erro nos dados fornecidos.</w:t>
      </w:r>
    </w:p>
    <w:p w14:paraId="7A13B164" w14:textId="0266CC71" w:rsidR="5770DC3F" w:rsidRDefault="5770DC3F" w:rsidP="137B8633">
      <w:pPr>
        <w:pStyle w:val="PargrafodaLista"/>
        <w:numPr>
          <w:ilvl w:val="0"/>
          <w:numId w:val="178"/>
        </w:numPr>
        <w:spacing w:before="240" w:after="240"/>
        <w:rPr>
          <w:rFonts w:ascii="Arial" w:eastAsia="Arial" w:hAnsi="Arial" w:cs="Arial"/>
        </w:rPr>
      </w:pPr>
      <w:r w:rsidRPr="137B8633">
        <w:rPr>
          <w:rFonts w:ascii="Arial" w:eastAsia="Arial" w:hAnsi="Arial" w:cs="Arial"/>
        </w:rPr>
        <w:t xml:space="preserve">Transição: O sistema retorna para o estado </w:t>
      </w:r>
      <w:r w:rsidRPr="137B8633">
        <w:rPr>
          <w:rFonts w:ascii="Arial" w:eastAsia="Arial" w:hAnsi="Arial" w:cs="Arial"/>
          <w:b/>
          <w:bCs/>
        </w:rPr>
        <w:t>Inserção de Dados de Cadastro</w:t>
      </w:r>
      <w:r w:rsidRPr="137B8633">
        <w:rPr>
          <w:rFonts w:ascii="Arial" w:eastAsia="Arial" w:hAnsi="Arial" w:cs="Arial"/>
        </w:rPr>
        <w:t xml:space="preserve"> via o evento </w:t>
      </w:r>
      <w:r w:rsidRPr="137B8633">
        <w:rPr>
          <w:rFonts w:ascii="Arial" w:eastAsia="Arial" w:hAnsi="Arial" w:cs="Arial"/>
          <w:b/>
          <w:bCs/>
        </w:rPr>
        <w:t>Reinserção de Dados</w:t>
      </w:r>
      <w:r w:rsidRPr="137B8633">
        <w:rPr>
          <w:rFonts w:ascii="Arial" w:eastAsia="Arial" w:hAnsi="Arial" w:cs="Arial"/>
        </w:rPr>
        <w:t>.</w:t>
      </w:r>
    </w:p>
    <w:p w14:paraId="17761864" w14:textId="414556E2" w:rsidR="2991415A" w:rsidRDefault="2991415A" w:rsidP="137B8633">
      <w:pPr>
        <w:jc w:val="both"/>
        <w:rPr>
          <w:rFonts w:ascii="Arial" w:eastAsia="Arial" w:hAnsi="Arial" w:cs="Arial"/>
          <w:b/>
          <w:bCs/>
          <w:color w:val="000000" w:themeColor="text1"/>
        </w:rPr>
      </w:pPr>
      <w:r w:rsidRPr="137B8633">
        <w:rPr>
          <w:rFonts w:ascii="Arial" w:eastAsia="Arial" w:hAnsi="Arial" w:cs="Arial"/>
          <w:b/>
          <w:bCs/>
          <w:color w:val="000000" w:themeColor="text1"/>
        </w:rPr>
        <w:t>Observações</w:t>
      </w:r>
    </w:p>
    <w:p w14:paraId="553C5B61" w14:textId="2E216970" w:rsidR="2991415A" w:rsidRDefault="2991415A" w:rsidP="137B8633">
      <w:pPr>
        <w:pStyle w:val="PargrafodaLista"/>
        <w:numPr>
          <w:ilvl w:val="0"/>
          <w:numId w:val="173"/>
        </w:numPr>
        <w:spacing w:before="240" w:after="240"/>
        <w:jc w:val="both"/>
        <w:rPr>
          <w:rFonts w:ascii="Arial" w:eastAsia="Arial" w:hAnsi="Arial" w:cs="Arial"/>
        </w:rPr>
      </w:pPr>
      <w:r w:rsidRPr="137B8633">
        <w:rPr>
          <w:rFonts w:ascii="Arial" w:eastAsia="Arial" w:hAnsi="Arial" w:cs="Arial"/>
        </w:rPr>
        <w:t>O fluxo inicia com a verificação da presença do usuário no sistema.</w:t>
      </w:r>
    </w:p>
    <w:p w14:paraId="2C903730" w14:textId="10734316" w:rsidR="2991415A" w:rsidRDefault="2991415A" w:rsidP="137B8633">
      <w:pPr>
        <w:pStyle w:val="PargrafodaLista"/>
        <w:numPr>
          <w:ilvl w:val="0"/>
          <w:numId w:val="173"/>
        </w:numPr>
        <w:spacing w:before="240" w:after="240"/>
        <w:jc w:val="both"/>
        <w:rPr>
          <w:rFonts w:ascii="Arial" w:eastAsia="Arial" w:hAnsi="Arial" w:cs="Arial"/>
        </w:rPr>
      </w:pPr>
      <w:r w:rsidRPr="137B8633">
        <w:rPr>
          <w:rFonts w:ascii="Arial" w:eastAsia="Arial" w:hAnsi="Arial" w:cs="Arial"/>
        </w:rPr>
        <w:t xml:space="preserve">Se o usuário já está cadastrado, o processo é encerrado diretamente no estado </w:t>
      </w:r>
      <w:r w:rsidRPr="137B8633">
        <w:rPr>
          <w:rFonts w:ascii="Arial" w:eastAsia="Arial" w:hAnsi="Arial" w:cs="Arial"/>
          <w:b/>
          <w:bCs/>
        </w:rPr>
        <w:t>Usuário Cadastrado</w:t>
      </w:r>
      <w:r w:rsidRPr="137B8633">
        <w:rPr>
          <w:rFonts w:ascii="Arial" w:eastAsia="Arial" w:hAnsi="Arial" w:cs="Arial"/>
        </w:rPr>
        <w:t>.</w:t>
      </w:r>
    </w:p>
    <w:p w14:paraId="4219CE36" w14:textId="6A51BB64" w:rsidR="2991415A" w:rsidRDefault="2991415A" w:rsidP="137B8633">
      <w:pPr>
        <w:pStyle w:val="PargrafodaLista"/>
        <w:numPr>
          <w:ilvl w:val="0"/>
          <w:numId w:val="173"/>
        </w:numPr>
        <w:spacing w:before="240" w:after="240"/>
        <w:jc w:val="both"/>
        <w:rPr>
          <w:rFonts w:ascii="Arial" w:eastAsia="Arial" w:hAnsi="Arial" w:cs="Arial"/>
        </w:rPr>
      </w:pPr>
      <w:r w:rsidRPr="137B8633">
        <w:rPr>
          <w:rFonts w:ascii="Arial" w:eastAsia="Arial" w:hAnsi="Arial" w:cs="Arial"/>
        </w:rPr>
        <w:t>Se o usuário não está cadastrado, ele precisa inserir os dados.</w:t>
      </w:r>
    </w:p>
    <w:p w14:paraId="6F97BA2D" w14:textId="44264658" w:rsidR="2991415A" w:rsidRDefault="2991415A" w:rsidP="137B8633">
      <w:pPr>
        <w:pStyle w:val="PargrafodaLista"/>
        <w:numPr>
          <w:ilvl w:val="0"/>
          <w:numId w:val="173"/>
        </w:numPr>
        <w:spacing w:before="240" w:after="240"/>
        <w:jc w:val="both"/>
        <w:rPr>
          <w:rFonts w:ascii="Arial" w:eastAsia="Arial" w:hAnsi="Arial" w:cs="Arial"/>
        </w:rPr>
      </w:pPr>
      <w:r w:rsidRPr="137B8633">
        <w:rPr>
          <w:rFonts w:ascii="Arial" w:eastAsia="Arial" w:hAnsi="Arial" w:cs="Arial"/>
        </w:rPr>
        <w:t xml:space="preserve">Somente usuários com </w:t>
      </w:r>
      <w:r w:rsidRPr="137B8633">
        <w:rPr>
          <w:rFonts w:ascii="Arial" w:eastAsia="Arial" w:hAnsi="Arial" w:cs="Arial"/>
          <w:b/>
          <w:bCs/>
        </w:rPr>
        <w:t>dados válidos</w:t>
      </w:r>
      <w:r w:rsidRPr="137B8633">
        <w:rPr>
          <w:rFonts w:ascii="Arial" w:eastAsia="Arial" w:hAnsi="Arial" w:cs="Arial"/>
        </w:rPr>
        <w:t xml:space="preserve"> concluem o cadastro.</w:t>
      </w:r>
    </w:p>
    <w:p w14:paraId="1D054D2B" w14:textId="62BA03C0" w:rsidR="2991415A" w:rsidRDefault="2991415A" w:rsidP="137B8633">
      <w:pPr>
        <w:pStyle w:val="PargrafodaLista"/>
        <w:numPr>
          <w:ilvl w:val="0"/>
          <w:numId w:val="173"/>
        </w:numPr>
        <w:spacing w:before="240" w:after="240"/>
        <w:jc w:val="both"/>
        <w:rPr>
          <w:rFonts w:ascii="Arial" w:eastAsia="Arial" w:hAnsi="Arial" w:cs="Arial"/>
        </w:rPr>
      </w:pPr>
      <w:r w:rsidRPr="7BD80FF4">
        <w:rPr>
          <w:rFonts w:ascii="Arial" w:eastAsia="Arial" w:hAnsi="Arial" w:cs="Arial"/>
        </w:rPr>
        <w:t xml:space="preserve">Caso os dados estejam inválidos, o sistema permite um ciclo de </w:t>
      </w:r>
      <w:r w:rsidRPr="7BD80FF4">
        <w:rPr>
          <w:rFonts w:ascii="Arial" w:eastAsia="Arial" w:hAnsi="Arial" w:cs="Arial"/>
          <w:b/>
          <w:bCs/>
        </w:rPr>
        <w:t>reinserção de dados</w:t>
      </w:r>
      <w:r w:rsidRPr="7BD80FF4">
        <w:rPr>
          <w:rFonts w:ascii="Arial" w:eastAsia="Arial" w:hAnsi="Arial" w:cs="Arial"/>
        </w:rPr>
        <w:t xml:space="preserve"> até que </w:t>
      </w:r>
      <w:r w:rsidR="77AC839B" w:rsidRPr="7BD80FF4">
        <w:rPr>
          <w:rFonts w:ascii="Arial" w:eastAsia="Arial" w:hAnsi="Arial" w:cs="Arial"/>
        </w:rPr>
        <w:t>eles</w:t>
      </w:r>
      <w:r w:rsidRPr="7BD80FF4">
        <w:rPr>
          <w:rFonts w:ascii="Arial" w:eastAsia="Arial" w:hAnsi="Arial" w:cs="Arial"/>
        </w:rPr>
        <w:t xml:space="preserve"> sejam validados.</w:t>
      </w:r>
    </w:p>
    <w:p w14:paraId="6E78B5B9" w14:textId="7E7CE7F1" w:rsidR="137B8633" w:rsidRDefault="30D0752A" w:rsidP="3BB2554F">
      <w:pPr>
        <w:pStyle w:val="PargrafodaLista"/>
        <w:numPr>
          <w:ilvl w:val="0"/>
          <w:numId w:val="173"/>
        </w:numPr>
        <w:spacing w:before="240" w:after="240"/>
        <w:jc w:val="both"/>
        <w:rPr>
          <w:rFonts w:ascii="Arial" w:eastAsia="Arial" w:hAnsi="Arial" w:cs="Arial"/>
        </w:rPr>
      </w:pPr>
      <w:r w:rsidRPr="3BB2554F">
        <w:rPr>
          <w:rFonts w:ascii="Arial" w:eastAsia="Arial" w:hAnsi="Arial" w:cs="Arial"/>
        </w:rPr>
        <w:t>O diagrama é útil para garantir que o sistema trate corretamente tanto usuários novos quanto recorrentes.</w:t>
      </w:r>
    </w:p>
    <w:p w14:paraId="6B1BF918" w14:textId="2E06A401" w:rsidR="3BB2554F" w:rsidRDefault="3BB2554F">
      <w:r>
        <w:br w:type="page"/>
      </w:r>
    </w:p>
    <w:p w14:paraId="6C6B83C8" w14:textId="19E081B2" w:rsidR="287C79AD" w:rsidRDefault="0BCC254D" w:rsidP="137B8633">
      <w:pPr>
        <w:jc w:val="both"/>
        <w:rPr>
          <w:rFonts w:ascii="Arial" w:eastAsia="Arial" w:hAnsi="Arial" w:cs="Arial"/>
          <w:b/>
          <w:bCs/>
          <w:color w:val="000000" w:themeColor="text1"/>
        </w:rPr>
      </w:pPr>
      <w:r w:rsidRPr="3BB2554F">
        <w:rPr>
          <w:rFonts w:ascii="Arial" w:eastAsia="Arial" w:hAnsi="Arial" w:cs="Arial"/>
          <w:b/>
          <w:bCs/>
          <w:color w:val="000000" w:themeColor="text1"/>
        </w:rPr>
        <w:lastRenderedPageBreak/>
        <w:t xml:space="preserve">DE02 - </w:t>
      </w:r>
      <w:r w:rsidR="38904198" w:rsidRPr="3BB2554F">
        <w:rPr>
          <w:rFonts w:ascii="Arial" w:eastAsia="Arial" w:hAnsi="Arial" w:cs="Arial"/>
          <w:b/>
          <w:bCs/>
          <w:color w:val="000000" w:themeColor="text1"/>
        </w:rPr>
        <w:t>Consulta e Cadastro de Imóvel</w:t>
      </w:r>
    </w:p>
    <w:p w14:paraId="74A38526" w14:textId="67D19686" w:rsidR="0F467807" w:rsidRDefault="0F467807" w:rsidP="3BB2554F">
      <w:pPr>
        <w:jc w:val="center"/>
        <w:rPr>
          <w:rFonts w:ascii="Arial" w:eastAsia="Arial" w:hAnsi="Arial" w:cs="Arial"/>
        </w:rPr>
      </w:pPr>
      <w:r w:rsidRPr="3BB2554F">
        <w:rPr>
          <w:rFonts w:ascii="Arial" w:eastAsia="Arial" w:hAnsi="Arial" w:cs="Arial"/>
        </w:rPr>
        <w:t xml:space="preserve">Figura 22: Diagrama de consulta e cadastro de imóvel </w:t>
      </w:r>
    </w:p>
    <w:p w14:paraId="6E0D9366" w14:textId="73A7BD01" w:rsidR="1D849D5E" w:rsidRDefault="38904198" w:rsidP="137B8633">
      <w:pPr>
        <w:keepNext/>
        <w:keepLines/>
        <w:jc w:val="center"/>
        <w:rPr>
          <w:rFonts w:ascii="Arial" w:eastAsia="Arial" w:hAnsi="Arial" w:cs="Arial"/>
        </w:rPr>
      </w:pPr>
      <w:r>
        <w:rPr>
          <w:noProof/>
        </w:rPr>
        <w:drawing>
          <wp:inline distT="0" distB="0" distL="0" distR="0" wp14:anchorId="3E51812A" wp14:editId="131DDDF8">
            <wp:extent cx="5724524" cy="2000250"/>
            <wp:effectExtent l="0" t="0" r="0" b="0"/>
            <wp:docPr id="1329758387" name="Imagem 1329758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2975838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4524" cy="2000250"/>
                    </a:xfrm>
                    <a:prstGeom prst="rect">
                      <a:avLst/>
                    </a:prstGeom>
                  </pic:spPr>
                </pic:pic>
              </a:graphicData>
            </a:graphic>
          </wp:inline>
        </w:drawing>
      </w:r>
      <w:r w:rsidR="608A6509" w:rsidRPr="3BB2554F">
        <w:rPr>
          <w:rFonts w:ascii="Aptos" w:eastAsia="Aptos" w:hAnsi="Aptos" w:cs="Aptos"/>
          <w:b/>
          <w:bCs/>
          <w:color w:val="000000" w:themeColor="text1"/>
          <w:sz w:val="20"/>
          <w:szCs w:val="20"/>
        </w:rPr>
        <w:t>Fonte:</w:t>
      </w:r>
      <w:r w:rsidR="608A6509" w:rsidRPr="3BB2554F">
        <w:rPr>
          <w:rFonts w:ascii="Aptos" w:eastAsia="Aptos" w:hAnsi="Aptos" w:cs="Aptos"/>
          <w:color w:val="000000" w:themeColor="text1"/>
          <w:sz w:val="20"/>
          <w:szCs w:val="20"/>
        </w:rPr>
        <w:t xml:space="preserve"> Elaborado pelos Autores.</w:t>
      </w:r>
    </w:p>
    <w:p w14:paraId="7699ECCC" w14:textId="1B582057" w:rsidR="287C79AD" w:rsidRDefault="38904198" w:rsidP="3BB2554F">
      <w:pPr>
        <w:ind w:firstLine="708"/>
        <w:jc w:val="both"/>
        <w:rPr>
          <w:rFonts w:ascii="Arial" w:eastAsia="Arial" w:hAnsi="Arial" w:cs="Arial"/>
        </w:rPr>
      </w:pPr>
      <w:r w:rsidRPr="3BB2554F">
        <w:rPr>
          <w:rFonts w:ascii="Arial" w:eastAsia="Arial" w:hAnsi="Arial" w:cs="Arial"/>
        </w:rPr>
        <w:t xml:space="preserve">Este diagrama modela o comportamento do sistema durante a </w:t>
      </w:r>
      <w:r w:rsidRPr="3BB2554F">
        <w:rPr>
          <w:rFonts w:ascii="Arial" w:eastAsia="Arial" w:hAnsi="Arial" w:cs="Arial"/>
          <w:b/>
          <w:bCs/>
        </w:rPr>
        <w:t>consulta</w:t>
      </w:r>
      <w:r w:rsidRPr="3BB2554F">
        <w:rPr>
          <w:rFonts w:ascii="Arial" w:eastAsia="Arial" w:hAnsi="Arial" w:cs="Arial"/>
        </w:rPr>
        <w:t xml:space="preserve"> e eventual </w:t>
      </w:r>
      <w:r w:rsidRPr="3BB2554F">
        <w:rPr>
          <w:rFonts w:ascii="Arial" w:eastAsia="Arial" w:hAnsi="Arial" w:cs="Arial"/>
          <w:b/>
          <w:bCs/>
        </w:rPr>
        <w:t>cadastro de um imóvel</w:t>
      </w:r>
      <w:r w:rsidRPr="3BB2554F">
        <w:rPr>
          <w:rFonts w:ascii="Arial" w:eastAsia="Arial" w:hAnsi="Arial" w:cs="Arial"/>
        </w:rPr>
        <w:t>. Ele mostra o fluxo desde a listagem inicial até a validação dos dados e conclusão do cadastro.</w:t>
      </w:r>
    </w:p>
    <w:p w14:paraId="52431ADC" w14:textId="129FA3F0" w:rsidR="5868F875" w:rsidRDefault="5868F875" w:rsidP="137B8633">
      <w:pPr>
        <w:pStyle w:val="Ttulo3"/>
        <w:spacing w:before="281" w:after="281"/>
        <w:jc w:val="both"/>
        <w:rPr>
          <w:rFonts w:ascii="Arial" w:eastAsia="Arial" w:hAnsi="Arial" w:cs="Arial"/>
          <w:b/>
          <w:bCs/>
          <w:color w:val="000000" w:themeColor="text1"/>
          <w:sz w:val="24"/>
          <w:szCs w:val="24"/>
        </w:rPr>
      </w:pPr>
      <w:r w:rsidRPr="137B8633">
        <w:rPr>
          <w:rFonts w:ascii="Arial" w:eastAsia="Arial" w:hAnsi="Arial" w:cs="Arial"/>
          <w:b/>
          <w:bCs/>
          <w:color w:val="000000" w:themeColor="text1"/>
          <w:sz w:val="24"/>
          <w:szCs w:val="24"/>
        </w:rPr>
        <w:t>Estados e Transições Explicados</w:t>
      </w:r>
    </w:p>
    <w:p w14:paraId="793BCC6F" w14:textId="5A60C15D" w:rsidR="7974E827" w:rsidRDefault="7A5B6C0C" w:rsidP="3BB2554F">
      <w:pPr>
        <w:spacing w:before="240" w:after="240"/>
        <w:jc w:val="both"/>
        <w:rPr>
          <w:rFonts w:ascii="Arial" w:eastAsia="Arial" w:hAnsi="Arial" w:cs="Arial"/>
          <w:b/>
          <w:bCs/>
        </w:rPr>
      </w:pPr>
      <w:r w:rsidRPr="3BB2554F">
        <w:rPr>
          <w:rFonts w:ascii="Arial" w:eastAsia="Arial" w:hAnsi="Arial" w:cs="Arial"/>
          <w:b/>
          <w:bCs/>
        </w:rPr>
        <w:t>1. Listar Imóveis</w:t>
      </w:r>
    </w:p>
    <w:p w14:paraId="649C2A54" w14:textId="6DE603C4" w:rsidR="7974E827" w:rsidRDefault="7974E827" w:rsidP="137B8633">
      <w:pPr>
        <w:pStyle w:val="PargrafodaLista"/>
        <w:numPr>
          <w:ilvl w:val="0"/>
          <w:numId w:val="172"/>
        </w:numPr>
        <w:spacing w:before="240" w:after="240"/>
        <w:rPr>
          <w:rFonts w:ascii="Arial" w:eastAsia="Arial" w:hAnsi="Arial" w:cs="Arial"/>
          <w:color w:val="000000" w:themeColor="text1"/>
        </w:rPr>
      </w:pPr>
      <w:r w:rsidRPr="137B8633">
        <w:rPr>
          <w:rFonts w:ascii="Arial" w:eastAsia="Arial" w:hAnsi="Arial" w:cs="Arial"/>
          <w:color w:val="000000" w:themeColor="text1"/>
        </w:rPr>
        <w:t>Estado inicial do sistema.</w:t>
      </w:r>
      <w:r>
        <w:br/>
      </w:r>
      <w:r w:rsidRPr="137B8633">
        <w:rPr>
          <w:rFonts w:ascii="Arial" w:eastAsia="Arial" w:hAnsi="Arial" w:cs="Arial"/>
          <w:color w:val="000000" w:themeColor="text1"/>
        </w:rPr>
        <w:t xml:space="preserve"> O sistema exibe os imóveis disponíveis ou permite realizar uma pesquisa.</w:t>
      </w:r>
    </w:p>
    <w:p w14:paraId="7E349CA9" w14:textId="00B25135" w:rsidR="7974E827" w:rsidRDefault="7A5B6C0C" w:rsidP="3BB2554F">
      <w:pPr>
        <w:pStyle w:val="Ttulo3"/>
        <w:spacing w:before="281" w:after="281"/>
        <w:rPr>
          <w:rFonts w:ascii="Arial" w:eastAsia="Arial" w:hAnsi="Arial" w:cs="Arial"/>
          <w:b/>
          <w:bCs/>
          <w:color w:val="000000" w:themeColor="text1"/>
          <w:sz w:val="24"/>
          <w:szCs w:val="24"/>
        </w:rPr>
      </w:pPr>
      <w:r w:rsidRPr="3BB2554F">
        <w:rPr>
          <w:rFonts w:ascii="Arial" w:eastAsia="Arial" w:hAnsi="Arial" w:cs="Arial"/>
          <w:b/>
          <w:bCs/>
          <w:color w:val="000000" w:themeColor="text1"/>
          <w:sz w:val="24"/>
          <w:szCs w:val="24"/>
        </w:rPr>
        <w:t>2. Decisão: Pesquisa no Sistema</w:t>
      </w:r>
    </w:p>
    <w:p w14:paraId="3B146ECF" w14:textId="7EF22FC2" w:rsidR="7974E827" w:rsidRDefault="7974E827" w:rsidP="137B8633">
      <w:pPr>
        <w:pStyle w:val="PargrafodaLista"/>
        <w:numPr>
          <w:ilvl w:val="0"/>
          <w:numId w:val="172"/>
        </w:numPr>
        <w:spacing w:before="240" w:after="240"/>
        <w:rPr>
          <w:rFonts w:ascii="Arial" w:eastAsia="Arial" w:hAnsi="Arial" w:cs="Arial"/>
          <w:color w:val="000000" w:themeColor="text1"/>
        </w:rPr>
      </w:pPr>
      <w:r w:rsidRPr="137B8633">
        <w:rPr>
          <w:rFonts w:ascii="Arial" w:eastAsia="Arial" w:hAnsi="Arial" w:cs="Arial"/>
          <w:color w:val="000000" w:themeColor="text1"/>
        </w:rPr>
        <w:t>O sistema verifica se o imóvel pesquisado já está presente no cadastro.</w:t>
      </w:r>
    </w:p>
    <w:p w14:paraId="4977FE89" w14:textId="0FBD9E37" w:rsidR="7974E827" w:rsidRDefault="7974E827" w:rsidP="137B8633">
      <w:pPr>
        <w:pStyle w:val="PargrafodaLista"/>
        <w:numPr>
          <w:ilvl w:val="0"/>
          <w:numId w:val="172"/>
        </w:numPr>
        <w:spacing w:before="240" w:after="240"/>
        <w:rPr>
          <w:rFonts w:ascii="Arial" w:eastAsia="Arial" w:hAnsi="Arial" w:cs="Arial"/>
          <w:color w:val="000000" w:themeColor="text1"/>
        </w:rPr>
      </w:pPr>
      <w:r w:rsidRPr="137B8633">
        <w:rPr>
          <w:rFonts w:ascii="Arial" w:eastAsia="Arial" w:hAnsi="Arial" w:cs="Arial"/>
          <w:color w:val="000000" w:themeColor="text1"/>
        </w:rPr>
        <w:t xml:space="preserve">Se o imóvel estiver presente no sistema, o fluxo segue para o estado </w:t>
      </w:r>
      <w:r w:rsidRPr="137B8633">
        <w:rPr>
          <w:rFonts w:ascii="Arial" w:eastAsia="Arial" w:hAnsi="Arial" w:cs="Arial"/>
          <w:b/>
          <w:bCs/>
          <w:color w:val="000000" w:themeColor="text1"/>
        </w:rPr>
        <w:t>Imóvel Cadastrado</w:t>
      </w:r>
      <w:r w:rsidRPr="137B8633">
        <w:rPr>
          <w:rFonts w:ascii="Arial" w:eastAsia="Arial" w:hAnsi="Arial" w:cs="Arial"/>
          <w:color w:val="000000" w:themeColor="text1"/>
        </w:rPr>
        <w:t>.</w:t>
      </w:r>
    </w:p>
    <w:p w14:paraId="32A904A6" w14:textId="04697C5D" w:rsidR="7974E827" w:rsidRDefault="7974E827" w:rsidP="137B8633">
      <w:pPr>
        <w:pStyle w:val="PargrafodaLista"/>
        <w:numPr>
          <w:ilvl w:val="0"/>
          <w:numId w:val="172"/>
        </w:numPr>
        <w:spacing w:before="240" w:after="240"/>
        <w:rPr>
          <w:rFonts w:ascii="Arial" w:eastAsia="Arial" w:hAnsi="Arial" w:cs="Arial"/>
          <w:color w:val="000000" w:themeColor="text1"/>
        </w:rPr>
      </w:pPr>
      <w:r w:rsidRPr="137B8633">
        <w:rPr>
          <w:rFonts w:ascii="Arial" w:eastAsia="Arial" w:hAnsi="Arial" w:cs="Arial"/>
          <w:color w:val="000000" w:themeColor="text1"/>
        </w:rPr>
        <w:t xml:space="preserve">Se o imóvel </w:t>
      </w:r>
      <w:r w:rsidRPr="137B8633">
        <w:rPr>
          <w:rFonts w:ascii="Arial" w:eastAsia="Arial" w:hAnsi="Arial" w:cs="Arial"/>
          <w:b/>
          <w:bCs/>
          <w:color w:val="000000" w:themeColor="text1"/>
        </w:rPr>
        <w:t>não estiver</w:t>
      </w:r>
      <w:r w:rsidRPr="137B8633">
        <w:rPr>
          <w:rFonts w:ascii="Arial" w:eastAsia="Arial" w:hAnsi="Arial" w:cs="Arial"/>
          <w:color w:val="000000" w:themeColor="text1"/>
        </w:rPr>
        <w:t xml:space="preserve"> presente no sistema, o fluxo segue para o estado </w:t>
      </w:r>
      <w:r w:rsidRPr="137B8633">
        <w:rPr>
          <w:rFonts w:ascii="Arial" w:eastAsia="Arial" w:hAnsi="Arial" w:cs="Arial"/>
          <w:b/>
          <w:bCs/>
          <w:color w:val="000000" w:themeColor="text1"/>
        </w:rPr>
        <w:t>Imóvel Não-Cadastrado</w:t>
      </w:r>
      <w:r w:rsidRPr="137B8633">
        <w:rPr>
          <w:rFonts w:ascii="Arial" w:eastAsia="Arial" w:hAnsi="Arial" w:cs="Arial"/>
          <w:color w:val="000000" w:themeColor="text1"/>
        </w:rPr>
        <w:t>.</w:t>
      </w:r>
    </w:p>
    <w:p w14:paraId="7706F923" w14:textId="74002CAD" w:rsidR="137B8633" w:rsidRDefault="137B8633" w:rsidP="3BB2554F">
      <w:pPr>
        <w:ind w:left="708"/>
        <w:rPr>
          <w:rFonts w:ascii="Arial" w:eastAsia="Arial" w:hAnsi="Arial" w:cs="Arial"/>
          <w:color w:val="000000" w:themeColor="text1"/>
        </w:rPr>
      </w:pPr>
    </w:p>
    <w:p w14:paraId="01D41A1F" w14:textId="35AE6D54" w:rsidR="7974E827" w:rsidRDefault="7A5B6C0C" w:rsidP="3BB2554F">
      <w:pPr>
        <w:pStyle w:val="Ttulo3"/>
        <w:spacing w:before="281" w:after="281"/>
        <w:rPr>
          <w:rFonts w:ascii="Arial" w:eastAsia="Arial" w:hAnsi="Arial" w:cs="Arial"/>
          <w:b/>
          <w:bCs/>
          <w:color w:val="000000" w:themeColor="text1"/>
          <w:sz w:val="24"/>
          <w:szCs w:val="24"/>
        </w:rPr>
      </w:pPr>
      <w:bookmarkStart w:id="76" w:name="_Toc2056415666"/>
      <w:bookmarkStart w:id="77" w:name="_Toc956572547"/>
      <w:bookmarkStart w:id="78" w:name="_Toc320089194"/>
      <w:r w:rsidRPr="3BB2554F">
        <w:rPr>
          <w:rFonts w:ascii="Arial" w:eastAsia="Arial" w:hAnsi="Arial" w:cs="Arial"/>
          <w:b/>
          <w:bCs/>
          <w:color w:val="000000" w:themeColor="text1"/>
          <w:sz w:val="24"/>
          <w:szCs w:val="24"/>
        </w:rPr>
        <w:t>3. Imóvel Cadastrado</w:t>
      </w:r>
      <w:bookmarkEnd w:id="76"/>
      <w:bookmarkEnd w:id="77"/>
      <w:bookmarkEnd w:id="78"/>
    </w:p>
    <w:p w14:paraId="02DBE338" w14:textId="281C22E2" w:rsidR="7974E827" w:rsidRDefault="7974E827" w:rsidP="137B8633">
      <w:pPr>
        <w:pStyle w:val="PargrafodaLista"/>
        <w:numPr>
          <w:ilvl w:val="0"/>
          <w:numId w:val="172"/>
        </w:numPr>
        <w:spacing w:before="240" w:after="240"/>
        <w:rPr>
          <w:rFonts w:ascii="Arial" w:eastAsia="Arial" w:hAnsi="Arial" w:cs="Arial"/>
          <w:color w:val="000000" w:themeColor="text1"/>
        </w:rPr>
      </w:pPr>
      <w:r w:rsidRPr="137B8633">
        <w:rPr>
          <w:rFonts w:ascii="Arial" w:eastAsia="Arial" w:hAnsi="Arial" w:cs="Arial"/>
          <w:color w:val="000000" w:themeColor="text1"/>
        </w:rPr>
        <w:t>Estado final para imóveis que já estão registrados corretamente no sistema.</w:t>
      </w:r>
    </w:p>
    <w:p w14:paraId="3A325053" w14:textId="1AD92F98" w:rsidR="137B8633" w:rsidRDefault="7A5B6C0C" w:rsidP="3BB2554F">
      <w:pPr>
        <w:pStyle w:val="PargrafodaLista"/>
        <w:numPr>
          <w:ilvl w:val="0"/>
          <w:numId w:val="172"/>
        </w:numPr>
        <w:spacing w:before="240" w:after="240"/>
        <w:rPr>
          <w:rFonts w:ascii="Arial" w:eastAsia="Arial" w:hAnsi="Arial" w:cs="Arial"/>
          <w:color w:val="000000" w:themeColor="text1"/>
        </w:rPr>
      </w:pPr>
      <w:r w:rsidRPr="3BB2554F">
        <w:rPr>
          <w:rFonts w:ascii="Arial" w:eastAsia="Arial" w:hAnsi="Arial" w:cs="Arial"/>
          <w:color w:val="000000" w:themeColor="text1"/>
        </w:rPr>
        <w:t xml:space="preserve"> Nenhuma ação adicional é necessária.</w:t>
      </w:r>
    </w:p>
    <w:p w14:paraId="16A7BC69" w14:textId="5191E0A1" w:rsidR="7974E827" w:rsidRDefault="7A5B6C0C" w:rsidP="3BB2554F">
      <w:pPr>
        <w:pStyle w:val="Ttulo3"/>
        <w:spacing w:before="281" w:after="281"/>
        <w:rPr>
          <w:rFonts w:ascii="Arial" w:eastAsia="Arial" w:hAnsi="Arial" w:cs="Arial"/>
          <w:b/>
          <w:bCs/>
          <w:color w:val="000000" w:themeColor="text1"/>
          <w:sz w:val="24"/>
          <w:szCs w:val="24"/>
          <w:rPrChange w:id="79" w:author="ELLEN CRISTINA DE SOUSA CASTRO" w:date="2025-06-13T22:22:00Z">
            <w:rPr>
              <w:rFonts w:ascii="Arial" w:eastAsia="Arial" w:hAnsi="Arial" w:cs="Arial"/>
              <w:b/>
              <w:bCs/>
              <w:color w:val="000000" w:themeColor="text1"/>
            </w:rPr>
          </w:rPrChange>
        </w:rPr>
      </w:pPr>
      <w:r w:rsidRPr="3BB2554F">
        <w:rPr>
          <w:rFonts w:ascii="Arial" w:eastAsia="Arial" w:hAnsi="Arial" w:cs="Arial"/>
          <w:b/>
          <w:bCs/>
          <w:color w:val="000000" w:themeColor="text1"/>
          <w:sz w:val="24"/>
          <w:szCs w:val="24"/>
          <w:rPrChange w:id="80" w:author="ELLEN CRISTINA DE SOUSA CASTRO" w:date="2025-06-13T22:22:00Z">
            <w:rPr>
              <w:rFonts w:ascii="Arial" w:eastAsia="Arial" w:hAnsi="Arial" w:cs="Arial"/>
              <w:b/>
              <w:bCs/>
              <w:color w:val="000000" w:themeColor="text1"/>
            </w:rPr>
          </w:rPrChange>
        </w:rPr>
        <w:lastRenderedPageBreak/>
        <w:t>4. Imóvel Não-Cadastrado</w:t>
      </w:r>
    </w:p>
    <w:p w14:paraId="40CFA1FF" w14:textId="1EE038F2" w:rsidR="7974E827" w:rsidRDefault="7974E827" w:rsidP="137B8633">
      <w:pPr>
        <w:pStyle w:val="PargrafodaLista"/>
        <w:numPr>
          <w:ilvl w:val="0"/>
          <w:numId w:val="172"/>
        </w:numPr>
        <w:spacing w:before="240" w:after="240"/>
        <w:rPr>
          <w:rFonts w:ascii="Arial" w:eastAsia="Arial" w:hAnsi="Arial" w:cs="Arial"/>
          <w:color w:val="000000" w:themeColor="text1"/>
        </w:rPr>
      </w:pPr>
      <w:r w:rsidRPr="7BD80FF4">
        <w:rPr>
          <w:rFonts w:ascii="Arial" w:eastAsia="Arial" w:hAnsi="Arial" w:cs="Arial"/>
          <w:color w:val="000000" w:themeColor="text1"/>
        </w:rPr>
        <w:t>Representa que o imóvel ainda não consta no sistema.</w:t>
      </w:r>
      <w:r>
        <w:br/>
      </w:r>
      <w:r w:rsidRPr="7BD80FF4">
        <w:rPr>
          <w:rFonts w:ascii="Arial" w:eastAsia="Arial" w:hAnsi="Arial" w:cs="Arial"/>
          <w:color w:val="000000" w:themeColor="text1"/>
        </w:rPr>
        <w:t xml:space="preserve"> Ao iniciar o processo de cadastro, o fluxo segue para o próximo estado com o </w:t>
      </w:r>
      <w:r w:rsidR="7B78304A" w:rsidRPr="7BD80FF4">
        <w:rPr>
          <w:rFonts w:ascii="Arial" w:eastAsia="Arial" w:hAnsi="Arial" w:cs="Arial"/>
          <w:b/>
          <w:bCs/>
          <w:color w:val="000000" w:themeColor="text1"/>
        </w:rPr>
        <w:t>evento cadastrando</w:t>
      </w:r>
      <w:r w:rsidRPr="7BD80FF4">
        <w:rPr>
          <w:rFonts w:ascii="Arial" w:eastAsia="Arial" w:hAnsi="Arial" w:cs="Arial"/>
          <w:color w:val="000000" w:themeColor="text1"/>
        </w:rPr>
        <w:t>.</w:t>
      </w:r>
    </w:p>
    <w:p w14:paraId="4A57E9BF" w14:textId="40F31D60" w:rsidR="7974E827" w:rsidRDefault="7A5B6C0C" w:rsidP="3BB2554F">
      <w:pPr>
        <w:rPr>
          <w:rFonts w:ascii="Arial" w:eastAsia="Arial" w:hAnsi="Arial" w:cs="Arial"/>
          <w:b/>
          <w:bCs/>
          <w:color w:val="000000" w:themeColor="text1"/>
        </w:rPr>
      </w:pPr>
      <w:r w:rsidRPr="3BB2554F">
        <w:rPr>
          <w:rFonts w:ascii="Arial" w:eastAsia="Arial" w:hAnsi="Arial" w:cs="Arial"/>
          <w:b/>
          <w:bCs/>
        </w:rPr>
        <w:t>5. Inserção de Dados de Cadastro</w:t>
      </w:r>
    </w:p>
    <w:p w14:paraId="57E9DF37" w14:textId="752A24D2" w:rsidR="7974E827" w:rsidRDefault="7974E827" w:rsidP="137B8633">
      <w:pPr>
        <w:pStyle w:val="PargrafodaLista"/>
        <w:numPr>
          <w:ilvl w:val="0"/>
          <w:numId w:val="172"/>
        </w:numPr>
        <w:spacing w:before="240" w:after="240"/>
        <w:rPr>
          <w:rFonts w:ascii="Arial" w:eastAsia="Arial" w:hAnsi="Arial" w:cs="Arial"/>
          <w:color w:val="000000" w:themeColor="text1"/>
        </w:rPr>
      </w:pPr>
      <w:r w:rsidRPr="137B8633">
        <w:rPr>
          <w:rFonts w:ascii="Arial" w:eastAsia="Arial" w:hAnsi="Arial" w:cs="Arial"/>
          <w:color w:val="000000" w:themeColor="text1"/>
        </w:rPr>
        <w:t>Estado onde os dados do imóvel são inseridos pelo usuário.</w:t>
      </w:r>
    </w:p>
    <w:p w14:paraId="33FC44F7" w14:textId="1D15E7E9" w:rsidR="7974E827" w:rsidRDefault="7974E827" w:rsidP="137B8633">
      <w:pPr>
        <w:pStyle w:val="PargrafodaLista"/>
        <w:numPr>
          <w:ilvl w:val="0"/>
          <w:numId w:val="172"/>
        </w:numPr>
        <w:spacing w:before="240" w:after="240"/>
        <w:rPr>
          <w:rFonts w:ascii="Arial" w:eastAsia="Arial" w:hAnsi="Arial" w:cs="Arial"/>
          <w:color w:val="000000" w:themeColor="text1"/>
        </w:rPr>
      </w:pPr>
      <w:r w:rsidRPr="137B8633">
        <w:rPr>
          <w:rFonts w:ascii="Arial" w:eastAsia="Arial" w:hAnsi="Arial" w:cs="Arial"/>
          <w:color w:val="000000" w:themeColor="text1"/>
        </w:rPr>
        <w:t>Após o preenchimento, o sistema valida os dados:</w:t>
      </w:r>
    </w:p>
    <w:p w14:paraId="6BFF1869" w14:textId="02779F1F" w:rsidR="7974E827" w:rsidRDefault="7974E827" w:rsidP="137B8633">
      <w:pPr>
        <w:pStyle w:val="PargrafodaLista"/>
        <w:numPr>
          <w:ilvl w:val="0"/>
          <w:numId w:val="172"/>
        </w:numPr>
        <w:spacing w:before="240" w:after="240"/>
        <w:rPr>
          <w:rFonts w:ascii="Arial" w:eastAsia="Arial" w:hAnsi="Arial" w:cs="Arial"/>
          <w:color w:val="000000" w:themeColor="text1"/>
        </w:rPr>
      </w:pPr>
      <w:r w:rsidRPr="137B8633">
        <w:rPr>
          <w:rFonts w:ascii="Arial" w:eastAsia="Arial" w:hAnsi="Arial" w:cs="Arial"/>
          <w:color w:val="000000" w:themeColor="text1"/>
        </w:rPr>
        <w:t xml:space="preserve">Se os dados forem válidos, o fluxo segue para o estado </w:t>
      </w:r>
      <w:r w:rsidRPr="137B8633">
        <w:rPr>
          <w:rFonts w:ascii="Arial" w:eastAsia="Arial" w:hAnsi="Arial" w:cs="Arial"/>
          <w:b/>
          <w:bCs/>
          <w:color w:val="000000" w:themeColor="text1"/>
        </w:rPr>
        <w:t>Dados Válidos</w:t>
      </w:r>
      <w:r w:rsidRPr="137B8633">
        <w:rPr>
          <w:rFonts w:ascii="Arial" w:eastAsia="Arial" w:hAnsi="Arial" w:cs="Arial"/>
          <w:color w:val="000000" w:themeColor="text1"/>
        </w:rPr>
        <w:t>.</w:t>
      </w:r>
    </w:p>
    <w:p w14:paraId="0127C5EC" w14:textId="2435153D" w:rsidR="137B8633" w:rsidRDefault="7A5B6C0C" w:rsidP="3BB2554F">
      <w:pPr>
        <w:pStyle w:val="PargrafodaLista"/>
        <w:spacing w:before="240" w:after="240"/>
        <w:rPr>
          <w:rFonts w:ascii="Arial" w:eastAsia="Arial" w:hAnsi="Arial" w:cs="Arial"/>
          <w:color w:val="000000" w:themeColor="text1"/>
        </w:rPr>
      </w:pPr>
      <w:r w:rsidRPr="3BB2554F">
        <w:rPr>
          <w:rFonts w:ascii="Arial" w:eastAsia="Arial" w:hAnsi="Arial" w:cs="Arial"/>
          <w:color w:val="000000" w:themeColor="text1"/>
        </w:rPr>
        <w:t xml:space="preserve">Se os dados forem inválidos, o fluxo segue para o estado </w:t>
      </w:r>
      <w:r w:rsidRPr="3BB2554F">
        <w:rPr>
          <w:rFonts w:ascii="Arial" w:eastAsia="Arial" w:hAnsi="Arial" w:cs="Arial"/>
          <w:b/>
          <w:bCs/>
          <w:color w:val="000000" w:themeColor="text1"/>
        </w:rPr>
        <w:t>Dados Inválidos</w:t>
      </w:r>
      <w:r w:rsidRPr="3BB2554F">
        <w:rPr>
          <w:rFonts w:ascii="Arial" w:eastAsia="Arial" w:hAnsi="Arial" w:cs="Arial"/>
          <w:color w:val="000000" w:themeColor="text1"/>
        </w:rPr>
        <w:t>.</w:t>
      </w:r>
    </w:p>
    <w:p w14:paraId="492A7063" w14:textId="55F2A2C3" w:rsidR="7974E827" w:rsidRDefault="7A5B6C0C" w:rsidP="3BB2554F">
      <w:pPr>
        <w:pStyle w:val="Ttulo3"/>
        <w:spacing w:before="281" w:after="281"/>
        <w:rPr>
          <w:rFonts w:ascii="Arial" w:eastAsia="Arial" w:hAnsi="Arial" w:cs="Arial"/>
          <w:b/>
          <w:bCs/>
          <w:color w:val="000000" w:themeColor="text1"/>
          <w:sz w:val="24"/>
          <w:szCs w:val="24"/>
          <w:rPrChange w:id="81" w:author="ELLEN CRISTINA DE SOUSA CASTRO" w:date="2025-06-13T22:22:00Z">
            <w:rPr>
              <w:rFonts w:ascii="Arial" w:eastAsia="Arial" w:hAnsi="Arial" w:cs="Arial"/>
              <w:b/>
              <w:bCs/>
              <w:color w:val="000000" w:themeColor="text1"/>
            </w:rPr>
          </w:rPrChange>
        </w:rPr>
      </w:pPr>
      <w:r w:rsidRPr="3BB2554F">
        <w:rPr>
          <w:rFonts w:ascii="Arial" w:eastAsia="Arial" w:hAnsi="Arial" w:cs="Arial"/>
          <w:b/>
          <w:bCs/>
          <w:color w:val="000000" w:themeColor="text1"/>
          <w:sz w:val="24"/>
          <w:szCs w:val="24"/>
          <w:rPrChange w:id="82" w:author="ELLEN CRISTINA DE SOUSA CASTRO" w:date="2025-06-13T22:22:00Z">
            <w:rPr>
              <w:rFonts w:ascii="Arial" w:eastAsia="Arial" w:hAnsi="Arial" w:cs="Arial"/>
              <w:b/>
              <w:bCs/>
              <w:color w:val="000000" w:themeColor="text1"/>
            </w:rPr>
          </w:rPrChange>
        </w:rPr>
        <w:t>6. Dados Válidos</w:t>
      </w:r>
    </w:p>
    <w:p w14:paraId="7CB5776D" w14:textId="2FC6CA98" w:rsidR="7974E827" w:rsidRDefault="7974E827" w:rsidP="137B8633">
      <w:pPr>
        <w:pStyle w:val="PargrafodaLista"/>
        <w:numPr>
          <w:ilvl w:val="0"/>
          <w:numId w:val="172"/>
        </w:numPr>
        <w:spacing w:before="240" w:after="240"/>
        <w:rPr>
          <w:rFonts w:ascii="Arial" w:eastAsia="Arial" w:hAnsi="Arial" w:cs="Arial"/>
          <w:color w:val="000000" w:themeColor="text1"/>
        </w:rPr>
      </w:pPr>
      <w:r w:rsidRPr="137B8633">
        <w:rPr>
          <w:rFonts w:ascii="Arial" w:eastAsia="Arial" w:hAnsi="Arial" w:cs="Arial"/>
          <w:color w:val="000000" w:themeColor="text1"/>
        </w:rPr>
        <w:t>Confirma que os dados informados estão corretos e foram aceitos.</w:t>
      </w:r>
    </w:p>
    <w:p w14:paraId="4F8AF593" w14:textId="0ECB7192" w:rsidR="7974E827" w:rsidRDefault="7974E827" w:rsidP="137B8633">
      <w:pPr>
        <w:pStyle w:val="PargrafodaLista"/>
        <w:numPr>
          <w:ilvl w:val="0"/>
          <w:numId w:val="172"/>
        </w:numPr>
        <w:spacing w:before="240" w:after="240"/>
        <w:rPr>
          <w:rFonts w:ascii="Arial" w:eastAsia="Arial" w:hAnsi="Arial" w:cs="Arial"/>
          <w:color w:val="000000" w:themeColor="text1"/>
        </w:rPr>
      </w:pPr>
      <w:r w:rsidRPr="137B8633">
        <w:rPr>
          <w:rFonts w:ascii="Arial" w:eastAsia="Arial" w:hAnsi="Arial" w:cs="Arial"/>
          <w:color w:val="000000" w:themeColor="text1"/>
        </w:rPr>
        <w:t xml:space="preserve">Transição automática: o sistema conclui o cadastro e retorna para o estado </w:t>
      </w:r>
      <w:r w:rsidRPr="137B8633">
        <w:rPr>
          <w:rFonts w:ascii="Arial" w:eastAsia="Arial" w:hAnsi="Arial" w:cs="Arial"/>
          <w:b/>
          <w:bCs/>
          <w:color w:val="000000" w:themeColor="text1"/>
        </w:rPr>
        <w:t>Imóvel Cadastrado</w:t>
      </w:r>
      <w:r w:rsidRPr="137B8633">
        <w:rPr>
          <w:rFonts w:ascii="Arial" w:eastAsia="Arial" w:hAnsi="Arial" w:cs="Arial"/>
          <w:color w:val="000000" w:themeColor="text1"/>
        </w:rPr>
        <w:t>.</w:t>
      </w:r>
    </w:p>
    <w:p w14:paraId="169E2248" w14:textId="286F6F99" w:rsidR="7974E827" w:rsidRDefault="7A5B6C0C" w:rsidP="3BB2554F">
      <w:pPr>
        <w:pStyle w:val="Ttulo3"/>
        <w:spacing w:before="281" w:after="281"/>
        <w:rPr>
          <w:rFonts w:ascii="Arial" w:eastAsia="Arial" w:hAnsi="Arial" w:cs="Arial"/>
          <w:b/>
          <w:bCs/>
          <w:color w:val="000000" w:themeColor="text1"/>
          <w:sz w:val="24"/>
          <w:szCs w:val="24"/>
          <w:rPrChange w:id="83" w:author="ELLEN CRISTINA DE SOUSA CASTRO" w:date="2025-06-13T22:22:00Z">
            <w:rPr>
              <w:rFonts w:ascii="Arial" w:eastAsia="Arial" w:hAnsi="Arial" w:cs="Arial"/>
              <w:b/>
              <w:bCs/>
              <w:color w:val="000000" w:themeColor="text1"/>
            </w:rPr>
          </w:rPrChange>
        </w:rPr>
      </w:pPr>
      <w:r w:rsidRPr="3BB2554F">
        <w:rPr>
          <w:rFonts w:ascii="Arial" w:eastAsia="Arial" w:hAnsi="Arial" w:cs="Arial"/>
          <w:b/>
          <w:bCs/>
          <w:color w:val="000000" w:themeColor="text1"/>
          <w:sz w:val="24"/>
          <w:szCs w:val="24"/>
          <w:rPrChange w:id="84" w:author="ELLEN CRISTINA DE SOUSA CASTRO" w:date="2025-06-13T22:22:00Z">
            <w:rPr>
              <w:rFonts w:ascii="Arial" w:eastAsia="Arial" w:hAnsi="Arial" w:cs="Arial"/>
              <w:b/>
              <w:bCs/>
              <w:color w:val="000000" w:themeColor="text1"/>
            </w:rPr>
          </w:rPrChange>
        </w:rPr>
        <w:t>7. Dados Inválidos</w:t>
      </w:r>
    </w:p>
    <w:p w14:paraId="7A9A473F" w14:textId="2577EA04" w:rsidR="7974E827" w:rsidRDefault="7974E827" w:rsidP="137B8633">
      <w:pPr>
        <w:pStyle w:val="PargrafodaLista"/>
        <w:numPr>
          <w:ilvl w:val="0"/>
          <w:numId w:val="172"/>
        </w:numPr>
        <w:spacing w:before="240" w:after="240"/>
        <w:rPr>
          <w:rFonts w:ascii="Arial" w:eastAsia="Arial" w:hAnsi="Arial" w:cs="Arial"/>
        </w:rPr>
      </w:pPr>
      <w:r w:rsidRPr="137B8633">
        <w:rPr>
          <w:rFonts w:ascii="Arial" w:eastAsia="Arial" w:hAnsi="Arial" w:cs="Arial"/>
        </w:rPr>
        <w:t>Indica que houve erro ou inconsistência nas informações fornecidas.</w:t>
      </w:r>
    </w:p>
    <w:p w14:paraId="6B86EB92" w14:textId="04C03D99" w:rsidR="7974E827" w:rsidRDefault="7974E827" w:rsidP="137B8633">
      <w:pPr>
        <w:pStyle w:val="PargrafodaLista"/>
        <w:numPr>
          <w:ilvl w:val="0"/>
          <w:numId w:val="172"/>
        </w:numPr>
        <w:spacing w:before="240" w:after="240"/>
        <w:rPr>
          <w:rFonts w:ascii="Arial" w:eastAsia="Arial" w:hAnsi="Arial" w:cs="Arial"/>
        </w:rPr>
      </w:pPr>
      <w:r w:rsidRPr="137B8633">
        <w:rPr>
          <w:rFonts w:ascii="Arial" w:eastAsia="Arial" w:hAnsi="Arial" w:cs="Arial"/>
        </w:rPr>
        <w:t xml:space="preserve">Com o evento </w:t>
      </w:r>
      <w:r w:rsidRPr="137B8633">
        <w:rPr>
          <w:rFonts w:ascii="Arial" w:eastAsia="Arial" w:hAnsi="Arial" w:cs="Arial"/>
          <w:b/>
          <w:bCs/>
        </w:rPr>
        <w:t>Reinserção dos Dados</w:t>
      </w:r>
      <w:r w:rsidRPr="137B8633">
        <w:rPr>
          <w:rFonts w:ascii="Arial" w:eastAsia="Arial" w:hAnsi="Arial" w:cs="Arial"/>
        </w:rPr>
        <w:t xml:space="preserve">, o fluxo retorna ao estado </w:t>
      </w:r>
      <w:r w:rsidRPr="137B8633">
        <w:rPr>
          <w:rFonts w:ascii="Arial" w:eastAsia="Arial" w:hAnsi="Arial" w:cs="Arial"/>
          <w:b/>
          <w:bCs/>
        </w:rPr>
        <w:t>Inserção de Dados de Cadastro</w:t>
      </w:r>
      <w:r w:rsidRPr="137B8633">
        <w:rPr>
          <w:rFonts w:ascii="Arial" w:eastAsia="Arial" w:hAnsi="Arial" w:cs="Arial"/>
        </w:rPr>
        <w:t>, permitindo a correção das informações.</w:t>
      </w:r>
    </w:p>
    <w:p w14:paraId="0A971BF1" w14:textId="5BB060EA" w:rsidR="137B8633" w:rsidRDefault="137B8633" w:rsidP="137B8633">
      <w:pPr>
        <w:jc w:val="both"/>
        <w:rPr>
          <w:rFonts w:ascii="Arial" w:eastAsia="Arial" w:hAnsi="Arial" w:cs="Arial"/>
        </w:rPr>
      </w:pPr>
    </w:p>
    <w:p w14:paraId="42052A86" w14:textId="117EFB28" w:rsidR="287C79AD" w:rsidRDefault="287C79AD" w:rsidP="137B8633">
      <w:pPr>
        <w:jc w:val="both"/>
        <w:rPr>
          <w:rFonts w:ascii="Arial" w:eastAsia="Arial" w:hAnsi="Arial" w:cs="Arial"/>
          <w:b/>
          <w:bCs/>
          <w:color w:val="000000" w:themeColor="text1"/>
        </w:rPr>
      </w:pPr>
      <w:r w:rsidRPr="137B8633">
        <w:rPr>
          <w:rFonts w:ascii="Arial" w:eastAsia="Arial" w:hAnsi="Arial" w:cs="Arial"/>
          <w:b/>
          <w:bCs/>
          <w:color w:val="000000" w:themeColor="text1"/>
        </w:rPr>
        <w:t>Observações</w:t>
      </w:r>
    </w:p>
    <w:p w14:paraId="0AE16546" w14:textId="54D39DD1" w:rsidR="287C79AD" w:rsidRDefault="287C79AD" w:rsidP="137B8633">
      <w:pPr>
        <w:pStyle w:val="PargrafodaLista"/>
        <w:numPr>
          <w:ilvl w:val="0"/>
          <w:numId w:val="171"/>
        </w:numPr>
        <w:spacing w:before="240" w:after="240"/>
        <w:jc w:val="both"/>
        <w:rPr>
          <w:rFonts w:ascii="Arial" w:eastAsia="Arial" w:hAnsi="Arial" w:cs="Arial"/>
        </w:rPr>
      </w:pPr>
      <w:r w:rsidRPr="137B8633">
        <w:rPr>
          <w:rFonts w:ascii="Arial" w:eastAsia="Arial" w:hAnsi="Arial" w:cs="Arial"/>
        </w:rPr>
        <w:t>O fluxo começa com a listagem e/ou pesquisa de imóveis no sistema.</w:t>
      </w:r>
    </w:p>
    <w:p w14:paraId="6E0076D0" w14:textId="00066386" w:rsidR="287C79AD" w:rsidRDefault="287C79AD" w:rsidP="137B8633">
      <w:pPr>
        <w:pStyle w:val="PargrafodaLista"/>
        <w:numPr>
          <w:ilvl w:val="0"/>
          <w:numId w:val="171"/>
        </w:numPr>
        <w:spacing w:before="240" w:after="240"/>
        <w:jc w:val="both"/>
        <w:rPr>
          <w:rFonts w:ascii="Arial" w:eastAsia="Arial" w:hAnsi="Arial" w:cs="Arial"/>
        </w:rPr>
      </w:pPr>
      <w:r w:rsidRPr="137B8633">
        <w:rPr>
          <w:rFonts w:ascii="Arial" w:eastAsia="Arial" w:hAnsi="Arial" w:cs="Arial"/>
        </w:rPr>
        <w:t>Se o imóvel já estiver cadastrado, o processo termina imediatamente.</w:t>
      </w:r>
    </w:p>
    <w:p w14:paraId="2AA1A627" w14:textId="765EF39A" w:rsidR="287C79AD" w:rsidRDefault="287C79AD" w:rsidP="137B8633">
      <w:pPr>
        <w:pStyle w:val="PargrafodaLista"/>
        <w:numPr>
          <w:ilvl w:val="0"/>
          <w:numId w:val="171"/>
        </w:numPr>
        <w:spacing w:before="240" w:after="240"/>
        <w:jc w:val="both"/>
        <w:rPr>
          <w:rFonts w:ascii="Arial" w:eastAsia="Arial" w:hAnsi="Arial" w:cs="Arial"/>
        </w:rPr>
      </w:pPr>
      <w:r w:rsidRPr="137B8633">
        <w:rPr>
          <w:rFonts w:ascii="Arial" w:eastAsia="Arial" w:hAnsi="Arial" w:cs="Arial"/>
        </w:rPr>
        <w:t>Imóveis fora do sistema passam por um processo de cadastro.</w:t>
      </w:r>
    </w:p>
    <w:p w14:paraId="3BB11D2E" w14:textId="26428A26" w:rsidR="287C79AD" w:rsidRDefault="287C79AD" w:rsidP="137B8633">
      <w:pPr>
        <w:pStyle w:val="PargrafodaLista"/>
        <w:numPr>
          <w:ilvl w:val="0"/>
          <w:numId w:val="171"/>
        </w:numPr>
        <w:spacing w:before="240" w:after="240"/>
        <w:jc w:val="both"/>
        <w:rPr>
          <w:rFonts w:ascii="Arial" w:eastAsia="Arial" w:hAnsi="Arial" w:cs="Arial"/>
        </w:rPr>
      </w:pPr>
      <w:r w:rsidRPr="137B8633">
        <w:rPr>
          <w:rFonts w:ascii="Arial" w:eastAsia="Arial" w:hAnsi="Arial" w:cs="Arial"/>
        </w:rPr>
        <w:t>O cadastro só é concluído se os dados forem válidos.</w:t>
      </w:r>
    </w:p>
    <w:p w14:paraId="6E0DD38C" w14:textId="3F7FB99B" w:rsidR="287C79AD" w:rsidRDefault="287C79AD" w:rsidP="137B8633">
      <w:pPr>
        <w:pStyle w:val="PargrafodaLista"/>
        <w:numPr>
          <w:ilvl w:val="0"/>
          <w:numId w:val="171"/>
        </w:numPr>
        <w:spacing w:before="240" w:after="240"/>
        <w:jc w:val="both"/>
        <w:rPr>
          <w:rFonts w:ascii="Arial" w:eastAsia="Arial" w:hAnsi="Arial" w:cs="Arial"/>
        </w:rPr>
      </w:pPr>
      <w:r w:rsidRPr="137B8633">
        <w:rPr>
          <w:rFonts w:ascii="Arial" w:eastAsia="Arial" w:hAnsi="Arial" w:cs="Arial"/>
        </w:rPr>
        <w:t>Se houver erro nos dados, o sistema permite reinserção até que estejam corretos.</w:t>
      </w:r>
    </w:p>
    <w:p w14:paraId="5A17F21B" w14:textId="13FA1D2A" w:rsidR="287C79AD" w:rsidRDefault="287C79AD" w:rsidP="137B8633">
      <w:pPr>
        <w:pStyle w:val="PargrafodaLista"/>
        <w:numPr>
          <w:ilvl w:val="0"/>
          <w:numId w:val="171"/>
        </w:numPr>
        <w:spacing w:before="240" w:after="240"/>
        <w:jc w:val="both"/>
        <w:rPr>
          <w:rFonts w:ascii="Arial" w:eastAsia="Arial" w:hAnsi="Arial" w:cs="Arial"/>
        </w:rPr>
      </w:pPr>
      <w:r w:rsidRPr="137B8633">
        <w:rPr>
          <w:rFonts w:ascii="Arial" w:eastAsia="Arial" w:hAnsi="Arial" w:cs="Arial"/>
        </w:rPr>
        <w:t xml:space="preserve">Esse modelo garante que </w:t>
      </w:r>
      <w:r w:rsidRPr="137B8633">
        <w:rPr>
          <w:rFonts w:ascii="Arial" w:eastAsia="Arial" w:hAnsi="Arial" w:cs="Arial"/>
          <w:b/>
          <w:bCs/>
        </w:rPr>
        <w:t>somente imóveis com dados válidos sejam efetivamente cadastrados</w:t>
      </w:r>
      <w:r w:rsidRPr="137B8633">
        <w:rPr>
          <w:rFonts w:ascii="Arial" w:eastAsia="Arial" w:hAnsi="Arial" w:cs="Arial"/>
        </w:rPr>
        <w:t>.</w:t>
      </w:r>
    </w:p>
    <w:p w14:paraId="38E25999" w14:textId="05A224FE" w:rsidR="137B8633" w:rsidRDefault="137B8633" w:rsidP="137B8633">
      <w:pPr>
        <w:jc w:val="both"/>
        <w:rPr>
          <w:rFonts w:ascii="Arial" w:eastAsia="Arial" w:hAnsi="Arial" w:cs="Arial"/>
        </w:rPr>
      </w:pPr>
    </w:p>
    <w:p w14:paraId="7501522D" w14:textId="58B814A7" w:rsidR="2C8AB3B0" w:rsidRDefault="70DF1413" w:rsidP="3BB2554F">
      <w:pPr>
        <w:keepNext/>
        <w:keepLines/>
        <w:rPr>
          <w:rFonts w:ascii="Arial" w:eastAsia="Arial" w:hAnsi="Arial" w:cs="Arial"/>
        </w:rPr>
      </w:pPr>
      <w:r w:rsidRPr="3BB2554F">
        <w:rPr>
          <w:rFonts w:ascii="Arial" w:eastAsia="Arial" w:hAnsi="Arial" w:cs="Arial"/>
          <w:b/>
          <w:bCs/>
          <w:color w:val="000000" w:themeColor="text1"/>
        </w:rPr>
        <w:lastRenderedPageBreak/>
        <w:t xml:space="preserve">DE03 - </w:t>
      </w:r>
      <w:r w:rsidR="5292FD92" w:rsidRPr="3BB2554F">
        <w:rPr>
          <w:rFonts w:ascii="Arial" w:eastAsia="Arial" w:hAnsi="Arial" w:cs="Arial"/>
          <w:b/>
          <w:bCs/>
          <w:color w:val="000000" w:themeColor="text1"/>
        </w:rPr>
        <w:t>Estado de Login</w:t>
      </w:r>
    </w:p>
    <w:p w14:paraId="2D1FCDA1" w14:textId="3FB54364" w:rsidR="2C8AB3B0" w:rsidRDefault="47FAC364" w:rsidP="137B8633">
      <w:pPr>
        <w:keepNext/>
        <w:keepLines/>
        <w:jc w:val="center"/>
        <w:rPr>
          <w:rFonts w:ascii="Arial" w:eastAsia="Arial" w:hAnsi="Arial" w:cs="Arial"/>
        </w:rPr>
      </w:pPr>
      <w:r w:rsidRPr="3BB2554F">
        <w:rPr>
          <w:rFonts w:ascii="Arial" w:eastAsia="Arial" w:hAnsi="Arial" w:cs="Arial"/>
        </w:rPr>
        <w:t>Figura 23: Diagrama de Login</w:t>
      </w:r>
      <w:r w:rsidR="2C8AB3B0">
        <w:br/>
      </w:r>
      <w:r w:rsidR="5292FD92">
        <w:rPr>
          <w:noProof/>
        </w:rPr>
        <w:drawing>
          <wp:inline distT="0" distB="0" distL="0" distR="0" wp14:anchorId="2C978262" wp14:editId="4ADCE7AC">
            <wp:extent cx="5724524" cy="2857500"/>
            <wp:effectExtent l="0" t="0" r="0" b="0"/>
            <wp:docPr id="524700878" name="Imagem 524700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24700878"/>
                    <pic:cNvPicPr/>
                  </pic:nvPicPr>
                  <pic:blipFill>
                    <a:blip r:embed="rId36">
                      <a:extLst>
                        <a:ext uri="{28A0092B-C50C-407E-A947-70E740481C1C}">
                          <a14:useLocalDpi xmlns:a14="http://schemas.microsoft.com/office/drawing/2010/main" val="0"/>
                        </a:ext>
                      </a:extLst>
                    </a:blip>
                    <a:stretch>
                      <a:fillRect/>
                    </a:stretch>
                  </pic:blipFill>
                  <pic:spPr>
                    <a:xfrm>
                      <a:off x="0" y="0"/>
                      <a:ext cx="5724524" cy="2857500"/>
                    </a:xfrm>
                    <a:prstGeom prst="rect">
                      <a:avLst/>
                    </a:prstGeom>
                  </pic:spPr>
                </pic:pic>
              </a:graphicData>
            </a:graphic>
          </wp:inline>
        </w:drawing>
      </w:r>
      <w:r w:rsidR="0A2702E9" w:rsidRPr="3BB2554F">
        <w:rPr>
          <w:rFonts w:ascii="Aptos" w:eastAsia="Aptos" w:hAnsi="Aptos" w:cs="Aptos"/>
          <w:b/>
          <w:bCs/>
          <w:color w:val="000000" w:themeColor="text1"/>
          <w:sz w:val="20"/>
          <w:szCs w:val="20"/>
        </w:rPr>
        <w:t>Fonte:</w:t>
      </w:r>
      <w:r w:rsidR="0A2702E9" w:rsidRPr="3BB2554F">
        <w:rPr>
          <w:rFonts w:ascii="Aptos" w:eastAsia="Aptos" w:hAnsi="Aptos" w:cs="Aptos"/>
          <w:color w:val="000000" w:themeColor="text1"/>
          <w:sz w:val="20"/>
          <w:szCs w:val="20"/>
        </w:rPr>
        <w:t xml:space="preserve"> Elaborado pelos Autores.</w:t>
      </w:r>
    </w:p>
    <w:p w14:paraId="437F80BB" w14:textId="05BEC342" w:rsidR="57C6C6F8" w:rsidRDefault="5292FD92" w:rsidP="3BB2554F">
      <w:pPr>
        <w:spacing w:before="240" w:after="240"/>
        <w:ind w:firstLine="708"/>
        <w:jc w:val="both"/>
        <w:rPr>
          <w:rFonts w:ascii="Arial" w:eastAsia="Arial" w:hAnsi="Arial" w:cs="Arial"/>
        </w:rPr>
      </w:pPr>
      <w:r w:rsidRPr="3BB2554F">
        <w:rPr>
          <w:rFonts w:ascii="Arial" w:eastAsia="Arial" w:hAnsi="Arial" w:cs="Arial"/>
        </w:rPr>
        <w:t xml:space="preserve">O diagrama representa o </w:t>
      </w:r>
      <w:r w:rsidRPr="3BB2554F">
        <w:rPr>
          <w:rFonts w:ascii="Arial" w:eastAsia="Arial" w:hAnsi="Arial" w:cs="Arial"/>
          <w:b/>
          <w:bCs/>
        </w:rPr>
        <w:t>Diagrama de Estados de Login</w:t>
      </w:r>
      <w:r w:rsidRPr="3BB2554F">
        <w:rPr>
          <w:rFonts w:ascii="Arial" w:eastAsia="Arial" w:hAnsi="Arial" w:cs="Arial"/>
        </w:rPr>
        <w:t>. Ele descreve os estados pelos quais o sistema passa desde a abertura do aplicativo até a realização bem-sucedida do login.</w:t>
      </w:r>
    </w:p>
    <w:p w14:paraId="1961E6CC" w14:textId="5AE896C5" w:rsidR="096EC6B8" w:rsidRDefault="096EC6B8" w:rsidP="137B8633">
      <w:pPr>
        <w:pStyle w:val="Ttulo3"/>
        <w:spacing w:before="281" w:after="281"/>
        <w:jc w:val="both"/>
        <w:rPr>
          <w:rFonts w:ascii="Arial" w:eastAsia="Arial" w:hAnsi="Arial" w:cs="Arial"/>
          <w:b/>
          <w:bCs/>
          <w:color w:val="000000" w:themeColor="text1"/>
          <w:sz w:val="24"/>
          <w:szCs w:val="24"/>
        </w:rPr>
      </w:pPr>
      <w:r w:rsidRPr="137B8633">
        <w:rPr>
          <w:rFonts w:ascii="Arial" w:eastAsia="Arial" w:hAnsi="Arial" w:cs="Arial"/>
          <w:b/>
          <w:bCs/>
          <w:color w:val="000000" w:themeColor="text1"/>
          <w:sz w:val="24"/>
          <w:szCs w:val="24"/>
        </w:rPr>
        <w:t>Estados e Transições Explicados</w:t>
      </w:r>
    </w:p>
    <w:p w14:paraId="12CE6853" w14:textId="3FEC6640" w:rsidR="57C6C6F8" w:rsidRDefault="57C6C6F8">
      <w:pPr>
        <w:spacing w:before="240" w:after="240"/>
        <w:rPr>
          <w:rFonts w:ascii="Arial" w:eastAsia="Arial" w:hAnsi="Arial" w:cs="Arial"/>
        </w:rPr>
        <w:pPrChange w:id="85" w:author="BRUNO KAUAN RODRIGUES SILVA" w:date="2025-06-13T20:06:00Z" w16du:dateUtc="2025-06-13T23:06:00Z">
          <w:pPr>
            <w:spacing w:before="240" w:after="240"/>
            <w:jc w:val="both"/>
          </w:pPr>
        </w:pPrChange>
      </w:pPr>
      <w:r w:rsidRPr="137B8633">
        <w:rPr>
          <w:rFonts w:ascii="Arial" w:eastAsia="Arial" w:hAnsi="Arial" w:cs="Arial"/>
          <w:b/>
          <w:bCs/>
        </w:rPr>
        <w:t>1. Usuário Abre Aplicativo</w:t>
      </w:r>
      <w:r>
        <w:br/>
      </w:r>
      <w:r w:rsidRPr="137B8633">
        <w:rPr>
          <w:rFonts w:ascii="Arial" w:eastAsia="Arial" w:hAnsi="Arial" w:cs="Arial"/>
        </w:rPr>
        <w:t xml:space="preserve"> Estado inicial. O usuário inicia o processo ao abrir o aplicativo.</w:t>
      </w:r>
    </w:p>
    <w:p w14:paraId="386400D3" w14:textId="46F1C159" w:rsidR="57C6C6F8" w:rsidRDefault="57C6C6F8" w:rsidP="00970BDB">
      <w:pPr>
        <w:spacing w:before="240" w:after="240"/>
        <w:rPr>
          <w:rFonts w:ascii="Arial" w:eastAsia="Arial" w:hAnsi="Arial" w:cs="Arial"/>
        </w:rPr>
      </w:pPr>
      <w:r w:rsidRPr="137B8633">
        <w:rPr>
          <w:rFonts w:ascii="Arial" w:eastAsia="Arial" w:hAnsi="Arial" w:cs="Arial"/>
          <w:b/>
          <w:bCs/>
        </w:rPr>
        <w:t>2. Tela de Login Aparece</w:t>
      </w:r>
      <w:r>
        <w:br/>
      </w:r>
      <w:r w:rsidRPr="137B8633">
        <w:rPr>
          <w:rFonts w:ascii="Arial" w:eastAsia="Arial" w:hAnsi="Arial" w:cs="Arial"/>
        </w:rPr>
        <w:t xml:space="preserve"> O sistema exibe a tela de login, aguardando a interação do usuário.</w:t>
      </w:r>
      <w:r>
        <w:br/>
      </w:r>
      <w:r w:rsidRPr="137B8633">
        <w:rPr>
          <w:rFonts w:ascii="Arial" w:eastAsia="Arial" w:hAnsi="Arial" w:cs="Arial"/>
        </w:rPr>
        <w:t xml:space="preserve"> Transição: Quando o usuário seleciona os campos para digitar seus dados, o sistema vai para o próximo estado.</w:t>
      </w:r>
    </w:p>
    <w:p w14:paraId="5D0C408F" w14:textId="19B53736" w:rsidR="57C6C6F8" w:rsidRDefault="57C6C6F8">
      <w:pPr>
        <w:spacing w:before="240" w:after="240"/>
        <w:rPr>
          <w:rFonts w:ascii="Arial" w:eastAsia="Arial" w:hAnsi="Arial" w:cs="Arial"/>
        </w:rPr>
        <w:pPrChange w:id="86" w:author="BRUNO KAUAN RODRIGUES SILVA" w:date="2025-06-13T20:06:00Z" w16du:dateUtc="2025-06-13T23:06:00Z">
          <w:pPr>
            <w:spacing w:before="240" w:after="240"/>
            <w:jc w:val="both"/>
          </w:pPr>
        </w:pPrChange>
      </w:pPr>
      <w:r w:rsidRPr="137B8633">
        <w:rPr>
          <w:rFonts w:ascii="Arial" w:eastAsia="Arial" w:hAnsi="Arial" w:cs="Arial"/>
          <w:b/>
          <w:bCs/>
        </w:rPr>
        <w:t>3. Inserção de Dados de Login</w:t>
      </w:r>
      <w:r>
        <w:br/>
      </w:r>
      <w:r w:rsidRPr="137B8633">
        <w:rPr>
          <w:rFonts w:ascii="Arial" w:eastAsia="Arial" w:hAnsi="Arial" w:cs="Arial"/>
        </w:rPr>
        <w:t xml:space="preserve"> Estado onde o usuário insere suas credenciais (login e senha).</w:t>
      </w:r>
      <w:r>
        <w:br/>
      </w:r>
      <w:r w:rsidRPr="137B8633">
        <w:rPr>
          <w:rFonts w:ascii="Arial" w:eastAsia="Arial" w:hAnsi="Arial" w:cs="Arial"/>
        </w:rPr>
        <w:t xml:space="preserve"> Após essa ação, o sistema verifica os dados informados:</w:t>
      </w:r>
    </w:p>
    <w:p w14:paraId="4C973274" w14:textId="1AA54553" w:rsidR="57C6C6F8" w:rsidRDefault="57C6C6F8">
      <w:pPr>
        <w:pStyle w:val="PargrafodaLista"/>
        <w:numPr>
          <w:ilvl w:val="1"/>
          <w:numId w:val="168"/>
        </w:numPr>
        <w:spacing w:before="240" w:after="240"/>
        <w:rPr>
          <w:rFonts w:ascii="Arial" w:eastAsia="Arial" w:hAnsi="Arial" w:cs="Arial"/>
        </w:rPr>
        <w:pPrChange w:id="87" w:author="BRUNO KAUAN RODRIGUES SILVA" w:date="2025-06-13T20:06:00Z" w16du:dateUtc="2025-06-13T23:06:00Z">
          <w:pPr>
            <w:pStyle w:val="PargrafodaLista"/>
            <w:numPr>
              <w:ilvl w:val="1"/>
              <w:numId w:val="168"/>
            </w:numPr>
            <w:spacing w:before="240" w:after="240"/>
            <w:ind w:left="1440" w:hanging="360"/>
            <w:jc w:val="both"/>
          </w:pPr>
        </w:pPrChange>
      </w:pPr>
      <w:r w:rsidRPr="137B8633">
        <w:rPr>
          <w:rFonts w:ascii="Arial" w:eastAsia="Arial" w:hAnsi="Arial" w:cs="Arial"/>
        </w:rPr>
        <w:t xml:space="preserve">Se forem </w:t>
      </w:r>
      <w:r w:rsidRPr="137B8633">
        <w:rPr>
          <w:rFonts w:ascii="Arial" w:eastAsia="Arial" w:hAnsi="Arial" w:cs="Arial"/>
          <w:b/>
          <w:bCs/>
        </w:rPr>
        <w:t>válidos</w:t>
      </w:r>
      <w:r w:rsidRPr="137B8633">
        <w:rPr>
          <w:rFonts w:ascii="Arial" w:eastAsia="Arial" w:hAnsi="Arial" w:cs="Arial"/>
        </w:rPr>
        <w:t xml:space="preserve">, a transição segue para </w:t>
      </w:r>
      <w:r w:rsidRPr="137B8633">
        <w:rPr>
          <w:rFonts w:ascii="Arial" w:eastAsia="Arial" w:hAnsi="Arial" w:cs="Arial"/>
          <w:b/>
          <w:bCs/>
        </w:rPr>
        <w:t>Dados Válidos</w:t>
      </w:r>
      <w:r w:rsidRPr="137B8633">
        <w:rPr>
          <w:rFonts w:ascii="Arial" w:eastAsia="Arial" w:hAnsi="Arial" w:cs="Arial"/>
        </w:rPr>
        <w:t>.</w:t>
      </w:r>
    </w:p>
    <w:p w14:paraId="0858E19E" w14:textId="5643E4C8" w:rsidR="57C6C6F8" w:rsidRDefault="57C6C6F8">
      <w:pPr>
        <w:pStyle w:val="PargrafodaLista"/>
        <w:numPr>
          <w:ilvl w:val="1"/>
          <w:numId w:val="168"/>
        </w:numPr>
        <w:spacing w:before="240" w:after="240"/>
        <w:rPr>
          <w:rFonts w:ascii="Arial" w:eastAsia="Arial" w:hAnsi="Arial" w:cs="Arial"/>
        </w:rPr>
        <w:pPrChange w:id="88" w:author="BRUNO KAUAN RODRIGUES SILVA" w:date="2025-06-13T20:06:00Z" w16du:dateUtc="2025-06-13T23:06:00Z">
          <w:pPr>
            <w:pStyle w:val="PargrafodaLista"/>
            <w:numPr>
              <w:ilvl w:val="1"/>
              <w:numId w:val="168"/>
            </w:numPr>
            <w:spacing w:before="240" w:after="240"/>
            <w:ind w:left="1440" w:hanging="360"/>
            <w:jc w:val="both"/>
          </w:pPr>
        </w:pPrChange>
      </w:pPr>
      <w:r w:rsidRPr="137B8633">
        <w:rPr>
          <w:rFonts w:ascii="Arial" w:eastAsia="Arial" w:hAnsi="Arial" w:cs="Arial"/>
        </w:rPr>
        <w:t xml:space="preserve">Se forem </w:t>
      </w:r>
      <w:r w:rsidRPr="137B8633">
        <w:rPr>
          <w:rFonts w:ascii="Arial" w:eastAsia="Arial" w:hAnsi="Arial" w:cs="Arial"/>
          <w:b/>
          <w:bCs/>
        </w:rPr>
        <w:t>inválidos</w:t>
      </w:r>
      <w:r w:rsidRPr="137B8633">
        <w:rPr>
          <w:rFonts w:ascii="Arial" w:eastAsia="Arial" w:hAnsi="Arial" w:cs="Arial"/>
        </w:rPr>
        <w:t xml:space="preserve">, transita para </w:t>
      </w:r>
      <w:r w:rsidRPr="137B8633">
        <w:rPr>
          <w:rFonts w:ascii="Arial" w:eastAsia="Arial" w:hAnsi="Arial" w:cs="Arial"/>
          <w:b/>
          <w:bCs/>
        </w:rPr>
        <w:t>Dados Inválidos</w:t>
      </w:r>
      <w:r w:rsidRPr="137B8633">
        <w:rPr>
          <w:rFonts w:ascii="Arial" w:eastAsia="Arial" w:hAnsi="Arial" w:cs="Arial"/>
        </w:rPr>
        <w:t>.</w:t>
      </w:r>
    </w:p>
    <w:p w14:paraId="2FCE6F5A" w14:textId="609456B3" w:rsidR="57C6C6F8" w:rsidRDefault="57C6C6F8">
      <w:pPr>
        <w:spacing w:before="240" w:after="240"/>
        <w:rPr>
          <w:rFonts w:ascii="Arial" w:eastAsia="Arial" w:hAnsi="Arial" w:cs="Arial"/>
        </w:rPr>
        <w:pPrChange w:id="89" w:author="BRUNO KAUAN RODRIGUES SILVA" w:date="2025-06-13T20:06:00Z" w16du:dateUtc="2025-06-13T23:06:00Z">
          <w:pPr>
            <w:spacing w:before="240" w:after="240"/>
            <w:jc w:val="both"/>
          </w:pPr>
        </w:pPrChange>
      </w:pPr>
      <w:r w:rsidRPr="137B8633">
        <w:rPr>
          <w:rFonts w:ascii="Arial" w:eastAsia="Arial" w:hAnsi="Arial" w:cs="Arial"/>
          <w:b/>
          <w:bCs/>
        </w:rPr>
        <w:t>4. Dados Válidos</w:t>
      </w:r>
      <w:r>
        <w:br/>
      </w:r>
      <w:r w:rsidRPr="137B8633">
        <w:rPr>
          <w:rFonts w:ascii="Arial" w:eastAsia="Arial" w:hAnsi="Arial" w:cs="Arial"/>
        </w:rPr>
        <w:t xml:space="preserve"> Indica que as credenciais foram corretamente validadas.</w:t>
      </w:r>
      <w:r>
        <w:br/>
      </w:r>
      <w:r w:rsidRPr="137B8633">
        <w:rPr>
          <w:rFonts w:ascii="Arial" w:eastAsia="Arial" w:hAnsi="Arial" w:cs="Arial"/>
        </w:rPr>
        <w:t xml:space="preserve"> Transição: O sistema realiza o </w:t>
      </w:r>
      <w:r w:rsidRPr="137B8633">
        <w:rPr>
          <w:rFonts w:ascii="Arial" w:eastAsia="Arial" w:hAnsi="Arial" w:cs="Arial"/>
          <w:b/>
          <w:bCs/>
        </w:rPr>
        <w:t>Login Realizado</w:t>
      </w:r>
      <w:r w:rsidRPr="137B8633">
        <w:rPr>
          <w:rFonts w:ascii="Arial" w:eastAsia="Arial" w:hAnsi="Arial" w:cs="Arial"/>
        </w:rPr>
        <w:t>, encerrando o fluxo com sucesso.</w:t>
      </w:r>
    </w:p>
    <w:p w14:paraId="2B477F14" w14:textId="7E5A56B3" w:rsidR="57C6C6F8" w:rsidRDefault="57C6C6F8">
      <w:pPr>
        <w:spacing w:before="240" w:after="240"/>
        <w:rPr>
          <w:rFonts w:ascii="Arial" w:eastAsia="Arial" w:hAnsi="Arial" w:cs="Arial"/>
        </w:rPr>
        <w:pPrChange w:id="90" w:author="BRUNO KAUAN RODRIGUES SILVA" w:date="2025-06-13T20:06:00Z" w16du:dateUtc="2025-06-13T23:06:00Z">
          <w:pPr>
            <w:spacing w:before="240" w:after="240"/>
            <w:jc w:val="both"/>
          </w:pPr>
        </w:pPrChange>
      </w:pPr>
      <w:r w:rsidRPr="137B8633">
        <w:rPr>
          <w:rFonts w:ascii="Arial" w:eastAsia="Arial" w:hAnsi="Arial" w:cs="Arial"/>
          <w:b/>
          <w:bCs/>
        </w:rPr>
        <w:lastRenderedPageBreak/>
        <w:t>5. Dados Inválidos</w:t>
      </w:r>
      <w:r>
        <w:br/>
      </w:r>
      <w:r w:rsidRPr="137B8633">
        <w:rPr>
          <w:rFonts w:ascii="Arial" w:eastAsia="Arial" w:hAnsi="Arial" w:cs="Arial"/>
        </w:rPr>
        <w:t xml:space="preserve"> Estado em que o sistema detecta erro nas credenciais informadas.</w:t>
      </w:r>
      <w:r>
        <w:br/>
      </w:r>
      <w:r w:rsidRPr="137B8633">
        <w:rPr>
          <w:rFonts w:ascii="Arial" w:eastAsia="Arial" w:hAnsi="Arial" w:cs="Arial"/>
        </w:rPr>
        <w:t xml:space="preserve"> Transição: Permite que o usuário retorne ao estado </w:t>
      </w:r>
      <w:r w:rsidRPr="137B8633">
        <w:rPr>
          <w:rFonts w:ascii="Arial" w:eastAsia="Arial" w:hAnsi="Arial" w:cs="Arial"/>
          <w:b/>
          <w:bCs/>
        </w:rPr>
        <w:t>Inserção de Dados de Login</w:t>
      </w:r>
      <w:r w:rsidRPr="137B8633">
        <w:rPr>
          <w:rFonts w:ascii="Arial" w:eastAsia="Arial" w:hAnsi="Arial" w:cs="Arial"/>
        </w:rPr>
        <w:t xml:space="preserve"> com o evento </w:t>
      </w:r>
      <w:r w:rsidRPr="137B8633">
        <w:rPr>
          <w:rFonts w:ascii="Arial" w:eastAsia="Arial" w:hAnsi="Arial" w:cs="Arial"/>
          <w:b/>
          <w:bCs/>
        </w:rPr>
        <w:t>Reinserção dos Dados</w:t>
      </w:r>
      <w:r w:rsidRPr="137B8633">
        <w:rPr>
          <w:rFonts w:ascii="Arial" w:eastAsia="Arial" w:hAnsi="Arial" w:cs="Arial"/>
        </w:rPr>
        <w:t>, permitindo novas tentativas.</w:t>
      </w:r>
    </w:p>
    <w:p w14:paraId="2CBAC845" w14:textId="29A73D72" w:rsidR="57C6C6F8" w:rsidRDefault="57C6C6F8">
      <w:pPr>
        <w:spacing w:before="240" w:after="240"/>
        <w:rPr>
          <w:rFonts w:ascii="Arial" w:eastAsia="Arial" w:hAnsi="Arial" w:cs="Arial"/>
        </w:rPr>
        <w:pPrChange w:id="91" w:author="BRUNO KAUAN RODRIGUES SILVA" w:date="2025-06-13T20:06:00Z" w16du:dateUtc="2025-06-13T23:06:00Z">
          <w:pPr>
            <w:spacing w:before="240" w:after="240"/>
            <w:jc w:val="both"/>
          </w:pPr>
        </w:pPrChange>
      </w:pPr>
      <w:r w:rsidRPr="137B8633">
        <w:rPr>
          <w:rFonts w:ascii="Arial" w:eastAsia="Arial" w:hAnsi="Arial" w:cs="Arial"/>
          <w:b/>
          <w:bCs/>
        </w:rPr>
        <w:t>6. Login Realizado</w:t>
      </w:r>
      <w:r>
        <w:br/>
      </w:r>
      <w:r w:rsidRPr="137B8633">
        <w:rPr>
          <w:rFonts w:ascii="Arial" w:eastAsia="Arial" w:hAnsi="Arial" w:cs="Arial"/>
        </w:rPr>
        <w:t xml:space="preserve"> Estado final. O login foi concluído com sucesso e o usuário é autenticado.</w:t>
      </w:r>
    </w:p>
    <w:p w14:paraId="02AEB827" w14:textId="37C08521" w:rsidR="57C6C6F8" w:rsidRDefault="57C6C6F8" w:rsidP="137B8633">
      <w:pPr>
        <w:pStyle w:val="Ttulo3"/>
        <w:spacing w:before="281" w:after="281"/>
        <w:jc w:val="both"/>
        <w:rPr>
          <w:rFonts w:ascii="Arial" w:eastAsia="Arial" w:hAnsi="Arial" w:cs="Arial"/>
          <w:b/>
          <w:bCs/>
          <w:color w:val="000000" w:themeColor="text1"/>
          <w:sz w:val="24"/>
          <w:szCs w:val="24"/>
        </w:rPr>
      </w:pPr>
      <w:r w:rsidRPr="137B8633">
        <w:rPr>
          <w:rFonts w:ascii="Arial" w:eastAsia="Arial" w:hAnsi="Arial" w:cs="Arial"/>
          <w:b/>
          <w:bCs/>
          <w:color w:val="000000" w:themeColor="text1"/>
          <w:sz w:val="24"/>
          <w:szCs w:val="24"/>
        </w:rPr>
        <w:t>Observações</w:t>
      </w:r>
    </w:p>
    <w:p w14:paraId="44A41B97" w14:textId="5CD90E5F" w:rsidR="57C6C6F8" w:rsidRDefault="57C6C6F8" w:rsidP="137B8633">
      <w:pPr>
        <w:pStyle w:val="PargrafodaLista"/>
        <w:numPr>
          <w:ilvl w:val="0"/>
          <w:numId w:val="167"/>
        </w:numPr>
        <w:spacing w:before="240" w:after="240"/>
        <w:jc w:val="both"/>
        <w:rPr>
          <w:rFonts w:ascii="Arial" w:eastAsia="Arial" w:hAnsi="Arial" w:cs="Arial"/>
        </w:rPr>
      </w:pPr>
      <w:r w:rsidRPr="137B8633">
        <w:rPr>
          <w:rFonts w:ascii="Arial" w:eastAsia="Arial" w:hAnsi="Arial" w:cs="Arial"/>
        </w:rPr>
        <w:t xml:space="preserve">O fluxo inicia com a </w:t>
      </w:r>
      <w:r w:rsidRPr="137B8633">
        <w:rPr>
          <w:rFonts w:ascii="Arial" w:eastAsia="Arial" w:hAnsi="Arial" w:cs="Arial"/>
          <w:b/>
          <w:bCs/>
        </w:rPr>
        <w:t>abertura do aplicativo</w:t>
      </w:r>
      <w:r w:rsidRPr="137B8633">
        <w:rPr>
          <w:rFonts w:ascii="Arial" w:eastAsia="Arial" w:hAnsi="Arial" w:cs="Arial"/>
        </w:rPr>
        <w:t xml:space="preserve"> e segue com a apresentação da tela de login.</w:t>
      </w:r>
    </w:p>
    <w:p w14:paraId="3FBCE322" w14:textId="1EB4CA95" w:rsidR="57C6C6F8" w:rsidRDefault="57C6C6F8" w:rsidP="137B8633">
      <w:pPr>
        <w:pStyle w:val="PargrafodaLista"/>
        <w:numPr>
          <w:ilvl w:val="0"/>
          <w:numId w:val="167"/>
        </w:numPr>
        <w:spacing w:before="240" w:after="240"/>
        <w:jc w:val="both"/>
        <w:rPr>
          <w:rFonts w:ascii="Arial" w:eastAsia="Arial" w:hAnsi="Arial" w:cs="Arial"/>
        </w:rPr>
      </w:pPr>
      <w:r w:rsidRPr="137B8633">
        <w:rPr>
          <w:rFonts w:ascii="Arial" w:eastAsia="Arial" w:hAnsi="Arial" w:cs="Arial"/>
        </w:rPr>
        <w:t xml:space="preserve">O login só é realizado quando </w:t>
      </w:r>
      <w:r w:rsidRPr="137B8633">
        <w:rPr>
          <w:rFonts w:ascii="Arial" w:eastAsia="Arial" w:hAnsi="Arial" w:cs="Arial"/>
          <w:b/>
          <w:bCs/>
        </w:rPr>
        <w:t>os dados informados são válidos</w:t>
      </w:r>
      <w:r w:rsidRPr="137B8633">
        <w:rPr>
          <w:rFonts w:ascii="Arial" w:eastAsia="Arial" w:hAnsi="Arial" w:cs="Arial"/>
        </w:rPr>
        <w:t>.</w:t>
      </w:r>
    </w:p>
    <w:p w14:paraId="7B9E553D" w14:textId="3AFDC2DB" w:rsidR="57C6C6F8" w:rsidRDefault="57C6C6F8" w:rsidP="137B8633">
      <w:pPr>
        <w:pStyle w:val="PargrafodaLista"/>
        <w:numPr>
          <w:ilvl w:val="0"/>
          <w:numId w:val="167"/>
        </w:numPr>
        <w:spacing w:before="240" w:after="240"/>
        <w:jc w:val="both"/>
        <w:rPr>
          <w:rFonts w:ascii="Arial" w:eastAsia="Arial" w:hAnsi="Arial" w:cs="Arial"/>
        </w:rPr>
      </w:pPr>
      <w:r w:rsidRPr="137B8633">
        <w:rPr>
          <w:rFonts w:ascii="Arial" w:eastAsia="Arial" w:hAnsi="Arial" w:cs="Arial"/>
        </w:rPr>
        <w:t xml:space="preserve">Se o usuário inserir </w:t>
      </w:r>
      <w:r w:rsidRPr="137B8633">
        <w:rPr>
          <w:rFonts w:ascii="Arial" w:eastAsia="Arial" w:hAnsi="Arial" w:cs="Arial"/>
          <w:b/>
          <w:bCs/>
        </w:rPr>
        <w:t>dados inválidos</w:t>
      </w:r>
      <w:r w:rsidRPr="137B8633">
        <w:rPr>
          <w:rFonts w:ascii="Arial" w:eastAsia="Arial" w:hAnsi="Arial" w:cs="Arial"/>
        </w:rPr>
        <w:t>, o sistema permite tentativas repetidas até que as informações estejam corretas.</w:t>
      </w:r>
    </w:p>
    <w:p w14:paraId="5B86DEB9" w14:textId="22305D66" w:rsidR="57C6C6F8" w:rsidRDefault="57C6C6F8" w:rsidP="137B8633">
      <w:pPr>
        <w:pStyle w:val="PargrafodaLista"/>
        <w:numPr>
          <w:ilvl w:val="0"/>
          <w:numId w:val="167"/>
        </w:numPr>
        <w:spacing w:before="240" w:after="240"/>
        <w:jc w:val="both"/>
        <w:rPr>
          <w:rFonts w:ascii="Arial" w:eastAsia="Arial" w:hAnsi="Arial" w:cs="Arial"/>
        </w:rPr>
      </w:pPr>
      <w:r w:rsidRPr="137B8633">
        <w:rPr>
          <w:rFonts w:ascii="Arial" w:eastAsia="Arial" w:hAnsi="Arial" w:cs="Arial"/>
        </w:rPr>
        <w:t xml:space="preserve">Esse fluxo garante a </w:t>
      </w:r>
      <w:r w:rsidRPr="137B8633">
        <w:rPr>
          <w:rFonts w:ascii="Arial" w:eastAsia="Arial" w:hAnsi="Arial" w:cs="Arial"/>
          <w:b/>
          <w:bCs/>
        </w:rPr>
        <w:t>segurança e integridade da autenticação</w:t>
      </w:r>
      <w:r w:rsidRPr="137B8633">
        <w:rPr>
          <w:rFonts w:ascii="Arial" w:eastAsia="Arial" w:hAnsi="Arial" w:cs="Arial"/>
        </w:rPr>
        <w:t>, exigindo validação antes de conceder o acesso.</w:t>
      </w:r>
    </w:p>
    <w:p w14:paraId="5296DD39" w14:textId="745B8D5A" w:rsidR="57C6C6F8" w:rsidRDefault="57C6C6F8" w:rsidP="137B8633">
      <w:pPr>
        <w:pStyle w:val="PargrafodaLista"/>
        <w:numPr>
          <w:ilvl w:val="0"/>
          <w:numId w:val="167"/>
        </w:numPr>
        <w:spacing w:before="240" w:after="240"/>
        <w:jc w:val="both"/>
        <w:rPr>
          <w:rFonts w:ascii="Arial" w:eastAsia="Arial" w:hAnsi="Arial" w:cs="Arial"/>
        </w:rPr>
      </w:pPr>
      <w:r w:rsidRPr="137B8633">
        <w:rPr>
          <w:rFonts w:ascii="Arial" w:eastAsia="Arial" w:hAnsi="Arial" w:cs="Arial"/>
        </w:rPr>
        <w:t xml:space="preserve">O </w:t>
      </w:r>
      <w:r w:rsidRPr="137B8633">
        <w:rPr>
          <w:rFonts w:ascii="Arial" w:eastAsia="Arial" w:hAnsi="Arial" w:cs="Arial"/>
          <w:b/>
          <w:bCs/>
        </w:rPr>
        <w:t>encerramento do fluxo ocorre somente após o login ser bem-sucedido</w:t>
      </w:r>
      <w:r w:rsidRPr="137B8633">
        <w:rPr>
          <w:rFonts w:ascii="Arial" w:eastAsia="Arial" w:hAnsi="Arial" w:cs="Arial"/>
        </w:rPr>
        <w:t>, representado pelo estado final.</w:t>
      </w:r>
    </w:p>
    <w:p w14:paraId="30A94EED" w14:textId="0532DA56" w:rsidR="137B8633" w:rsidRDefault="12AEB8B7" w:rsidP="3BB2554F">
      <w:pPr>
        <w:spacing w:before="240" w:after="240"/>
        <w:jc w:val="both"/>
        <w:rPr>
          <w:rFonts w:ascii="Aptos" w:eastAsia="Aptos" w:hAnsi="Aptos" w:cs="Aptos"/>
        </w:rPr>
      </w:pPr>
      <w:r w:rsidRPr="3BB2554F">
        <w:rPr>
          <w:rFonts w:ascii="Arial" w:eastAsia="Arial" w:hAnsi="Arial" w:cs="Arial"/>
          <w:b/>
          <w:bCs/>
          <w:color w:val="000000" w:themeColor="text1"/>
        </w:rPr>
        <w:t xml:space="preserve">DE04 - </w:t>
      </w:r>
      <w:r w:rsidR="2D1558B8" w:rsidRPr="3BB2554F">
        <w:rPr>
          <w:rFonts w:ascii="Arial" w:eastAsia="Arial" w:hAnsi="Arial" w:cs="Arial"/>
          <w:b/>
          <w:bCs/>
          <w:color w:val="000000" w:themeColor="text1"/>
        </w:rPr>
        <w:t>Estado de um Imóvel</w:t>
      </w:r>
    </w:p>
    <w:p w14:paraId="22E629CD" w14:textId="3F71AD59" w:rsidR="137B8633" w:rsidRDefault="4023F328" w:rsidP="3BB2554F">
      <w:pPr>
        <w:jc w:val="center"/>
        <w:rPr>
          <w:rFonts w:ascii="Arial" w:eastAsia="Arial" w:hAnsi="Arial" w:cs="Arial"/>
        </w:rPr>
      </w:pPr>
      <w:r w:rsidRPr="3BB2554F">
        <w:rPr>
          <w:rFonts w:ascii="Arial" w:eastAsia="Arial" w:hAnsi="Arial" w:cs="Arial"/>
        </w:rPr>
        <w:t>Figura 21: Diagrama de imóvel</w:t>
      </w:r>
    </w:p>
    <w:p w14:paraId="67F9B080" w14:textId="3992B80F" w:rsidR="137B8633" w:rsidRDefault="4EA48E43" w:rsidP="3BB2554F">
      <w:pPr>
        <w:spacing w:before="240" w:after="240"/>
        <w:jc w:val="center"/>
        <w:rPr>
          <w:rFonts w:ascii="Aptos" w:eastAsia="Aptos" w:hAnsi="Aptos" w:cs="Aptos"/>
        </w:rPr>
      </w:pPr>
      <w:r>
        <w:rPr>
          <w:noProof/>
        </w:rPr>
        <w:drawing>
          <wp:inline distT="0" distB="0" distL="0" distR="0" wp14:anchorId="0496781E" wp14:editId="2576D96A">
            <wp:extent cx="5724524" cy="2209800"/>
            <wp:effectExtent l="0" t="0" r="0" b="0"/>
            <wp:docPr id="830762537" name="Imagem 83076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30762537"/>
                    <pic:cNvPicPr/>
                  </pic:nvPicPr>
                  <pic:blipFill>
                    <a:blip r:embed="rId37">
                      <a:extLst>
                        <a:ext uri="{28A0092B-C50C-407E-A947-70E740481C1C}">
                          <a14:useLocalDpi xmlns:a14="http://schemas.microsoft.com/office/drawing/2010/main" val="0"/>
                        </a:ext>
                      </a:extLst>
                    </a:blip>
                    <a:stretch>
                      <a:fillRect/>
                    </a:stretch>
                  </pic:blipFill>
                  <pic:spPr>
                    <a:xfrm>
                      <a:off x="0" y="0"/>
                      <a:ext cx="5724524" cy="2209800"/>
                    </a:xfrm>
                    <a:prstGeom prst="rect">
                      <a:avLst/>
                    </a:prstGeom>
                  </pic:spPr>
                </pic:pic>
              </a:graphicData>
            </a:graphic>
          </wp:inline>
        </w:drawing>
      </w:r>
      <w:r w:rsidR="3719731C" w:rsidRPr="3BB2554F">
        <w:rPr>
          <w:rFonts w:ascii="Aptos" w:eastAsia="Aptos" w:hAnsi="Aptos" w:cs="Aptos"/>
          <w:b/>
          <w:bCs/>
          <w:color w:val="000000" w:themeColor="text1"/>
          <w:sz w:val="20"/>
          <w:szCs w:val="20"/>
        </w:rPr>
        <w:t>Fonte:</w:t>
      </w:r>
      <w:r w:rsidR="3719731C" w:rsidRPr="3BB2554F">
        <w:rPr>
          <w:rFonts w:ascii="Aptos" w:eastAsia="Aptos" w:hAnsi="Aptos" w:cs="Aptos"/>
          <w:color w:val="000000" w:themeColor="text1"/>
          <w:sz w:val="20"/>
          <w:szCs w:val="20"/>
        </w:rPr>
        <w:t xml:space="preserve"> Elaborado pelos Autores.</w:t>
      </w:r>
    </w:p>
    <w:p w14:paraId="27D29083" w14:textId="4608C1BB" w:rsidR="6BBFC06D" w:rsidRDefault="043DC327" w:rsidP="3BB2554F">
      <w:pPr>
        <w:spacing w:before="240" w:after="240"/>
        <w:ind w:firstLine="708"/>
        <w:jc w:val="both"/>
        <w:rPr>
          <w:rFonts w:ascii="Arial" w:eastAsia="Arial" w:hAnsi="Arial" w:cs="Arial"/>
        </w:rPr>
      </w:pPr>
      <w:r w:rsidRPr="3BB2554F">
        <w:rPr>
          <w:rFonts w:ascii="Arial" w:eastAsia="Arial" w:hAnsi="Arial" w:cs="Arial"/>
        </w:rPr>
        <w:t xml:space="preserve">O diagrama representa o </w:t>
      </w:r>
      <w:r w:rsidRPr="3BB2554F">
        <w:rPr>
          <w:rFonts w:ascii="Arial" w:eastAsia="Arial" w:hAnsi="Arial" w:cs="Arial"/>
          <w:b/>
          <w:bCs/>
        </w:rPr>
        <w:t>Diagrama de Estados de um Imóvel</w:t>
      </w:r>
      <w:r w:rsidRPr="3BB2554F">
        <w:rPr>
          <w:rFonts w:ascii="Arial" w:eastAsia="Arial" w:hAnsi="Arial" w:cs="Arial"/>
        </w:rPr>
        <w:t>, descrevendo os possíveis estados que um imóvel pode assumir dentro do sistema, com base na existência e no andamento de uma vistoria.</w:t>
      </w:r>
    </w:p>
    <w:p w14:paraId="71C222F8" w14:textId="55512438" w:rsidR="3D93DA0B" w:rsidRDefault="3D93DA0B" w:rsidP="137B8633">
      <w:pPr>
        <w:pStyle w:val="Ttulo3"/>
        <w:spacing w:before="281" w:after="281"/>
        <w:jc w:val="both"/>
        <w:rPr>
          <w:rFonts w:ascii="Arial" w:eastAsia="Arial" w:hAnsi="Arial" w:cs="Arial"/>
          <w:b/>
          <w:bCs/>
          <w:color w:val="000000" w:themeColor="text1"/>
          <w:sz w:val="24"/>
          <w:szCs w:val="24"/>
        </w:rPr>
      </w:pPr>
      <w:r w:rsidRPr="137B8633">
        <w:rPr>
          <w:rFonts w:ascii="Arial" w:eastAsia="Arial" w:hAnsi="Arial" w:cs="Arial"/>
          <w:b/>
          <w:bCs/>
          <w:color w:val="000000" w:themeColor="text1"/>
          <w:sz w:val="24"/>
          <w:szCs w:val="24"/>
        </w:rPr>
        <w:t>Estados e Transições Explicados</w:t>
      </w:r>
    </w:p>
    <w:p w14:paraId="2208B14B" w14:textId="5ABBD853" w:rsidR="6BBFC06D" w:rsidRDefault="6BBFC06D">
      <w:pPr>
        <w:spacing w:before="240" w:after="240"/>
        <w:rPr>
          <w:rFonts w:ascii="Arial" w:eastAsia="Arial" w:hAnsi="Arial" w:cs="Arial"/>
        </w:rPr>
        <w:pPrChange w:id="92" w:author="BRUNO KAUAN RODRIGUES SILVA" w:date="2025-06-13T20:06:00Z" w16du:dateUtc="2025-06-13T23:06:00Z">
          <w:pPr>
            <w:spacing w:before="240" w:after="240"/>
            <w:jc w:val="both"/>
          </w:pPr>
        </w:pPrChange>
      </w:pPr>
      <w:r w:rsidRPr="137B8633">
        <w:rPr>
          <w:rFonts w:ascii="Arial" w:eastAsia="Arial" w:hAnsi="Arial" w:cs="Arial"/>
          <w:b/>
          <w:bCs/>
        </w:rPr>
        <w:t>1. Cadastrado</w:t>
      </w:r>
      <w:r>
        <w:br/>
      </w:r>
      <w:r w:rsidRPr="137B8633">
        <w:rPr>
          <w:rFonts w:ascii="Arial" w:eastAsia="Arial" w:hAnsi="Arial" w:cs="Arial"/>
        </w:rPr>
        <w:t xml:space="preserve"> Estado inicial do imóvel após ser incluído no sistema.</w:t>
      </w:r>
    </w:p>
    <w:p w14:paraId="4CDCA62E" w14:textId="2A5B00F5" w:rsidR="6BBFC06D" w:rsidRDefault="6BBFC06D">
      <w:pPr>
        <w:pStyle w:val="PargrafodaLista"/>
        <w:numPr>
          <w:ilvl w:val="0"/>
          <w:numId w:val="161"/>
        </w:numPr>
        <w:spacing w:before="240" w:after="240"/>
        <w:rPr>
          <w:rFonts w:ascii="Arial" w:eastAsia="Arial" w:hAnsi="Arial" w:cs="Arial"/>
        </w:rPr>
        <w:pPrChange w:id="93" w:author="BRUNO KAUAN RODRIGUES SILVA" w:date="2025-06-13T20:06:00Z" w16du:dateUtc="2025-06-13T23:06:00Z">
          <w:pPr>
            <w:pStyle w:val="PargrafodaLista"/>
            <w:numPr>
              <w:numId w:val="161"/>
            </w:numPr>
            <w:spacing w:before="240" w:after="240"/>
            <w:ind w:hanging="360"/>
            <w:jc w:val="both"/>
          </w:pPr>
        </w:pPrChange>
      </w:pPr>
      <w:r w:rsidRPr="137B8633">
        <w:rPr>
          <w:rFonts w:ascii="Arial" w:eastAsia="Arial" w:hAnsi="Arial" w:cs="Arial"/>
        </w:rPr>
        <w:lastRenderedPageBreak/>
        <w:t>Após o cadastro, há três caminhos possíveis:</w:t>
      </w:r>
    </w:p>
    <w:p w14:paraId="6685864F" w14:textId="2D703554" w:rsidR="6BBFC06D" w:rsidRDefault="6BBFC06D">
      <w:pPr>
        <w:pStyle w:val="PargrafodaLista"/>
        <w:numPr>
          <w:ilvl w:val="1"/>
          <w:numId w:val="161"/>
        </w:numPr>
        <w:spacing w:before="240" w:after="240"/>
        <w:rPr>
          <w:rFonts w:ascii="Arial" w:eastAsia="Arial" w:hAnsi="Arial" w:cs="Arial"/>
        </w:rPr>
        <w:pPrChange w:id="94" w:author="BRUNO KAUAN RODRIGUES SILVA" w:date="2025-06-13T20:06:00Z" w16du:dateUtc="2025-06-13T23:06:00Z">
          <w:pPr>
            <w:pStyle w:val="PargrafodaLista"/>
            <w:numPr>
              <w:ilvl w:val="1"/>
              <w:numId w:val="161"/>
            </w:numPr>
            <w:spacing w:before="240" w:after="240"/>
            <w:ind w:left="1440" w:hanging="360"/>
            <w:jc w:val="both"/>
          </w:pPr>
        </w:pPrChange>
      </w:pPr>
      <w:r w:rsidRPr="137B8633">
        <w:rPr>
          <w:rFonts w:ascii="Arial" w:eastAsia="Arial" w:hAnsi="Arial" w:cs="Arial"/>
          <w:b/>
          <w:bCs/>
        </w:rPr>
        <w:t>Desativado</w:t>
      </w:r>
      <w:r w:rsidRPr="137B8633">
        <w:rPr>
          <w:rFonts w:ascii="Arial" w:eastAsia="Arial" w:hAnsi="Arial" w:cs="Arial"/>
        </w:rPr>
        <w:t xml:space="preserve">: Quando ocorre uma </w:t>
      </w:r>
      <w:r w:rsidRPr="137B8633">
        <w:rPr>
          <w:rFonts w:ascii="Arial" w:eastAsia="Arial" w:hAnsi="Arial" w:cs="Arial"/>
          <w:b/>
          <w:bCs/>
        </w:rPr>
        <w:t>desativação</w:t>
      </w:r>
      <w:r w:rsidRPr="137B8633">
        <w:rPr>
          <w:rFonts w:ascii="Arial" w:eastAsia="Arial" w:hAnsi="Arial" w:cs="Arial"/>
        </w:rPr>
        <w:t xml:space="preserve"> do imóvel.</w:t>
      </w:r>
    </w:p>
    <w:p w14:paraId="01BF9605" w14:textId="471CEE78" w:rsidR="6BBFC06D" w:rsidRDefault="6BBFC06D">
      <w:pPr>
        <w:pStyle w:val="PargrafodaLista"/>
        <w:numPr>
          <w:ilvl w:val="1"/>
          <w:numId w:val="161"/>
        </w:numPr>
        <w:spacing w:before="240" w:after="240"/>
        <w:rPr>
          <w:rFonts w:ascii="Arial" w:eastAsia="Arial" w:hAnsi="Arial" w:cs="Arial"/>
        </w:rPr>
        <w:pPrChange w:id="95" w:author="BRUNO KAUAN RODRIGUES SILVA" w:date="2025-06-13T20:06:00Z" w16du:dateUtc="2025-06-13T23:06:00Z">
          <w:pPr>
            <w:pStyle w:val="PargrafodaLista"/>
            <w:numPr>
              <w:ilvl w:val="1"/>
              <w:numId w:val="161"/>
            </w:numPr>
            <w:spacing w:before="240" w:after="240"/>
            <w:ind w:left="1440" w:hanging="360"/>
            <w:jc w:val="both"/>
          </w:pPr>
        </w:pPrChange>
      </w:pPr>
      <w:r w:rsidRPr="137B8633">
        <w:rPr>
          <w:rFonts w:ascii="Arial" w:eastAsia="Arial" w:hAnsi="Arial" w:cs="Arial"/>
          <w:b/>
          <w:bCs/>
        </w:rPr>
        <w:t>Imóvel Com Vistoria Vinculada</w:t>
      </w:r>
      <w:r w:rsidRPr="137B8633">
        <w:rPr>
          <w:rFonts w:ascii="Arial" w:eastAsia="Arial" w:hAnsi="Arial" w:cs="Arial"/>
        </w:rPr>
        <w:t>: Se já houver uma vistoria associada ao imóvel.</w:t>
      </w:r>
    </w:p>
    <w:p w14:paraId="7BE471B9" w14:textId="6C0E271A" w:rsidR="6BBFC06D" w:rsidRDefault="6BBFC06D">
      <w:pPr>
        <w:pStyle w:val="PargrafodaLista"/>
        <w:numPr>
          <w:ilvl w:val="1"/>
          <w:numId w:val="161"/>
        </w:numPr>
        <w:spacing w:before="240" w:after="240"/>
        <w:rPr>
          <w:rFonts w:ascii="Arial" w:eastAsia="Arial" w:hAnsi="Arial" w:cs="Arial"/>
        </w:rPr>
        <w:pPrChange w:id="96" w:author="BRUNO KAUAN RODRIGUES SILVA" w:date="2025-06-13T20:06:00Z" w16du:dateUtc="2025-06-13T23:06:00Z">
          <w:pPr>
            <w:pStyle w:val="PargrafodaLista"/>
            <w:numPr>
              <w:ilvl w:val="1"/>
              <w:numId w:val="161"/>
            </w:numPr>
            <w:spacing w:before="240" w:after="240"/>
            <w:ind w:left="1440" w:hanging="360"/>
            <w:jc w:val="both"/>
          </w:pPr>
        </w:pPrChange>
      </w:pPr>
      <w:r w:rsidRPr="137B8633">
        <w:rPr>
          <w:rFonts w:ascii="Arial" w:eastAsia="Arial" w:hAnsi="Arial" w:cs="Arial"/>
          <w:b/>
          <w:bCs/>
        </w:rPr>
        <w:t>Imóvel Aguardando a Vistoria</w:t>
      </w:r>
      <w:r w:rsidRPr="137B8633">
        <w:rPr>
          <w:rFonts w:ascii="Arial" w:eastAsia="Arial" w:hAnsi="Arial" w:cs="Arial"/>
        </w:rPr>
        <w:t xml:space="preserve">: Se </w:t>
      </w:r>
      <w:r w:rsidRPr="137B8633">
        <w:rPr>
          <w:rFonts w:ascii="Arial" w:eastAsia="Arial" w:hAnsi="Arial" w:cs="Arial"/>
          <w:b/>
          <w:bCs/>
        </w:rPr>
        <w:t>não há vistoria vinculada</w:t>
      </w:r>
      <w:r w:rsidRPr="137B8633">
        <w:rPr>
          <w:rFonts w:ascii="Arial" w:eastAsia="Arial" w:hAnsi="Arial" w:cs="Arial"/>
        </w:rPr>
        <w:t xml:space="preserve"> ainda.</w:t>
      </w:r>
    </w:p>
    <w:p w14:paraId="5A30527D" w14:textId="1174A54D" w:rsidR="6BBFC06D" w:rsidRDefault="6BBFC06D">
      <w:pPr>
        <w:pStyle w:val="Ttulo4"/>
        <w:spacing w:before="319" w:after="319"/>
        <w:rPr>
          <w:rFonts w:ascii="Arial" w:eastAsia="Arial" w:hAnsi="Arial" w:cs="Arial"/>
          <w:b/>
          <w:bCs/>
          <w:color w:val="000000" w:themeColor="text1"/>
        </w:rPr>
        <w:pPrChange w:id="97" w:author="BRUNO KAUAN RODRIGUES SILVA" w:date="2025-06-13T20:06:00Z" w16du:dateUtc="2025-06-13T23:06:00Z">
          <w:pPr>
            <w:pStyle w:val="Ttulo4"/>
            <w:spacing w:before="319" w:after="319"/>
            <w:jc w:val="both"/>
          </w:pPr>
        </w:pPrChange>
      </w:pPr>
      <w:r w:rsidRPr="137B8633">
        <w:rPr>
          <w:rFonts w:ascii="Arial" w:eastAsia="Arial" w:hAnsi="Arial" w:cs="Arial"/>
          <w:b/>
          <w:bCs/>
          <w:color w:val="000000" w:themeColor="text1"/>
        </w:rPr>
        <w:t>Caminhos a partir desses estados:</w:t>
      </w:r>
    </w:p>
    <w:p w14:paraId="377AC75F" w14:textId="00496F0E" w:rsidR="6BBFC06D" w:rsidRDefault="6BBFC06D">
      <w:pPr>
        <w:spacing w:before="240" w:after="240"/>
        <w:rPr>
          <w:rFonts w:ascii="Arial" w:eastAsia="Arial" w:hAnsi="Arial" w:cs="Arial"/>
        </w:rPr>
        <w:pPrChange w:id="98" w:author="BRUNO KAUAN RODRIGUES SILVA" w:date="2025-06-13T20:06:00Z" w16du:dateUtc="2025-06-13T23:06:00Z">
          <w:pPr>
            <w:spacing w:before="240" w:after="240"/>
            <w:jc w:val="both"/>
          </w:pPr>
        </w:pPrChange>
      </w:pPr>
      <w:r w:rsidRPr="137B8633">
        <w:rPr>
          <w:rFonts w:ascii="Arial" w:eastAsia="Arial" w:hAnsi="Arial" w:cs="Arial"/>
          <w:b/>
          <w:bCs/>
        </w:rPr>
        <w:t>2. Imóvel Aguardando a Vistoria</w:t>
      </w:r>
      <w:r>
        <w:br/>
      </w:r>
      <w:r w:rsidRPr="137B8633">
        <w:rPr>
          <w:rFonts w:ascii="Arial" w:eastAsia="Arial" w:hAnsi="Arial" w:cs="Arial"/>
        </w:rPr>
        <w:t xml:space="preserve"> O imóvel está no sistema, aguardando a marcação de uma vistoria.</w:t>
      </w:r>
    </w:p>
    <w:p w14:paraId="5A259D3A" w14:textId="14B296F0" w:rsidR="6BBFC06D" w:rsidRDefault="6BBFC06D">
      <w:pPr>
        <w:spacing w:before="240" w:after="240"/>
        <w:rPr>
          <w:rFonts w:ascii="Arial" w:eastAsia="Arial" w:hAnsi="Arial" w:cs="Arial"/>
        </w:rPr>
        <w:pPrChange w:id="99" w:author="BRUNO KAUAN RODRIGUES SILVA" w:date="2025-06-13T20:06:00Z" w16du:dateUtc="2025-06-13T23:06:00Z">
          <w:pPr>
            <w:spacing w:before="240" w:after="240"/>
            <w:jc w:val="both"/>
          </w:pPr>
        </w:pPrChange>
      </w:pPr>
      <w:r w:rsidRPr="137B8633">
        <w:rPr>
          <w:rFonts w:ascii="Arial" w:eastAsia="Arial" w:hAnsi="Arial" w:cs="Arial"/>
          <w:b/>
          <w:bCs/>
        </w:rPr>
        <w:t>3. Imóvel Com Vistoria Vinculada</w:t>
      </w:r>
      <w:r>
        <w:br/>
      </w:r>
      <w:r w:rsidRPr="137B8633">
        <w:rPr>
          <w:rFonts w:ascii="Arial" w:eastAsia="Arial" w:hAnsi="Arial" w:cs="Arial"/>
        </w:rPr>
        <w:t xml:space="preserve"> O imóvel possui uma vistoria agendada. Pode seguir para:</w:t>
      </w:r>
    </w:p>
    <w:p w14:paraId="74429E29" w14:textId="1E52390F" w:rsidR="6BBFC06D" w:rsidRDefault="6BBFC06D">
      <w:pPr>
        <w:pStyle w:val="PargrafodaLista"/>
        <w:numPr>
          <w:ilvl w:val="1"/>
          <w:numId w:val="160"/>
        </w:numPr>
        <w:spacing w:before="240" w:after="240"/>
        <w:rPr>
          <w:rFonts w:ascii="Arial" w:eastAsia="Arial" w:hAnsi="Arial" w:cs="Arial"/>
        </w:rPr>
        <w:pPrChange w:id="100" w:author="BRUNO KAUAN RODRIGUES SILVA" w:date="2025-06-13T20:06:00Z" w16du:dateUtc="2025-06-13T23:06:00Z">
          <w:pPr>
            <w:pStyle w:val="PargrafodaLista"/>
            <w:numPr>
              <w:ilvl w:val="1"/>
              <w:numId w:val="160"/>
            </w:numPr>
            <w:spacing w:before="240" w:after="240"/>
            <w:ind w:left="1440" w:hanging="360"/>
            <w:jc w:val="both"/>
          </w:pPr>
        </w:pPrChange>
      </w:pPr>
      <w:r w:rsidRPr="137B8633">
        <w:rPr>
          <w:rFonts w:ascii="Arial" w:eastAsia="Arial" w:hAnsi="Arial" w:cs="Arial"/>
          <w:b/>
          <w:bCs/>
        </w:rPr>
        <w:t>Imóvel com Vistoria Realizada</w:t>
      </w:r>
      <w:r w:rsidRPr="137B8633">
        <w:rPr>
          <w:rFonts w:ascii="Arial" w:eastAsia="Arial" w:hAnsi="Arial" w:cs="Arial"/>
        </w:rPr>
        <w:t>, se a vistoria for efetuada.</w:t>
      </w:r>
    </w:p>
    <w:p w14:paraId="2A5E35FD" w14:textId="3E85A138" w:rsidR="6BBFC06D" w:rsidRDefault="6BBFC06D">
      <w:pPr>
        <w:pStyle w:val="PargrafodaLista"/>
        <w:numPr>
          <w:ilvl w:val="1"/>
          <w:numId w:val="160"/>
        </w:numPr>
        <w:spacing w:before="240" w:after="240"/>
        <w:rPr>
          <w:rFonts w:ascii="Arial" w:eastAsia="Arial" w:hAnsi="Arial" w:cs="Arial"/>
        </w:rPr>
        <w:pPrChange w:id="101" w:author="BRUNO KAUAN RODRIGUES SILVA" w:date="2025-06-13T20:06:00Z" w16du:dateUtc="2025-06-13T23:06:00Z">
          <w:pPr>
            <w:pStyle w:val="PargrafodaLista"/>
            <w:numPr>
              <w:ilvl w:val="1"/>
              <w:numId w:val="160"/>
            </w:numPr>
            <w:spacing w:before="240" w:after="240"/>
            <w:ind w:left="1440" w:hanging="360"/>
            <w:jc w:val="both"/>
          </w:pPr>
        </w:pPrChange>
      </w:pPr>
      <w:r w:rsidRPr="137B8633">
        <w:rPr>
          <w:rFonts w:ascii="Arial" w:eastAsia="Arial" w:hAnsi="Arial" w:cs="Arial"/>
          <w:b/>
          <w:bCs/>
        </w:rPr>
        <w:t>Imóvel Com Vistoria Cancelada</w:t>
      </w:r>
      <w:r w:rsidRPr="137B8633">
        <w:rPr>
          <w:rFonts w:ascii="Arial" w:eastAsia="Arial" w:hAnsi="Arial" w:cs="Arial"/>
        </w:rPr>
        <w:t>, se for cancelada.</w:t>
      </w:r>
    </w:p>
    <w:p w14:paraId="229C7289" w14:textId="05E32126" w:rsidR="6BBFC06D" w:rsidRDefault="6BBFC06D">
      <w:pPr>
        <w:pStyle w:val="PargrafodaLista"/>
        <w:numPr>
          <w:ilvl w:val="1"/>
          <w:numId w:val="160"/>
        </w:numPr>
        <w:spacing w:before="240" w:after="240"/>
        <w:rPr>
          <w:rFonts w:ascii="Arial" w:eastAsia="Arial" w:hAnsi="Arial" w:cs="Arial"/>
        </w:rPr>
        <w:pPrChange w:id="102" w:author="BRUNO KAUAN RODRIGUES SILVA" w:date="2025-06-13T20:06:00Z" w16du:dateUtc="2025-06-13T23:06:00Z">
          <w:pPr>
            <w:pStyle w:val="PargrafodaLista"/>
            <w:numPr>
              <w:ilvl w:val="1"/>
              <w:numId w:val="160"/>
            </w:numPr>
            <w:spacing w:before="240" w:after="240"/>
            <w:ind w:left="1440" w:hanging="360"/>
            <w:jc w:val="both"/>
          </w:pPr>
        </w:pPrChange>
      </w:pPr>
      <w:r w:rsidRPr="137B8633">
        <w:rPr>
          <w:rFonts w:ascii="Arial" w:eastAsia="Arial" w:hAnsi="Arial" w:cs="Arial"/>
          <w:b/>
          <w:bCs/>
        </w:rPr>
        <w:t>Desativado</w:t>
      </w:r>
      <w:r w:rsidRPr="137B8633">
        <w:rPr>
          <w:rFonts w:ascii="Arial" w:eastAsia="Arial" w:hAnsi="Arial" w:cs="Arial"/>
        </w:rPr>
        <w:t>, se o imóvel for desativado.</w:t>
      </w:r>
    </w:p>
    <w:p w14:paraId="20CA25D1" w14:textId="628F997D" w:rsidR="6BBFC06D" w:rsidRDefault="6BBFC06D">
      <w:pPr>
        <w:spacing w:before="240" w:after="240"/>
        <w:rPr>
          <w:rFonts w:ascii="Arial" w:eastAsia="Arial" w:hAnsi="Arial" w:cs="Arial"/>
        </w:rPr>
        <w:pPrChange w:id="103" w:author="BRUNO KAUAN RODRIGUES SILVA" w:date="2025-06-13T20:06:00Z" w16du:dateUtc="2025-06-13T23:06:00Z">
          <w:pPr>
            <w:spacing w:before="240" w:after="240"/>
            <w:jc w:val="both"/>
          </w:pPr>
        </w:pPrChange>
      </w:pPr>
      <w:r w:rsidRPr="137B8633">
        <w:rPr>
          <w:rFonts w:ascii="Arial" w:eastAsia="Arial" w:hAnsi="Arial" w:cs="Arial"/>
          <w:b/>
          <w:bCs/>
        </w:rPr>
        <w:t>4. Imóvel com Vistoria Realizada</w:t>
      </w:r>
      <w:r>
        <w:br/>
      </w:r>
      <w:r w:rsidRPr="137B8633">
        <w:rPr>
          <w:rFonts w:ascii="Arial" w:eastAsia="Arial" w:hAnsi="Arial" w:cs="Arial"/>
        </w:rPr>
        <w:t xml:space="preserve"> A vistoria foi realizada com sucesso. Próxima etapa:</w:t>
      </w:r>
    </w:p>
    <w:p w14:paraId="78D586C7" w14:textId="010672BE" w:rsidR="6BBFC06D" w:rsidRDefault="6BBFC06D">
      <w:pPr>
        <w:pStyle w:val="PargrafodaLista"/>
        <w:numPr>
          <w:ilvl w:val="1"/>
          <w:numId w:val="160"/>
        </w:numPr>
        <w:spacing w:before="240" w:after="240"/>
        <w:rPr>
          <w:rFonts w:ascii="Arial" w:eastAsia="Arial" w:hAnsi="Arial" w:cs="Arial"/>
        </w:rPr>
        <w:pPrChange w:id="104" w:author="BRUNO KAUAN RODRIGUES SILVA" w:date="2025-06-13T20:06:00Z" w16du:dateUtc="2025-06-13T23:06:00Z">
          <w:pPr>
            <w:pStyle w:val="PargrafodaLista"/>
            <w:numPr>
              <w:ilvl w:val="1"/>
              <w:numId w:val="160"/>
            </w:numPr>
            <w:spacing w:before="240" w:after="240"/>
            <w:ind w:left="1440" w:hanging="360"/>
            <w:jc w:val="both"/>
          </w:pPr>
        </w:pPrChange>
      </w:pPr>
      <w:r w:rsidRPr="137B8633">
        <w:rPr>
          <w:rFonts w:ascii="Arial" w:eastAsia="Arial" w:hAnsi="Arial" w:cs="Arial"/>
          <w:b/>
          <w:bCs/>
        </w:rPr>
        <w:t>Imóvel com Relatório Emitido</w:t>
      </w:r>
      <w:r w:rsidRPr="137B8633">
        <w:rPr>
          <w:rFonts w:ascii="Arial" w:eastAsia="Arial" w:hAnsi="Arial" w:cs="Arial"/>
        </w:rPr>
        <w:t>, quando os dados da vistoria forem coletados.</w:t>
      </w:r>
    </w:p>
    <w:p w14:paraId="322F6F4C" w14:textId="5CBC34BF" w:rsidR="6BBFC06D" w:rsidRDefault="6BBFC06D">
      <w:pPr>
        <w:spacing w:before="240" w:after="240"/>
        <w:rPr>
          <w:rFonts w:ascii="Arial" w:eastAsia="Arial" w:hAnsi="Arial" w:cs="Arial"/>
        </w:rPr>
        <w:pPrChange w:id="105" w:author="BRUNO KAUAN RODRIGUES SILVA" w:date="2025-06-13T20:06:00Z" w16du:dateUtc="2025-06-13T23:06:00Z">
          <w:pPr>
            <w:spacing w:before="240" w:after="240"/>
            <w:jc w:val="both"/>
          </w:pPr>
        </w:pPrChange>
      </w:pPr>
      <w:r w:rsidRPr="137B8633">
        <w:rPr>
          <w:rFonts w:ascii="Arial" w:eastAsia="Arial" w:hAnsi="Arial" w:cs="Arial"/>
          <w:b/>
          <w:bCs/>
        </w:rPr>
        <w:t>5. Imóvel com Relatório Emitido</w:t>
      </w:r>
      <w:r>
        <w:br/>
      </w:r>
      <w:r w:rsidRPr="137B8633">
        <w:rPr>
          <w:rFonts w:ascii="Arial" w:eastAsia="Arial" w:hAnsi="Arial" w:cs="Arial"/>
        </w:rPr>
        <w:t xml:space="preserve"> A vistoria foi concluída e documentada. Estado final do processo.</w:t>
      </w:r>
    </w:p>
    <w:p w14:paraId="387489E4" w14:textId="1D6B2697" w:rsidR="137B8633" w:rsidRDefault="043DC327">
      <w:pPr>
        <w:spacing w:before="240" w:after="240"/>
        <w:rPr>
          <w:rFonts w:ascii="Arial" w:eastAsia="Arial" w:hAnsi="Arial" w:cs="Arial"/>
        </w:rPr>
        <w:pPrChange w:id="106" w:author="BRUNO KAUAN RODRIGUES SILVA" w:date="2025-06-13T20:06:00Z" w16du:dateUtc="2025-06-13T23:06:00Z">
          <w:pPr>
            <w:spacing w:before="240" w:after="240"/>
            <w:jc w:val="both"/>
          </w:pPr>
        </w:pPrChange>
      </w:pPr>
      <w:r w:rsidRPr="3BB2554F">
        <w:rPr>
          <w:rFonts w:ascii="Arial" w:eastAsia="Arial" w:hAnsi="Arial" w:cs="Arial"/>
          <w:b/>
          <w:bCs/>
        </w:rPr>
        <w:t>6. Imóvel Com Vistoria Cancelada</w:t>
      </w:r>
      <w:r w:rsidR="137B8633">
        <w:br/>
      </w:r>
      <w:r w:rsidRPr="3BB2554F">
        <w:rPr>
          <w:rFonts w:ascii="Arial" w:eastAsia="Arial" w:hAnsi="Arial" w:cs="Arial"/>
        </w:rPr>
        <w:t xml:space="preserve"> A vistoria foi cancelada.</w:t>
      </w:r>
      <w:r w:rsidR="137B8633">
        <w:br/>
      </w:r>
      <w:r w:rsidRPr="3BB2554F">
        <w:rPr>
          <w:rFonts w:ascii="Arial" w:eastAsia="Arial" w:hAnsi="Arial" w:cs="Arial"/>
        </w:rPr>
        <w:t xml:space="preserve"> Transição: o imóvel é considerado </w:t>
      </w:r>
      <w:r w:rsidRPr="3BB2554F">
        <w:rPr>
          <w:rFonts w:ascii="Arial" w:eastAsia="Arial" w:hAnsi="Arial" w:cs="Arial"/>
          <w:b/>
          <w:bCs/>
        </w:rPr>
        <w:t>excluído</w:t>
      </w:r>
      <w:r w:rsidRPr="3BB2554F">
        <w:rPr>
          <w:rFonts w:ascii="Arial" w:eastAsia="Arial" w:hAnsi="Arial" w:cs="Arial"/>
        </w:rPr>
        <w:t xml:space="preserve"> após esse estado.</w:t>
      </w:r>
    </w:p>
    <w:p w14:paraId="7F707D63" w14:textId="6E69F491" w:rsidR="137B8633" w:rsidRDefault="043DC327">
      <w:pPr>
        <w:spacing w:before="240" w:after="240"/>
        <w:rPr>
          <w:rFonts w:ascii="Arial" w:eastAsia="Arial" w:hAnsi="Arial" w:cs="Arial"/>
        </w:rPr>
        <w:pPrChange w:id="107" w:author="BRUNO KAUAN RODRIGUES SILVA" w:date="2025-06-13T20:06:00Z" w16du:dateUtc="2025-06-13T23:06:00Z">
          <w:pPr>
            <w:spacing w:before="240" w:after="240"/>
            <w:jc w:val="both"/>
          </w:pPr>
        </w:pPrChange>
      </w:pPr>
      <w:r w:rsidRPr="3BB2554F">
        <w:rPr>
          <w:rFonts w:ascii="Arial" w:eastAsia="Arial" w:hAnsi="Arial" w:cs="Arial"/>
          <w:b/>
          <w:bCs/>
        </w:rPr>
        <w:t>7. Desativado</w:t>
      </w:r>
      <w:r w:rsidR="137B8633">
        <w:br/>
      </w:r>
      <w:r w:rsidRPr="3BB2554F">
        <w:rPr>
          <w:rFonts w:ascii="Arial" w:eastAsia="Arial" w:hAnsi="Arial" w:cs="Arial"/>
        </w:rPr>
        <w:t xml:space="preserve"> Estado em que o imóvel está inativo, impedindo que prossiga com vistorias.</w:t>
      </w:r>
      <w:r w:rsidR="137B8633">
        <w:br/>
      </w:r>
      <w:r w:rsidRPr="3BB2554F">
        <w:rPr>
          <w:rFonts w:ascii="Arial" w:eastAsia="Arial" w:hAnsi="Arial" w:cs="Arial"/>
        </w:rPr>
        <w:t xml:space="preserve"> Transição: o imóvel é considerado </w:t>
      </w:r>
      <w:r w:rsidRPr="3BB2554F">
        <w:rPr>
          <w:rFonts w:ascii="Arial" w:eastAsia="Arial" w:hAnsi="Arial" w:cs="Arial"/>
          <w:b/>
          <w:bCs/>
        </w:rPr>
        <w:t>excluído</w:t>
      </w:r>
      <w:r w:rsidRPr="3BB2554F">
        <w:rPr>
          <w:rFonts w:ascii="Arial" w:eastAsia="Arial" w:hAnsi="Arial" w:cs="Arial"/>
        </w:rPr>
        <w:t>.</w:t>
      </w:r>
    </w:p>
    <w:p w14:paraId="527C795E" w14:textId="6C26B99C" w:rsidR="6BBFC06D" w:rsidRDefault="6BBFC06D" w:rsidP="137B8633">
      <w:pPr>
        <w:pStyle w:val="Ttulo3"/>
        <w:spacing w:before="281" w:after="281"/>
        <w:jc w:val="both"/>
        <w:rPr>
          <w:rFonts w:ascii="Arial" w:eastAsia="Arial" w:hAnsi="Arial" w:cs="Arial"/>
          <w:b/>
          <w:bCs/>
          <w:color w:val="000000" w:themeColor="text1"/>
          <w:sz w:val="24"/>
          <w:szCs w:val="24"/>
        </w:rPr>
      </w:pPr>
      <w:r w:rsidRPr="137B8633">
        <w:rPr>
          <w:rFonts w:ascii="Arial" w:eastAsia="Arial" w:hAnsi="Arial" w:cs="Arial"/>
          <w:b/>
          <w:bCs/>
          <w:color w:val="000000" w:themeColor="text1"/>
          <w:sz w:val="24"/>
          <w:szCs w:val="24"/>
        </w:rPr>
        <w:t>Estados Finais Possíveis</w:t>
      </w:r>
    </w:p>
    <w:p w14:paraId="2D8FFA8E" w14:textId="12FC5869" w:rsidR="6BBFC06D" w:rsidRDefault="6BBFC06D" w:rsidP="137B8633">
      <w:pPr>
        <w:pStyle w:val="PargrafodaLista"/>
        <w:numPr>
          <w:ilvl w:val="0"/>
          <w:numId w:val="159"/>
        </w:numPr>
        <w:spacing w:before="240" w:after="240"/>
        <w:jc w:val="both"/>
        <w:rPr>
          <w:rFonts w:ascii="Arial" w:eastAsia="Arial" w:hAnsi="Arial" w:cs="Arial"/>
        </w:rPr>
      </w:pPr>
      <w:r w:rsidRPr="137B8633">
        <w:rPr>
          <w:rFonts w:ascii="Arial" w:eastAsia="Arial" w:hAnsi="Arial" w:cs="Arial"/>
          <w:b/>
          <w:bCs/>
        </w:rPr>
        <w:t>Imóvel com Relatório Emitido</w:t>
      </w:r>
      <w:r w:rsidRPr="137B8633">
        <w:rPr>
          <w:rFonts w:ascii="Arial" w:eastAsia="Arial" w:hAnsi="Arial" w:cs="Arial"/>
        </w:rPr>
        <w:t xml:space="preserve"> (Vistoria concluída com sucesso)</w:t>
      </w:r>
    </w:p>
    <w:p w14:paraId="68D3648C" w14:textId="164FF4F4" w:rsidR="6BBFC06D" w:rsidRDefault="6BBFC06D" w:rsidP="137B8633">
      <w:pPr>
        <w:pStyle w:val="PargrafodaLista"/>
        <w:numPr>
          <w:ilvl w:val="0"/>
          <w:numId w:val="159"/>
        </w:numPr>
        <w:spacing w:before="240" w:after="240"/>
        <w:jc w:val="both"/>
        <w:rPr>
          <w:rFonts w:ascii="Arial" w:eastAsia="Arial" w:hAnsi="Arial" w:cs="Arial"/>
        </w:rPr>
      </w:pPr>
      <w:r w:rsidRPr="137B8633">
        <w:rPr>
          <w:rFonts w:ascii="Arial" w:eastAsia="Arial" w:hAnsi="Arial" w:cs="Arial"/>
          <w:b/>
          <w:bCs/>
        </w:rPr>
        <w:t>Imóvel Com Vistoria Cancelada</w:t>
      </w:r>
      <w:r w:rsidRPr="137B8633">
        <w:rPr>
          <w:rFonts w:ascii="Arial" w:eastAsia="Arial" w:hAnsi="Arial" w:cs="Arial"/>
        </w:rPr>
        <w:t xml:space="preserve"> (Cancelamento da vistoria)</w:t>
      </w:r>
    </w:p>
    <w:p w14:paraId="3C86EC63" w14:textId="1255A756" w:rsidR="6BBFC06D" w:rsidRDefault="6BBFC06D" w:rsidP="137B8633">
      <w:pPr>
        <w:pStyle w:val="PargrafodaLista"/>
        <w:numPr>
          <w:ilvl w:val="0"/>
          <w:numId w:val="159"/>
        </w:numPr>
        <w:spacing w:before="240" w:after="240"/>
        <w:jc w:val="both"/>
        <w:rPr>
          <w:rFonts w:ascii="Arial" w:eastAsia="Arial" w:hAnsi="Arial" w:cs="Arial"/>
        </w:rPr>
      </w:pPr>
      <w:r w:rsidRPr="137B8633">
        <w:rPr>
          <w:rFonts w:ascii="Arial" w:eastAsia="Arial" w:hAnsi="Arial" w:cs="Arial"/>
          <w:b/>
          <w:bCs/>
        </w:rPr>
        <w:t>Desativado</w:t>
      </w:r>
      <w:r w:rsidRPr="137B8633">
        <w:rPr>
          <w:rFonts w:ascii="Arial" w:eastAsia="Arial" w:hAnsi="Arial" w:cs="Arial"/>
        </w:rPr>
        <w:t xml:space="preserve"> (Imóvel foi desativado)</w:t>
      </w:r>
    </w:p>
    <w:p w14:paraId="0282F181" w14:textId="5DA7BFDF" w:rsidR="6BBFC06D" w:rsidRDefault="6BBFC06D" w:rsidP="137B8633">
      <w:pPr>
        <w:spacing w:before="240" w:after="240"/>
        <w:jc w:val="both"/>
        <w:rPr>
          <w:rFonts w:ascii="Arial" w:eastAsia="Arial" w:hAnsi="Arial" w:cs="Arial"/>
        </w:rPr>
      </w:pPr>
      <w:r w:rsidRPr="137B8633">
        <w:rPr>
          <w:rFonts w:ascii="Arial" w:eastAsia="Arial" w:hAnsi="Arial" w:cs="Arial"/>
        </w:rPr>
        <w:t xml:space="preserve">Todos esses levam ao </w:t>
      </w:r>
      <w:r w:rsidRPr="137B8633">
        <w:rPr>
          <w:rFonts w:ascii="Arial" w:eastAsia="Arial" w:hAnsi="Arial" w:cs="Arial"/>
          <w:b/>
          <w:bCs/>
        </w:rPr>
        <w:t>estado final do ciclo do imóvel</w:t>
      </w:r>
      <w:r w:rsidRPr="137B8633">
        <w:rPr>
          <w:rFonts w:ascii="Arial" w:eastAsia="Arial" w:hAnsi="Arial" w:cs="Arial"/>
        </w:rPr>
        <w:t>.</w:t>
      </w:r>
    </w:p>
    <w:p w14:paraId="36BFE368" w14:textId="60CF947B" w:rsidR="6BBFC06D" w:rsidRDefault="6BBFC06D" w:rsidP="137B8633">
      <w:pPr>
        <w:pStyle w:val="Ttulo3"/>
        <w:jc w:val="both"/>
        <w:rPr>
          <w:rFonts w:ascii="Arial" w:eastAsia="Arial" w:hAnsi="Arial" w:cs="Arial"/>
          <w:b/>
          <w:bCs/>
          <w:color w:val="000000" w:themeColor="text1"/>
          <w:sz w:val="24"/>
          <w:szCs w:val="24"/>
        </w:rPr>
      </w:pPr>
      <w:r w:rsidRPr="137B8633">
        <w:rPr>
          <w:rFonts w:ascii="Arial" w:eastAsia="Arial" w:hAnsi="Arial" w:cs="Arial"/>
          <w:b/>
          <w:bCs/>
          <w:color w:val="000000" w:themeColor="text1"/>
          <w:sz w:val="24"/>
          <w:szCs w:val="24"/>
        </w:rPr>
        <w:t>Resumo do Comportamento</w:t>
      </w:r>
    </w:p>
    <w:p w14:paraId="1489E4C0" w14:textId="38DF5A76" w:rsidR="6BBFC06D" w:rsidRDefault="6BBFC06D" w:rsidP="137B8633">
      <w:pPr>
        <w:pStyle w:val="PargrafodaLista"/>
        <w:numPr>
          <w:ilvl w:val="0"/>
          <w:numId w:val="158"/>
        </w:numPr>
        <w:spacing w:before="240" w:after="240"/>
        <w:jc w:val="both"/>
        <w:rPr>
          <w:rFonts w:ascii="Arial" w:eastAsia="Arial" w:hAnsi="Arial" w:cs="Arial"/>
        </w:rPr>
      </w:pPr>
      <w:r w:rsidRPr="137B8633">
        <w:rPr>
          <w:rFonts w:ascii="Arial" w:eastAsia="Arial" w:hAnsi="Arial" w:cs="Arial"/>
        </w:rPr>
        <w:t>O imóvel é cadastrado e pode:</w:t>
      </w:r>
    </w:p>
    <w:p w14:paraId="22D7318D" w14:textId="0BE96BF9" w:rsidR="6BBFC06D" w:rsidRDefault="6BBFC06D" w:rsidP="137B8633">
      <w:pPr>
        <w:pStyle w:val="PargrafodaLista"/>
        <w:numPr>
          <w:ilvl w:val="1"/>
          <w:numId w:val="158"/>
        </w:numPr>
        <w:spacing w:before="240" w:after="240"/>
        <w:jc w:val="both"/>
        <w:rPr>
          <w:rFonts w:ascii="Arial" w:eastAsia="Arial" w:hAnsi="Arial" w:cs="Arial"/>
        </w:rPr>
      </w:pPr>
      <w:r w:rsidRPr="137B8633">
        <w:rPr>
          <w:rFonts w:ascii="Arial" w:eastAsia="Arial" w:hAnsi="Arial" w:cs="Arial"/>
        </w:rPr>
        <w:lastRenderedPageBreak/>
        <w:t>Aguardar vistoria,</w:t>
      </w:r>
    </w:p>
    <w:p w14:paraId="509FB263" w14:textId="2DF62283" w:rsidR="6BBFC06D" w:rsidRDefault="6BBFC06D" w:rsidP="137B8633">
      <w:pPr>
        <w:pStyle w:val="PargrafodaLista"/>
        <w:numPr>
          <w:ilvl w:val="1"/>
          <w:numId w:val="158"/>
        </w:numPr>
        <w:spacing w:before="240" w:after="240"/>
        <w:jc w:val="both"/>
        <w:rPr>
          <w:rFonts w:ascii="Arial" w:eastAsia="Arial" w:hAnsi="Arial" w:cs="Arial"/>
        </w:rPr>
      </w:pPr>
      <w:r w:rsidRPr="137B8633">
        <w:rPr>
          <w:rFonts w:ascii="Arial" w:eastAsia="Arial" w:hAnsi="Arial" w:cs="Arial"/>
        </w:rPr>
        <w:t>Ser desativado,</w:t>
      </w:r>
    </w:p>
    <w:p w14:paraId="13216574" w14:textId="62698938" w:rsidR="6BBFC06D" w:rsidRDefault="6BBFC06D" w:rsidP="137B8633">
      <w:pPr>
        <w:pStyle w:val="PargrafodaLista"/>
        <w:numPr>
          <w:ilvl w:val="1"/>
          <w:numId w:val="158"/>
        </w:numPr>
        <w:spacing w:before="240" w:after="240"/>
        <w:jc w:val="both"/>
        <w:rPr>
          <w:rFonts w:ascii="Arial" w:eastAsia="Arial" w:hAnsi="Arial" w:cs="Arial"/>
        </w:rPr>
      </w:pPr>
      <w:r w:rsidRPr="137B8633">
        <w:rPr>
          <w:rFonts w:ascii="Arial" w:eastAsia="Arial" w:hAnsi="Arial" w:cs="Arial"/>
        </w:rPr>
        <w:t>Ou já ter uma vistoria vinculada.</w:t>
      </w:r>
    </w:p>
    <w:p w14:paraId="2EAD5F83" w14:textId="3181F182" w:rsidR="6BBFC06D" w:rsidRDefault="6BBFC06D" w:rsidP="137B8633">
      <w:pPr>
        <w:pStyle w:val="PargrafodaLista"/>
        <w:numPr>
          <w:ilvl w:val="0"/>
          <w:numId w:val="158"/>
        </w:numPr>
        <w:spacing w:before="240" w:after="240"/>
        <w:jc w:val="both"/>
        <w:rPr>
          <w:rFonts w:ascii="Arial" w:eastAsia="Arial" w:hAnsi="Arial" w:cs="Arial"/>
        </w:rPr>
      </w:pPr>
      <w:r w:rsidRPr="137B8633">
        <w:rPr>
          <w:rFonts w:ascii="Arial" w:eastAsia="Arial" w:hAnsi="Arial" w:cs="Arial"/>
        </w:rPr>
        <w:t>Se houver vistoria, o processo segue até a realização, cancelamento ou coleta de dados para emissão do relatório.</w:t>
      </w:r>
    </w:p>
    <w:p w14:paraId="53941BD7" w14:textId="233FDC03" w:rsidR="35DDD9EB" w:rsidRDefault="043DC327" w:rsidP="3BB2554F">
      <w:pPr>
        <w:pStyle w:val="PargrafodaLista"/>
        <w:keepNext/>
        <w:keepLines/>
        <w:numPr>
          <w:ilvl w:val="0"/>
          <w:numId w:val="158"/>
        </w:numPr>
        <w:spacing w:before="240" w:after="240"/>
        <w:jc w:val="both"/>
        <w:rPr>
          <w:rFonts w:ascii="Arial" w:eastAsia="Arial" w:hAnsi="Arial" w:cs="Arial"/>
        </w:rPr>
      </w:pPr>
      <w:r w:rsidRPr="3BB2554F">
        <w:rPr>
          <w:rFonts w:ascii="Arial" w:eastAsia="Arial" w:hAnsi="Arial" w:cs="Arial"/>
        </w:rPr>
        <w:t>Em qualquer momento, pode haver desativação ou cancelamento, levando ao encerramento do ciclo do imóvel no sistema.</w:t>
      </w:r>
    </w:p>
    <w:p w14:paraId="2C7D39D2" w14:textId="69F48ED5" w:rsidR="35DDD9EB" w:rsidRDefault="78EDA84F" w:rsidP="3BB2554F">
      <w:pPr>
        <w:keepNext/>
        <w:keepLines/>
        <w:rPr>
          <w:rFonts w:ascii="Arial" w:eastAsia="Arial" w:hAnsi="Arial" w:cs="Arial"/>
        </w:rPr>
      </w:pPr>
      <w:r w:rsidRPr="3BB2554F">
        <w:rPr>
          <w:rFonts w:ascii="Arial" w:eastAsia="Arial" w:hAnsi="Arial" w:cs="Arial"/>
          <w:b/>
          <w:bCs/>
          <w:color w:val="000000" w:themeColor="text1"/>
        </w:rPr>
        <w:t xml:space="preserve">DE05 - </w:t>
      </w:r>
      <w:r w:rsidR="043DC327" w:rsidRPr="3BB2554F">
        <w:rPr>
          <w:rFonts w:ascii="Arial" w:eastAsia="Arial" w:hAnsi="Arial" w:cs="Arial"/>
          <w:b/>
          <w:bCs/>
          <w:color w:val="000000" w:themeColor="text1"/>
        </w:rPr>
        <w:t>Estado de uma Vistoria</w:t>
      </w:r>
    </w:p>
    <w:p w14:paraId="0DFD45B4" w14:textId="5E216945" w:rsidR="35DDD9EB" w:rsidRDefault="23FE21E2" w:rsidP="137B8633">
      <w:pPr>
        <w:keepNext/>
        <w:keepLines/>
        <w:jc w:val="center"/>
        <w:rPr>
          <w:rFonts w:ascii="Arial" w:eastAsia="Arial" w:hAnsi="Arial" w:cs="Arial"/>
        </w:rPr>
      </w:pPr>
      <w:r w:rsidRPr="3BB2554F">
        <w:rPr>
          <w:rFonts w:ascii="Arial" w:eastAsia="Arial" w:hAnsi="Arial" w:cs="Arial"/>
        </w:rPr>
        <w:t>Figura 24: Diagrama de Vistoria</w:t>
      </w:r>
      <w:r w:rsidR="35DDD9EB">
        <w:br/>
      </w:r>
      <w:r w:rsidR="043DC327">
        <w:rPr>
          <w:noProof/>
        </w:rPr>
        <w:drawing>
          <wp:inline distT="0" distB="0" distL="0" distR="0" wp14:anchorId="601D81B6" wp14:editId="64E72907">
            <wp:extent cx="5724524" cy="2276475"/>
            <wp:effectExtent l="0" t="0" r="0" b="0"/>
            <wp:docPr id="539058954" name="Imagem 539058954" title="Inserindo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3905895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4524" cy="2276475"/>
                    </a:xfrm>
                    <a:prstGeom prst="rect">
                      <a:avLst/>
                    </a:prstGeom>
                  </pic:spPr>
                </pic:pic>
              </a:graphicData>
            </a:graphic>
          </wp:inline>
        </w:drawing>
      </w:r>
      <w:r w:rsidR="5D044528" w:rsidRPr="3BB2554F">
        <w:rPr>
          <w:rFonts w:ascii="Aptos" w:eastAsia="Aptos" w:hAnsi="Aptos" w:cs="Aptos"/>
          <w:b/>
          <w:bCs/>
          <w:color w:val="000000" w:themeColor="text1"/>
        </w:rPr>
        <w:t>Fonte:</w:t>
      </w:r>
      <w:r w:rsidR="5D044528" w:rsidRPr="3BB2554F">
        <w:rPr>
          <w:rFonts w:ascii="Aptos" w:eastAsia="Aptos" w:hAnsi="Aptos" w:cs="Aptos"/>
          <w:color w:val="000000" w:themeColor="text1"/>
        </w:rPr>
        <w:t xml:space="preserve"> Elaborado pelos Autores.</w:t>
      </w:r>
    </w:p>
    <w:p w14:paraId="385E7441" w14:textId="75EED54C" w:rsidR="6BBFC06D" w:rsidRDefault="6BBFC06D" w:rsidP="137B8633">
      <w:pPr>
        <w:spacing w:before="240" w:after="240"/>
        <w:jc w:val="both"/>
        <w:rPr>
          <w:rFonts w:ascii="Arial" w:eastAsia="Arial" w:hAnsi="Arial" w:cs="Arial"/>
        </w:rPr>
      </w:pPr>
      <w:r w:rsidRPr="137B8633">
        <w:rPr>
          <w:rFonts w:ascii="Arial" w:eastAsia="Arial" w:hAnsi="Arial" w:cs="Arial"/>
        </w:rPr>
        <w:t xml:space="preserve">Modela o </w:t>
      </w:r>
      <w:r w:rsidRPr="137B8633">
        <w:rPr>
          <w:rFonts w:ascii="Arial" w:eastAsia="Arial" w:hAnsi="Arial" w:cs="Arial"/>
          <w:b/>
          <w:bCs/>
        </w:rPr>
        <w:t>fluxo completo de uma vistoria</w:t>
      </w:r>
      <w:r w:rsidRPr="137B8633">
        <w:rPr>
          <w:rFonts w:ascii="Arial" w:eastAsia="Arial" w:hAnsi="Arial" w:cs="Arial"/>
        </w:rPr>
        <w:t>, desde o momento em que ela é solicitada até sua finalização ou cancelamento. Ele detalha as decisões e ações possíveis de acordo com o comportamento do vistoriador.</w:t>
      </w:r>
    </w:p>
    <w:p w14:paraId="35F74841" w14:textId="617D1B76" w:rsidR="6BBFC06D" w:rsidRDefault="6BBFC06D" w:rsidP="137B8633">
      <w:pPr>
        <w:pStyle w:val="Ttulo3"/>
        <w:spacing w:before="281" w:after="281"/>
        <w:jc w:val="both"/>
        <w:rPr>
          <w:rFonts w:ascii="Arial" w:eastAsia="Arial" w:hAnsi="Arial" w:cs="Arial"/>
          <w:b/>
          <w:bCs/>
          <w:color w:val="000000" w:themeColor="text1"/>
          <w:sz w:val="24"/>
          <w:szCs w:val="24"/>
        </w:rPr>
      </w:pPr>
      <w:r w:rsidRPr="137B8633">
        <w:rPr>
          <w:rFonts w:ascii="Arial" w:eastAsia="Arial" w:hAnsi="Arial" w:cs="Arial"/>
          <w:b/>
          <w:bCs/>
          <w:color w:val="000000" w:themeColor="text1"/>
          <w:sz w:val="24"/>
          <w:szCs w:val="24"/>
        </w:rPr>
        <w:t>Estados e Transições Explicados</w:t>
      </w:r>
    </w:p>
    <w:p w14:paraId="5E505C03" w14:textId="6BF3EF44" w:rsidR="6BBFC06D" w:rsidRDefault="6BBFC06D">
      <w:pPr>
        <w:spacing w:before="240" w:after="240"/>
        <w:rPr>
          <w:rFonts w:ascii="Arial" w:eastAsia="Arial" w:hAnsi="Arial" w:cs="Arial"/>
        </w:rPr>
        <w:pPrChange w:id="108" w:author="BRUNO KAUAN RODRIGUES SILVA" w:date="2025-06-13T20:06:00Z" w16du:dateUtc="2025-06-13T23:06:00Z">
          <w:pPr>
            <w:spacing w:before="240" w:after="240"/>
            <w:jc w:val="both"/>
          </w:pPr>
        </w:pPrChange>
      </w:pPr>
      <w:r w:rsidRPr="137B8633">
        <w:rPr>
          <w:rFonts w:ascii="Arial" w:eastAsia="Arial" w:hAnsi="Arial" w:cs="Arial"/>
          <w:b/>
          <w:bCs/>
        </w:rPr>
        <w:t>1. Solicitação de Vistoria</w:t>
      </w:r>
      <w:r>
        <w:br/>
      </w:r>
      <w:r w:rsidRPr="137B8633">
        <w:rPr>
          <w:rFonts w:ascii="Arial" w:eastAsia="Arial" w:hAnsi="Arial" w:cs="Arial"/>
        </w:rPr>
        <w:t xml:space="preserve"> Estado inicial: uma vistoria é solicitada e aguarda resposta do vistoriador.</w:t>
      </w:r>
    </w:p>
    <w:p w14:paraId="1F125533" w14:textId="161A4A70" w:rsidR="6BBFC06D" w:rsidRDefault="6BBFC06D" w:rsidP="137B8633">
      <w:pPr>
        <w:spacing w:before="240" w:after="240"/>
        <w:jc w:val="both"/>
        <w:rPr>
          <w:rFonts w:ascii="Arial" w:eastAsia="Arial" w:hAnsi="Arial" w:cs="Arial"/>
        </w:rPr>
      </w:pPr>
      <w:r w:rsidRPr="137B8633">
        <w:rPr>
          <w:rFonts w:ascii="Arial" w:eastAsia="Arial" w:hAnsi="Arial" w:cs="Arial"/>
        </w:rPr>
        <w:t>A partir daqui,</w:t>
      </w:r>
      <w:r w:rsidR="1A858892" w:rsidRPr="137B8633">
        <w:rPr>
          <w:rFonts w:ascii="Arial" w:eastAsia="Arial" w:hAnsi="Arial" w:cs="Arial"/>
        </w:rPr>
        <w:t xml:space="preserve"> há</w:t>
      </w:r>
      <w:r w:rsidRPr="137B8633">
        <w:rPr>
          <w:rFonts w:ascii="Arial" w:eastAsia="Arial" w:hAnsi="Arial" w:cs="Arial"/>
        </w:rPr>
        <w:t xml:space="preserve"> três caminhos possíveis, dependendo da ação do vistoriador:</w:t>
      </w:r>
    </w:p>
    <w:p w14:paraId="167B1AF5" w14:textId="18E227AA" w:rsidR="6BBFC06D" w:rsidRDefault="6BBFC06D" w:rsidP="137B8633">
      <w:pPr>
        <w:spacing w:before="240" w:after="240"/>
        <w:jc w:val="both"/>
        <w:rPr>
          <w:rFonts w:ascii="Arial" w:eastAsia="Arial" w:hAnsi="Arial" w:cs="Arial"/>
          <w:b/>
          <w:bCs/>
        </w:rPr>
      </w:pPr>
      <w:r w:rsidRPr="137B8633">
        <w:rPr>
          <w:rFonts w:ascii="Arial" w:eastAsia="Arial" w:hAnsi="Arial" w:cs="Arial"/>
          <w:b/>
          <w:bCs/>
        </w:rPr>
        <w:t>2. Vistoria Iniciada</w:t>
      </w:r>
    </w:p>
    <w:p w14:paraId="649FA53B" w14:textId="10A2E92B" w:rsidR="6BBFC06D" w:rsidRDefault="6BBFC06D" w:rsidP="137B8633">
      <w:pPr>
        <w:pStyle w:val="PargrafodaLista"/>
        <w:numPr>
          <w:ilvl w:val="0"/>
          <w:numId w:val="149"/>
        </w:numPr>
        <w:spacing w:before="240" w:after="240"/>
        <w:jc w:val="both"/>
        <w:rPr>
          <w:rFonts w:ascii="Arial" w:eastAsia="Arial" w:hAnsi="Arial" w:cs="Arial"/>
        </w:rPr>
      </w:pPr>
      <w:r w:rsidRPr="137B8633">
        <w:rPr>
          <w:rFonts w:ascii="Arial" w:eastAsia="Arial" w:hAnsi="Arial" w:cs="Arial"/>
        </w:rPr>
        <w:t xml:space="preserve">Transição: ocorre quando o </w:t>
      </w:r>
      <w:r w:rsidRPr="137B8633">
        <w:rPr>
          <w:rFonts w:ascii="Arial" w:eastAsia="Arial" w:hAnsi="Arial" w:cs="Arial"/>
          <w:b/>
          <w:bCs/>
        </w:rPr>
        <w:t>vistoriador aceita a vistoria</w:t>
      </w:r>
      <w:r w:rsidRPr="137B8633">
        <w:rPr>
          <w:rFonts w:ascii="Arial" w:eastAsia="Arial" w:hAnsi="Arial" w:cs="Arial"/>
        </w:rPr>
        <w:t>.</w:t>
      </w:r>
    </w:p>
    <w:p w14:paraId="1A9E5DC6" w14:textId="342B2E27" w:rsidR="6BBFC06D" w:rsidRDefault="6BBFC06D" w:rsidP="137B8633">
      <w:pPr>
        <w:pStyle w:val="PargrafodaLista"/>
        <w:numPr>
          <w:ilvl w:val="0"/>
          <w:numId w:val="149"/>
        </w:numPr>
        <w:spacing w:before="240" w:after="240"/>
        <w:jc w:val="both"/>
        <w:rPr>
          <w:rFonts w:ascii="Arial" w:eastAsia="Arial" w:hAnsi="Arial" w:cs="Arial"/>
        </w:rPr>
      </w:pPr>
      <w:r w:rsidRPr="137B8633">
        <w:rPr>
          <w:rFonts w:ascii="Arial" w:eastAsia="Arial" w:hAnsi="Arial" w:cs="Arial"/>
        </w:rPr>
        <w:t>Próximo passo: vistoriador inicia a vistoria.</w:t>
      </w:r>
    </w:p>
    <w:p w14:paraId="6710739D" w14:textId="4C346834" w:rsidR="6BBFC06D" w:rsidRDefault="6BBFC06D" w:rsidP="137B8633">
      <w:pPr>
        <w:spacing w:before="240" w:after="240"/>
        <w:jc w:val="both"/>
        <w:rPr>
          <w:rFonts w:ascii="Arial" w:eastAsia="Arial" w:hAnsi="Arial" w:cs="Arial"/>
          <w:b/>
          <w:bCs/>
        </w:rPr>
      </w:pPr>
      <w:r w:rsidRPr="137B8633">
        <w:rPr>
          <w:rFonts w:ascii="Arial" w:eastAsia="Arial" w:hAnsi="Arial" w:cs="Arial"/>
          <w:b/>
          <w:bCs/>
        </w:rPr>
        <w:t>3. Reagendada</w:t>
      </w:r>
    </w:p>
    <w:p w14:paraId="4FA8339B" w14:textId="3826029B" w:rsidR="6BBFC06D" w:rsidRDefault="6BBFC06D" w:rsidP="137B8633">
      <w:pPr>
        <w:pStyle w:val="PargrafodaLista"/>
        <w:numPr>
          <w:ilvl w:val="0"/>
          <w:numId w:val="148"/>
        </w:numPr>
        <w:spacing w:before="240" w:after="240"/>
        <w:jc w:val="both"/>
        <w:rPr>
          <w:rFonts w:ascii="Arial" w:eastAsia="Arial" w:hAnsi="Arial" w:cs="Arial"/>
        </w:rPr>
      </w:pPr>
      <w:r w:rsidRPr="137B8633">
        <w:rPr>
          <w:rFonts w:ascii="Arial" w:eastAsia="Arial" w:hAnsi="Arial" w:cs="Arial"/>
        </w:rPr>
        <w:t xml:space="preserve">Transição: se o </w:t>
      </w:r>
      <w:r w:rsidRPr="137B8633">
        <w:rPr>
          <w:rFonts w:ascii="Arial" w:eastAsia="Arial" w:hAnsi="Arial" w:cs="Arial"/>
          <w:b/>
          <w:bCs/>
        </w:rPr>
        <w:t>vistoriador reagendar a vistoria</w:t>
      </w:r>
      <w:r w:rsidRPr="137B8633">
        <w:rPr>
          <w:rFonts w:ascii="Arial" w:eastAsia="Arial" w:hAnsi="Arial" w:cs="Arial"/>
        </w:rPr>
        <w:t>.</w:t>
      </w:r>
    </w:p>
    <w:p w14:paraId="7C7E562C" w14:textId="4913C482" w:rsidR="6BBFC06D" w:rsidRDefault="6BBFC06D" w:rsidP="137B8633">
      <w:pPr>
        <w:pStyle w:val="PargrafodaLista"/>
        <w:numPr>
          <w:ilvl w:val="0"/>
          <w:numId w:val="148"/>
        </w:numPr>
        <w:spacing w:before="240" w:after="240"/>
        <w:jc w:val="both"/>
        <w:rPr>
          <w:rFonts w:ascii="Arial" w:eastAsia="Arial" w:hAnsi="Arial" w:cs="Arial"/>
        </w:rPr>
      </w:pPr>
      <w:r w:rsidRPr="137B8633">
        <w:rPr>
          <w:rFonts w:ascii="Arial" w:eastAsia="Arial" w:hAnsi="Arial" w:cs="Arial"/>
        </w:rPr>
        <w:t xml:space="preserve">Próximo passo: a vistoria volta para o estado de </w:t>
      </w:r>
      <w:r w:rsidRPr="137B8633">
        <w:rPr>
          <w:rFonts w:ascii="Arial" w:eastAsia="Arial" w:hAnsi="Arial" w:cs="Arial"/>
          <w:b/>
          <w:bCs/>
        </w:rPr>
        <w:t>Solicitação de Vistoria</w:t>
      </w:r>
      <w:r w:rsidRPr="137B8633">
        <w:rPr>
          <w:rFonts w:ascii="Arial" w:eastAsia="Arial" w:hAnsi="Arial" w:cs="Arial"/>
        </w:rPr>
        <w:t xml:space="preserve"> após novo agendamento.</w:t>
      </w:r>
    </w:p>
    <w:p w14:paraId="38C6D845" w14:textId="7D2E1751" w:rsidR="6BBFC06D" w:rsidRDefault="6BBFC06D" w:rsidP="137B8633">
      <w:pPr>
        <w:spacing w:before="240" w:after="240"/>
        <w:jc w:val="both"/>
        <w:rPr>
          <w:rFonts w:ascii="Arial" w:eastAsia="Arial" w:hAnsi="Arial" w:cs="Arial"/>
          <w:b/>
          <w:bCs/>
        </w:rPr>
      </w:pPr>
      <w:r w:rsidRPr="137B8633">
        <w:rPr>
          <w:rFonts w:ascii="Arial" w:eastAsia="Arial" w:hAnsi="Arial" w:cs="Arial"/>
          <w:b/>
          <w:bCs/>
        </w:rPr>
        <w:lastRenderedPageBreak/>
        <w:t>4. Cancelada</w:t>
      </w:r>
    </w:p>
    <w:p w14:paraId="4959F050" w14:textId="7DD5B7A0" w:rsidR="6BBFC06D" w:rsidRDefault="6BBFC06D" w:rsidP="137B8633">
      <w:pPr>
        <w:pStyle w:val="PargrafodaLista"/>
        <w:numPr>
          <w:ilvl w:val="0"/>
          <w:numId w:val="150"/>
        </w:numPr>
        <w:spacing w:before="240" w:after="240"/>
        <w:jc w:val="both"/>
        <w:rPr>
          <w:rFonts w:ascii="Arial" w:eastAsia="Arial" w:hAnsi="Arial" w:cs="Arial"/>
        </w:rPr>
      </w:pPr>
      <w:r w:rsidRPr="137B8633">
        <w:rPr>
          <w:rFonts w:ascii="Arial" w:eastAsia="Arial" w:hAnsi="Arial" w:cs="Arial"/>
        </w:rPr>
        <w:t xml:space="preserve">Transição: quando ocorre o </w:t>
      </w:r>
      <w:r w:rsidRPr="137B8633">
        <w:rPr>
          <w:rFonts w:ascii="Arial" w:eastAsia="Arial" w:hAnsi="Arial" w:cs="Arial"/>
          <w:b/>
          <w:bCs/>
        </w:rPr>
        <w:t>cancelamento</w:t>
      </w:r>
      <w:r w:rsidRPr="137B8633">
        <w:rPr>
          <w:rFonts w:ascii="Arial" w:eastAsia="Arial" w:hAnsi="Arial" w:cs="Arial"/>
        </w:rPr>
        <w:t xml:space="preserve"> da vistoria.</w:t>
      </w:r>
    </w:p>
    <w:p w14:paraId="5C05CAD6" w14:textId="436335F9" w:rsidR="137B8633" w:rsidRDefault="043DC327" w:rsidP="3BB2554F">
      <w:pPr>
        <w:pStyle w:val="PargrafodaLista"/>
        <w:numPr>
          <w:ilvl w:val="0"/>
          <w:numId w:val="150"/>
        </w:numPr>
        <w:spacing w:before="240" w:after="240"/>
        <w:jc w:val="both"/>
        <w:rPr>
          <w:rFonts w:ascii="Arial" w:eastAsia="Arial" w:hAnsi="Arial" w:cs="Arial"/>
        </w:rPr>
      </w:pPr>
      <w:r w:rsidRPr="3BB2554F">
        <w:rPr>
          <w:rFonts w:ascii="Arial" w:eastAsia="Arial" w:hAnsi="Arial" w:cs="Arial"/>
        </w:rPr>
        <w:t xml:space="preserve">Leva diretamente ao </w:t>
      </w:r>
      <w:r w:rsidRPr="3BB2554F">
        <w:rPr>
          <w:rFonts w:ascii="Arial" w:eastAsia="Arial" w:hAnsi="Arial" w:cs="Arial"/>
          <w:b/>
          <w:bCs/>
        </w:rPr>
        <w:t>estado final</w:t>
      </w:r>
      <w:r w:rsidRPr="3BB2554F">
        <w:rPr>
          <w:rFonts w:ascii="Arial" w:eastAsia="Arial" w:hAnsi="Arial" w:cs="Arial"/>
        </w:rPr>
        <w:t xml:space="preserve"> ("Não Há Vistoria").</w:t>
      </w:r>
    </w:p>
    <w:p w14:paraId="799983AD" w14:textId="0C40D264" w:rsidR="6BBFC06D" w:rsidRDefault="6BBFC06D" w:rsidP="137B8633">
      <w:pPr>
        <w:pStyle w:val="Ttulo4"/>
        <w:spacing w:before="319" w:after="319"/>
        <w:jc w:val="both"/>
        <w:rPr>
          <w:rFonts w:ascii="Arial" w:eastAsia="Arial" w:hAnsi="Arial" w:cs="Arial"/>
          <w:b/>
          <w:bCs/>
          <w:color w:val="000000" w:themeColor="text1"/>
        </w:rPr>
      </w:pPr>
      <w:r w:rsidRPr="137B8633">
        <w:rPr>
          <w:rFonts w:ascii="Arial" w:eastAsia="Arial" w:hAnsi="Arial" w:cs="Arial"/>
          <w:b/>
          <w:bCs/>
          <w:color w:val="000000" w:themeColor="text1"/>
        </w:rPr>
        <w:t>Continuação do fluxo normal:</w:t>
      </w:r>
    </w:p>
    <w:p w14:paraId="7F4EA175" w14:textId="10D42FFD" w:rsidR="6BBFC06D" w:rsidRDefault="6BBFC06D" w:rsidP="137B8633">
      <w:pPr>
        <w:spacing w:before="240" w:after="240"/>
        <w:jc w:val="both"/>
        <w:rPr>
          <w:rFonts w:ascii="Arial" w:eastAsia="Arial" w:hAnsi="Arial" w:cs="Arial"/>
          <w:b/>
          <w:bCs/>
        </w:rPr>
      </w:pPr>
      <w:r w:rsidRPr="137B8633">
        <w:rPr>
          <w:rFonts w:ascii="Arial" w:eastAsia="Arial" w:hAnsi="Arial" w:cs="Arial"/>
          <w:b/>
          <w:bCs/>
        </w:rPr>
        <w:t>5. Vistoria Iniciada</w:t>
      </w:r>
    </w:p>
    <w:p w14:paraId="6C6A9794" w14:textId="210BEA57" w:rsidR="6BBFC06D" w:rsidRDefault="6BBFC06D" w:rsidP="137B8633">
      <w:pPr>
        <w:pStyle w:val="PargrafodaLista"/>
        <w:numPr>
          <w:ilvl w:val="0"/>
          <w:numId w:val="151"/>
        </w:numPr>
        <w:spacing w:before="240" w:after="240"/>
        <w:jc w:val="both"/>
        <w:rPr>
          <w:rFonts w:ascii="Arial" w:eastAsia="Arial" w:hAnsi="Arial" w:cs="Arial"/>
        </w:rPr>
      </w:pPr>
      <w:r w:rsidRPr="137B8633">
        <w:rPr>
          <w:rFonts w:ascii="Arial" w:eastAsia="Arial" w:hAnsi="Arial" w:cs="Arial"/>
        </w:rPr>
        <w:t>Representa que o vistoriador aceitou e iniciou o processo.</w:t>
      </w:r>
    </w:p>
    <w:p w14:paraId="78DD8CCA" w14:textId="73BBC74D" w:rsidR="6BBFC06D" w:rsidRDefault="6BBFC06D" w:rsidP="137B8633">
      <w:pPr>
        <w:pStyle w:val="PargrafodaLista"/>
        <w:numPr>
          <w:ilvl w:val="0"/>
          <w:numId w:val="151"/>
        </w:numPr>
        <w:spacing w:before="240" w:after="240"/>
        <w:jc w:val="both"/>
        <w:rPr>
          <w:rFonts w:ascii="Arial" w:eastAsia="Arial" w:hAnsi="Arial" w:cs="Arial"/>
        </w:rPr>
      </w:pPr>
      <w:r w:rsidRPr="137B8633">
        <w:rPr>
          <w:rFonts w:ascii="Arial" w:eastAsia="Arial" w:hAnsi="Arial" w:cs="Arial"/>
        </w:rPr>
        <w:t>Transição: o vistoriador realiza a vistoria.</w:t>
      </w:r>
    </w:p>
    <w:p w14:paraId="47C96280" w14:textId="506E93E0" w:rsidR="6BBFC06D" w:rsidRDefault="6BBFC06D" w:rsidP="137B8633">
      <w:pPr>
        <w:spacing w:before="240" w:after="240"/>
        <w:jc w:val="both"/>
        <w:rPr>
          <w:rFonts w:ascii="Arial" w:eastAsia="Arial" w:hAnsi="Arial" w:cs="Arial"/>
          <w:b/>
          <w:bCs/>
        </w:rPr>
      </w:pPr>
      <w:r w:rsidRPr="137B8633">
        <w:rPr>
          <w:rFonts w:ascii="Arial" w:eastAsia="Arial" w:hAnsi="Arial" w:cs="Arial"/>
          <w:b/>
          <w:bCs/>
        </w:rPr>
        <w:t>6. Vistoriador Realiza</w:t>
      </w:r>
    </w:p>
    <w:p w14:paraId="1DA2D79C" w14:textId="13DFC186" w:rsidR="6BBFC06D" w:rsidRDefault="6BBFC06D" w:rsidP="137B8633">
      <w:pPr>
        <w:pStyle w:val="PargrafodaLista"/>
        <w:numPr>
          <w:ilvl w:val="0"/>
          <w:numId w:val="152"/>
        </w:numPr>
        <w:spacing w:before="240" w:after="240"/>
        <w:jc w:val="both"/>
        <w:rPr>
          <w:rFonts w:ascii="Arial" w:eastAsia="Arial" w:hAnsi="Arial" w:cs="Arial"/>
        </w:rPr>
      </w:pPr>
      <w:r w:rsidRPr="137B8633">
        <w:rPr>
          <w:rFonts w:ascii="Arial" w:eastAsia="Arial" w:hAnsi="Arial" w:cs="Arial"/>
        </w:rPr>
        <w:t>A vistoria está em execução.</w:t>
      </w:r>
    </w:p>
    <w:p w14:paraId="0FD5D80A" w14:textId="2418B903" w:rsidR="6BBFC06D" w:rsidRDefault="6BBFC06D" w:rsidP="137B8633">
      <w:pPr>
        <w:pStyle w:val="PargrafodaLista"/>
        <w:numPr>
          <w:ilvl w:val="0"/>
          <w:numId w:val="152"/>
        </w:numPr>
        <w:spacing w:before="240" w:after="240"/>
        <w:jc w:val="both"/>
        <w:rPr>
          <w:rFonts w:ascii="Arial" w:eastAsia="Arial" w:hAnsi="Arial" w:cs="Arial"/>
        </w:rPr>
      </w:pPr>
      <w:r w:rsidRPr="137B8633">
        <w:rPr>
          <w:rFonts w:ascii="Arial" w:eastAsia="Arial" w:hAnsi="Arial" w:cs="Arial"/>
        </w:rPr>
        <w:t xml:space="preserve">Transição: vistoria é </w:t>
      </w:r>
      <w:r w:rsidRPr="137B8633">
        <w:rPr>
          <w:rFonts w:ascii="Arial" w:eastAsia="Arial" w:hAnsi="Arial" w:cs="Arial"/>
          <w:b/>
          <w:bCs/>
        </w:rPr>
        <w:t>finalizada</w:t>
      </w:r>
      <w:r w:rsidRPr="137B8633">
        <w:rPr>
          <w:rFonts w:ascii="Arial" w:eastAsia="Arial" w:hAnsi="Arial" w:cs="Arial"/>
        </w:rPr>
        <w:t>.</w:t>
      </w:r>
    </w:p>
    <w:p w14:paraId="42E6272A" w14:textId="289946C1" w:rsidR="6BBFC06D" w:rsidRDefault="6BBFC06D" w:rsidP="137B8633">
      <w:pPr>
        <w:spacing w:before="240" w:after="240"/>
        <w:jc w:val="both"/>
        <w:rPr>
          <w:rFonts w:ascii="Arial" w:eastAsia="Arial" w:hAnsi="Arial" w:cs="Arial"/>
          <w:b/>
          <w:bCs/>
        </w:rPr>
      </w:pPr>
      <w:r w:rsidRPr="137B8633">
        <w:rPr>
          <w:rFonts w:ascii="Arial" w:eastAsia="Arial" w:hAnsi="Arial" w:cs="Arial"/>
          <w:b/>
          <w:bCs/>
        </w:rPr>
        <w:t>7. Finalizada</w:t>
      </w:r>
    </w:p>
    <w:p w14:paraId="5A325099" w14:textId="5896FA80" w:rsidR="6BBFC06D" w:rsidRDefault="6BBFC06D" w:rsidP="137B8633">
      <w:pPr>
        <w:pStyle w:val="PargrafodaLista"/>
        <w:numPr>
          <w:ilvl w:val="0"/>
          <w:numId w:val="153"/>
        </w:numPr>
        <w:spacing w:before="240" w:after="240"/>
        <w:jc w:val="both"/>
        <w:rPr>
          <w:rFonts w:ascii="Arial" w:eastAsia="Arial" w:hAnsi="Arial" w:cs="Arial"/>
        </w:rPr>
      </w:pPr>
      <w:r w:rsidRPr="137B8633">
        <w:rPr>
          <w:rFonts w:ascii="Arial" w:eastAsia="Arial" w:hAnsi="Arial" w:cs="Arial"/>
        </w:rPr>
        <w:t>Indica que a vistoria foi concluída com sucesso.</w:t>
      </w:r>
    </w:p>
    <w:p w14:paraId="2AA43FC7" w14:textId="4F78F3C8" w:rsidR="137B8633" w:rsidRDefault="043DC327" w:rsidP="3BB2554F">
      <w:pPr>
        <w:pStyle w:val="PargrafodaLista"/>
        <w:numPr>
          <w:ilvl w:val="0"/>
          <w:numId w:val="153"/>
        </w:numPr>
        <w:spacing w:before="240" w:after="240"/>
        <w:jc w:val="both"/>
        <w:rPr>
          <w:rFonts w:ascii="Arial" w:eastAsia="Arial" w:hAnsi="Arial" w:cs="Arial"/>
        </w:rPr>
      </w:pPr>
      <w:r w:rsidRPr="3BB2554F">
        <w:rPr>
          <w:rFonts w:ascii="Arial" w:eastAsia="Arial" w:hAnsi="Arial" w:cs="Arial"/>
        </w:rPr>
        <w:t xml:space="preserve">Transição: leva ao </w:t>
      </w:r>
      <w:r w:rsidRPr="3BB2554F">
        <w:rPr>
          <w:rFonts w:ascii="Arial" w:eastAsia="Arial" w:hAnsi="Arial" w:cs="Arial"/>
          <w:b/>
          <w:bCs/>
        </w:rPr>
        <w:t>estado final</w:t>
      </w:r>
      <w:r w:rsidRPr="3BB2554F">
        <w:rPr>
          <w:rFonts w:ascii="Arial" w:eastAsia="Arial" w:hAnsi="Arial" w:cs="Arial"/>
        </w:rPr>
        <w:t>.</w:t>
      </w:r>
    </w:p>
    <w:p w14:paraId="722CE6A0" w14:textId="603A37BA" w:rsidR="6BBFC06D" w:rsidRDefault="6BBFC06D" w:rsidP="137B8633">
      <w:pPr>
        <w:pStyle w:val="Ttulo3"/>
        <w:spacing w:before="281" w:after="281"/>
        <w:jc w:val="both"/>
        <w:rPr>
          <w:rFonts w:ascii="Arial" w:eastAsia="Arial" w:hAnsi="Arial" w:cs="Arial"/>
          <w:b/>
          <w:bCs/>
          <w:color w:val="000000" w:themeColor="text1"/>
          <w:sz w:val="24"/>
          <w:szCs w:val="24"/>
        </w:rPr>
      </w:pPr>
      <w:r w:rsidRPr="137B8633">
        <w:rPr>
          <w:rFonts w:ascii="Arial" w:eastAsia="Arial" w:hAnsi="Arial" w:cs="Arial"/>
          <w:b/>
          <w:bCs/>
          <w:color w:val="000000" w:themeColor="text1"/>
          <w:sz w:val="24"/>
          <w:szCs w:val="24"/>
        </w:rPr>
        <w:t>Estados Finais Possíveis</w:t>
      </w:r>
    </w:p>
    <w:p w14:paraId="05694A68" w14:textId="4AB98A64" w:rsidR="6BBFC06D" w:rsidRDefault="6BBFC06D" w:rsidP="137B8633">
      <w:pPr>
        <w:pStyle w:val="PargrafodaLista"/>
        <w:numPr>
          <w:ilvl w:val="0"/>
          <w:numId w:val="155"/>
        </w:numPr>
        <w:spacing w:before="240" w:after="240"/>
        <w:jc w:val="both"/>
        <w:rPr>
          <w:rFonts w:ascii="Arial" w:eastAsia="Arial" w:hAnsi="Arial" w:cs="Arial"/>
        </w:rPr>
      </w:pPr>
      <w:r w:rsidRPr="137B8633">
        <w:rPr>
          <w:rFonts w:ascii="Arial" w:eastAsia="Arial" w:hAnsi="Arial" w:cs="Arial"/>
          <w:b/>
          <w:bCs/>
        </w:rPr>
        <w:t>Finalizada</w:t>
      </w:r>
      <w:r w:rsidRPr="137B8633">
        <w:rPr>
          <w:rFonts w:ascii="Arial" w:eastAsia="Arial" w:hAnsi="Arial" w:cs="Arial"/>
        </w:rPr>
        <w:t>: vistoria concluída.</w:t>
      </w:r>
    </w:p>
    <w:p w14:paraId="7517165B" w14:textId="4A270161" w:rsidR="137B8633" w:rsidRDefault="043DC327" w:rsidP="3BB2554F">
      <w:pPr>
        <w:pStyle w:val="PargrafodaLista"/>
        <w:numPr>
          <w:ilvl w:val="0"/>
          <w:numId w:val="155"/>
        </w:numPr>
        <w:spacing w:before="240" w:after="240"/>
        <w:jc w:val="both"/>
        <w:rPr>
          <w:rFonts w:ascii="Arial" w:eastAsia="Arial" w:hAnsi="Arial" w:cs="Arial"/>
        </w:rPr>
      </w:pPr>
      <w:r w:rsidRPr="3BB2554F">
        <w:rPr>
          <w:rFonts w:ascii="Arial" w:eastAsia="Arial" w:hAnsi="Arial" w:cs="Arial"/>
          <w:b/>
          <w:bCs/>
        </w:rPr>
        <w:t>Cancelada</w:t>
      </w:r>
      <w:r w:rsidRPr="3BB2554F">
        <w:rPr>
          <w:rFonts w:ascii="Arial" w:eastAsia="Arial" w:hAnsi="Arial" w:cs="Arial"/>
        </w:rPr>
        <w:t>: vistoria interrompida antes de iniciar.</w:t>
      </w:r>
    </w:p>
    <w:p w14:paraId="5BB8A046" w14:textId="20A15B74" w:rsidR="137B8633" w:rsidRDefault="043DC327" w:rsidP="3BB2554F">
      <w:pPr>
        <w:pStyle w:val="PargrafodaLista"/>
        <w:numPr>
          <w:ilvl w:val="0"/>
          <w:numId w:val="155"/>
        </w:numPr>
        <w:spacing w:before="240" w:after="240"/>
        <w:jc w:val="both"/>
        <w:rPr>
          <w:rFonts w:ascii="Arial" w:eastAsia="Arial" w:hAnsi="Arial" w:cs="Arial"/>
        </w:rPr>
      </w:pPr>
      <w:r w:rsidRPr="3BB2554F">
        <w:rPr>
          <w:rFonts w:ascii="Arial" w:eastAsia="Arial" w:hAnsi="Arial" w:cs="Arial"/>
        </w:rPr>
        <w:t xml:space="preserve">Ambos conduzem ao </w:t>
      </w:r>
      <w:r w:rsidRPr="3BB2554F">
        <w:rPr>
          <w:rFonts w:ascii="Arial" w:eastAsia="Arial" w:hAnsi="Arial" w:cs="Arial"/>
          <w:b/>
          <w:bCs/>
        </w:rPr>
        <w:t>término da vistoria</w:t>
      </w:r>
      <w:r w:rsidRPr="3BB2554F">
        <w:rPr>
          <w:rFonts w:ascii="Arial" w:eastAsia="Arial" w:hAnsi="Arial" w:cs="Arial"/>
        </w:rPr>
        <w:t>.</w:t>
      </w:r>
    </w:p>
    <w:p w14:paraId="04632A97" w14:textId="1743C3C6" w:rsidR="6BBFC06D" w:rsidRDefault="6BBFC06D" w:rsidP="137B8633">
      <w:pPr>
        <w:pStyle w:val="Ttulo3"/>
        <w:spacing w:before="281" w:after="281"/>
        <w:jc w:val="both"/>
        <w:rPr>
          <w:rFonts w:ascii="Arial" w:eastAsia="Arial" w:hAnsi="Arial" w:cs="Arial"/>
          <w:b/>
          <w:bCs/>
          <w:color w:val="000000" w:themeColor="text1"/>
          <w:sz w:val="24"/>
          <w:szCs w:val="24"/>
        </w:rPr>
      </w:pPr>
      <w:r w:rsidRPr="137B8633">
        <w:rPr>
          <w:rFonts w:ascii="Arial" w:eastAsia="Arial" w:hAnsi="Arial" w:cs="Arial"/>
          <w:b/>
          <w:bCs/>
          <w:color w:val="000000" w:themeColor="text1"/>
          <w:sz w:val="24"/>
          <w:szCs w:val="24"/>
        </w:rPr>
        <w:t>Resumo do Comportamento</w:t>
      </w:r>
    </w:p>
    <w:p w14:paraId="10AEB886" w14:textId="2DFE760C" w:rsidR="6BBFC06D" w:rsidRDefault="6BBFC06D" w:rsidP="137B8633">
      <w:pPr>
        <w:pStyle w:val="PargrafodaLista"/>
        <w:numPr>
          <w:ilvl w:val="0"/>
          <w:numId w:val="154"/>
        </w:numPr>
        <w:spacing w:before="240" w:after="240"/>
        <w:jc w:val="both"/>
        <w:rPr>
          <w:rFonts w:ascii="Arial" w:eastAsia="Arial" w:hAnsi="Arial" w:cs="Arial"/>
        </w:rPr>
      </w:pPr>
      <w:r w:rsidRPr="137B8633">
        <w:rPr>
          <w:rFonts w:ascii="Arial" w:eastAsia="Arial" w:hAnsi="Arial" w:cs="Arial"/>
        </w:rPr>
        <w:t>A vistoria é solicitada.</w:t>
      </w:r>
    </w:p>
    <w:p w14:paraId="13F2303C" w14:textId="05515D7A" w:rsidR="6BBFC06D" w:rsidRDefault="6BBFC06D" w:rsidP="137B8633">
      <w:pPr>
        <w:pStyle w:val="PargrafodaLista"/>
        <w:numPr>
          <w:ilvl w:val="0"/>
          <w:numId w:val="154"/>
        </w:numPr>
        <w:spacing w:before="240" w:after="240"/>
        <w:jc w:val="both"/>
        <w:rPr>
          <w:rFonts w:ascii="Arial" w:eastAsia="Arial" w:hAnsi="Arial" w:cs="Arial"/>
        </w:rPr>
      </w:pPr>
      <w:r w:rsidRPr="137B8633">
        <w:rPr>
          <w:rFonts w:ascii="Arial" w:eastAsia="Arial" w:hAnsi="Arial" w:cs="Arial"/>
        </w:rPr>
        <w:t>O vistoriador pode:</w:t>
      </w:r>
    </w:p>
    <w:p w14:paraId="2A45782B" w14:textId="5A75EC5C" w:rsidR="6BBFC06D" w:rsidRDefault="6BBFC06D" w:rsidP="137B8633">
      <w:pPr>
        <w:pStyle w:val="PargrafodaLista"/>
        <w:numPr>
          <w:ilvl w:val="1"/>
          <w:numId w:val="154"/>
        </w:numPr>
        <w:spacing w:before="240" w:after="240"/>
        <w:jc w:val="both"/>
        <w:rPr>
          <w:rFonts w:ascii="Arial" w:eastAsia="Arial" w:hAnsi="Arial" w:cs="Arial"/>
        </w:rPr>
      </w:pPr>
      <w:r w:rsidRPr="137B8633">
        <w:rPr>
          <w:rFonts w:ascii="Arial" w:eastAsia="Arial" w:hAnsi="Arial" w:cs="Arial"/>
        </w:rPr>
        <w:t>Aceitar e realizar a vistoria até sua finalização.</w:t>
      </w:r>
    </w:p>
    <w:p w14:paraId="7355A9C5" w14:textId="27D1CF32" w:rsidR="6BBFC06D" w:rsidRDefault="6BBFC06D" w:rsidP="137B8633">
      <w:pPr>
        <w:pStyle w:val="PargrafodaLista"/>
        <w:numPr>
          <w:ilvl w:val="1"/>
          <w:numId w:val="154"/>
        </w:numPr>
        <w:spacing w:before="240" w:after="240"/>
        <w:jc w:val="both"/>
        <w:rPr>
          <w:rFonts w:ascii="Arial" w:eastAsia="Arial" w:hAnsi="Arial" w:cs="Arial"/>
        </w:rPr>
      </w:pPr>
      <w:r w:rsidRPr="137B8633">
        <w:rPr>
          <w:rFonts w:ascii="Arial" w:eastAsia="Arial" w:hAnsi="Arial" w:cs="Arial"/>
        </w:rPr>
        <w:t>Reagendar, gerando um novo ciclo.</w:t>
      </w:r>
    </w:p>
    <w:p w14:paraId="1A1A5B35" w14:textId="611A97B6" w:rsidR="6BBFC06D" w:rsidRDefault="6BBFC06D" w:rsidP="137B8633">
      <w:pPr>
        <w:pStyle w:val="PargrafodaLista"/>
        <w:numPr>
          <w:ilvl w:val="1"/>
          <w:numId w:val="154"/>
        </w:numPr>
        <w:spacing w:before="240" w:after="240"/>
        <w:jc w:val="both"/>
        <w:rPr>
          <w:rFonts w:ascii="Arial" w:eastAsia="Arial" w:hAnsi="Arial" w:cs="Arial"/>
        </w:rPr>
      </w:pPr>
      <w:r w:rsidRPr="137B8633">
        <w:rPr>
          <w:rFonts w:ascii="Arial" w:eastAsia="Arial" w:hAnsi="Arial" w:cs="Arial"/>
        </w:rPr>
        <w:t>Cancelar.</w:t>
      </w:r>
    </w:p>
    <w:p w14:paraId="1C0EB717" w14:textId="3B6E372D" w:rsidR="6BBFC06D" w:rsidRDefault="6BBFC06D" w:rsidP="137B8633">
      <w:pPr>
        <w:pStyle w:val="PargrafodaLista"/>
        <w:numPr>
          <w:ilvl w:val="0"/>
          <w:numId w:val="154"/>
        </w:numPr>
        <w:spacing w:before="240" w:after="240"/>
        <w:jc w:val="both"/>
        <w:rPr>
          <w:rFonts w:ascii="Arial" w:eastAsia="Arial" w:hAnsi="Arial" w:cs="Arial"/>
        </w:rPr>
      </w:pPr>
      <w:r w:rsidRPr="137B8633">
        <w:rPr>
          <w:rFonts w:ascii="Arial" w:eastAsia="Arial" w:hAnsi="Arial" w:cs="Arial"/>
        </w:rPr>
        <w:t xml:space="preserve">A vistoria só termina quando é </w:t>
      </w:r>
      <w:r w:rsidRPr="137B8633">
        <w:rPr>
          <w:rFonts w:ascii="Arial" w:eastAsia="Arial" w:hAnsi="Arial" w:cs="Arial"/>
          <w:b/>
          <w:bCs/>
        </w:rPr>
        <w:t>finalizada</w:t>
      </w:r>
      <w:r w:rsidRPr="137B8633">
        <w:rPr>
          <w:rFonts w:ascii="Arial" w:eastAsia="Arial" w:hAnsi="Arial" w:cs="Arial"/>
        </w:rPr>
        <w:t xml:space="preserve"> ou </w:t>
      </w:r>
      <w:r w:rsidRPr="137B8633">
        <w:rPr>
          <w:rFonts w:ascii="Arial" w:eastAsia="Arial" w:hAnsi="Arial" w:cs="Arial"/>
          <w:b/>
          <w:bCs/>
        </w:rPr>
        <w:t>cancelada</w:t>
      </w:r>
      <w:r w:rsidRPr="137B8633">
        <w:rPr>
          <w:rFonts w:ascii="Arial" w:eastAsia="Arial" w:hAnsi="Arial" w:cs="Arial"/>
        </w:rPr>
        <w:t>.</w:t>
      </w:r>
    </w:p>
    <w:p w14:paraId="2E83C901" w14:textId="126A9449" w:rsidR="3BB2554F" w:rsidRDefault="3BB2554F" w:rsidP="3BB2554F">
      <w:pPr>
        <w:spacing w:before="240" w:after="240"/>
        <w:jc w:val="both"/>
        <w:rPr>
          <w:rFonts w:ascii="Arial" w:eastAsia="Arial" w:hAnsi="Arial" w:cs="Arial"/>
        </w:rPr>
      </w:pPr>
    </w:p>
    <w:p w14:paraId="05D00E67" w14:textId="16204971" w:rsidR="3BB2554F" w:rsidRDefault="3BB2554F">
      <w:r>
        <w:br w:type="page"/>
      </w:r>
    </w:p>
    <w:p w14:paraId="710F1724" w14:textId="2BB4EADC" w:rsidR="6B2AA4F3" w:rsidRDefault="6B2AA4F3" w:rsidP="3BB2554F">
      <w:pPr>
        <w:pStyle w:val="Ttulo1"/>
        <w:jc w:val="center"/>
        <w:rPr>
          <w:color w:val="000000" w:themeColor="text1"/>
        </w:rPr>
      </w:pPr>
      <w:bookmarkStart w:id="109" w:name="_Toc2028799647"/>
      <w:bookmarkStart w:id="110" w:name="_Toc268386921"/>
      <w:r w:rsidRPr="3BB2554F">
        <w:rPr>
          <w:color w:val="000000" w:themeColor="text1"/>
        </w:rPr>
        <w:lastRenderedPageBreak/>
        <w:t>Apêndice A — Licença de uso</w:t>
      </w:r>
      <w:bookmarkEnd w:id="109"/>
      <w:bookmarkEnd w:id="110"/>
      <w:r w:rsidRPr="3BB2554F">
        <w:rPr>
          <w:color w:val="000000" w:themeColor="text1"/>
        </w:rPr>
        <w:t xml:space="preserve"> </w:t>
      </w:r>
    </w:p>
    <w:p w14:paraId="772B94DB" w14:textId="64677664" w:rsidR="3BB2554F" w:rsidRDefault="3BB2554F" w:rsidP="3BB2554F"/>
    <w:p w14:paraId="3CE762EA" w14:textId="3771C9F1" w:rsidR="7972426E" w:rsidRDefault="7972426E" w:rsidP="3BB2554F">
      <w:pPr>
        <w:spacing w:before="240" w:after="240"/>
        <w:jc w:val="both"/>
        <w:rPr>
          <w:rFonts w:ascii="Arial" w:eastAsia="Arial" w:hAnsi="Arial" w:cs="Arial"/>
        </w:rPr>
      </w:pPr>
      <w:r w:rsidRPr="3BB2554F">
        <w:rPr>
          <w:rFonts w:ascii="Arial" w:eastAsia="Arial" w:hAnsi="Arial" w:cs="Arial"/>
        </w:rPr>
        <w:t>@autor: [Bruno Kauan Rodrigues Silva, Ellen Cristina De Sousa Castro, Manoel Lucas Pacheco Junior, Mateus Dutra Vale, Paulo Eduardo Lime Rabelo]</w:t>
      </w:r>
    </w:p>
    <w:p w14:paraId="5561660D" w14:textId="31F5592A" w:rsidR="7972426E" w:rsidRDefault="7972426E" w:rsidP="3BB2554F">
      <w:pPr>
        <w:spacing w:before="240" w:after="240"/>
      </w:pPr>
      <w:ins w:id="111" w:author="MATEUS DUTRA VALE" w:date="2025-06-13T18:17:00Z">
        <w:r>
          <w:fldChar w:fldCharType="begin"/>
        </w:r>
      </w:ins>
      <w:r>
        <w:instrText xml:space="preserve">HYPERLINK "mailto:@contato:[bruno.kauan@discente.ufma.br" </w:instrText>
      </w:r>
      <w:ins w:id="112" w:author="MATEUS DUTRA VALE" w:date="2025-06-13T18:17:00Z">
        <w:r>
          <w:fldChar w:fldCharType="separate"/>
        </w:r>
      </w:ins>
      <w:r w:rsidRPr="3BB2554F">
        <w:rPr>
          <w:rStyle w:val="Hyperlink"/>
          <w:rFonts w:ascii="Arial" w:eastAsia="Arial" w:hAnsi="Arial" w:cs="Arial"/>
        </w:rPr>
        <w:t>@</w:t>
      </w:r>
      <w:r w:rsidR="3BB2554F" w:rsidRPr="3BB2554F">
        <w:rPr>
          <w:rStyle w:val="Hyperlink"/>
          <w:rFonts w:ascii="Arial" w:eastAsia="Arial" w:hAnsi="Arial" w:cs="Arial"/>
        </w:rPr>
        <w:t>contato:[</w:t>
      </w:r>
      <w:r w:rsidR="721EAFA1" w:rsidRPr="3BB2554F">
        <w:rPr>
          <w:rFonts w:ascii="Arial" w:eastAsia="Arial" w:hAnsi="Arial" w:cs="Arial"/>
        </w:rPr>
        <w:t>bruno.kauan@discente.ufma.br</w:t>
      </w:r>
      <w:ins w:id="113" w:author="MATEUS DUTRA VALE" w:date="2025-06-13T18:17:00Z">
        <w:r>
          <w:fldChar w:fldCharType="end"/>
        </w:r>
      </w:ins>
      <w:r w:rsidR="721EAFA1" w:rsidRPr="3BB2554F">
        <w:rPr>
          <w:rFonts w:ascii="Arial" w:eastAsia="Arial" w:hAnsi="Arial" w:cs="Arial"/>
        </w:rPr>
        <w:t>,</w:t>
      </w:r>
      <w:r w:rsidR="5B093196" w:rsidRPr="3BB2554F">
        <w:rPr>
          <w:rFonts w:ascii="Arial" w:eastAsia="Arial" w:hAnsi="Arial" w:cs="Arial"/>
        </w:rPr>
        <w:t xml:space="preserve"> ellen.castro@discente.ufma.br, manoel.lucas@discente.ufma.br, </w:t>
      </w:r>
      <w:r w:rsidRPr="3BB2554F">
        <w:rPr>
          <w:rFonts w:ascii="Arial" w:eastAsia="Arial" w:hAnsi="Arial" w:cs="Arial"/>
        </w:rPr>
        <w:t>rabelo.paulo@discente.ufma.br, mateus.dv@discente.ufma.br]</w:t>
      </w:r>
    </w:p>
    <w:p w14:paraId="3CD07FF9" w14:textId="7E6CA222" w:rsidR="7972426E" w:rsidRDefault="7972426E" w:rsidP="3BB2554F">
      <w:pPr>
        <w:spacing w:before="240" w:after="240"/>
        <w:jc w:val="both"/>
      </w:pPr>
      <w:r w:rsidRPr="3BB2554F">
        <w:rPr>
          <w:rFonts w:ascii="Arial" w:eastAsia="Arial" w:hAnsi="Arial" w:cs="Arial"/>
        </w:rPr>
        <w:t>@data última versão: [13/06/2025]</w:t>
      </w:r>
    </w:p>
    <w:p w14:paraId="65A6B616" w14:textId="483A4B93" w:rsidR="7972426E" w:rsidRDefault="7972426E" w:rsidP="3BB2554F">
      <w:pPr>
        <w:spacing w:before="240" w:after="240"/>
        <w:jc w:val="both"/>
      </w:pPr>
      <w:r w:rsidRPr="3BB2554F">
        <w:rPr>
          <w:rFonts w:ascii="Arial" w:eastAsia="Arial" w:hAnsi="Arial" w:cs="Arial"/>
        </w:rPr>
        <w:t>@versão: 1.0</w:t>
      </w:r>
    </w:p>
    <w:p w14:paraId="661D332F" w14:textId="218D1E50" w:rsidR="7972426E" w:rsidRDefault="7972426E" w:rsidP="3BB2554F">
      <w:pPr>
        <w:spacing w:before="240" w:after="240"/>
        <w:rPr>
          <w:rFonts w:ascii="Arial" w:eastAsia="Arial" w:hAnsi="Arial" w:cs="Arial"/>
        </w:rPr>
      </w:pPr>
      <w:r w:rsidRPr="3BB2554F">
        <w:rPr>
          <w:rFonts w:ascii="Arial" w:eastAsia="Arial" w:hAnsi="Arial" w:cs="Arial"/>
        </w:rPr>
        <w:t>@outros</w:t>
      </w:r>
      <w:r w:rsidR="63C94C25" w:rsidRPr="3BB2554F">
        <w:rPr>
          <w:rFonts w:ascii="Arial" w:eastAsia="Arial" w:hAnsi="Arial" w:cs="Arial"/>
        </w:rPr>
        <w:t xml:space="preserve"> </w:t>
      </w:r>
      <w:r w:rsidRPr="3BB2554F">
        <w:rPr>
          <w:rFonts w:ascii="Arial" w:eastAsia="Arial" w:hAnsi="Arial" w:cs="Arial"/>
        </w:rPr>
        <w:t>repositórios:</w:t>
      </w:r>
      <w:r w:rsidR="27B871EB" w:rsidRPr="3BB2554F">
        <w:rPr>
          <w:rFonts w:ascii="Arial" w:eastAsia="Arial" w:hAnsi="Arial" w:cs="Arial"/>
        </w:rPr>
        <w:t xml:space="preserve"> </w:t>
      </w:r>
      <w:r w:rsidRPr="3BB2554F">
        <w:rPr>
          <w:rFonts w:ascii="Arial" w:eastAsia="Arial" w:hAnsi="Arial" w:cs="Arial"/>
        </w:rPr>
        <w:t>[</w:t>
      </w:r>
      <w:r w:rsidR="032F24EC" w:rsidRPr="3BB2554F">
        <w:rPr>
          <w:rFonts w:ascii="Arial" w:eastAsia="Arial" w:hAnsi="Arial" w:cs="Arial"/>
        </w:rPr>
        <w:t xml:space="preserve">https://github.com/bkauan099; </w:t>
      </w:r>
      <w:r w:rsidR="6B9C0D37" w:rsidRPr="3BB2554F">
        <w:rPr>
          <w:rFonts w:ascii="Arial" w:eastAsia="Arial" w:hAnsi="Arial" w:cs="Arial"/>
        </w:rPr>
        <w:t xml:space="preserve">https://github.com/Mateus-dutravale; </w:t>
      </w:r>
      <w:r w:rsidRPr="3BB2554F">
        <w:rPr>
          <w:rFonts w:ascii="Arial" w:eastAsia="Arial" w:hAnsi="Arial" w:cs="Arial"/>
        </w:rPr>
        <w:t>https://github.com/Ellen6185]</w:t>
      </w:r>
    </w:p>
    <w:p w14:paraId="6377AB59" w14:textId="553CAD0B" w:rsidR="7972426E" w:rsidRDefault="7972426E" w:rsidP="3BB2554F">
      <w:pPr>
        <w:spacing w:before="240" w:after="240"/>
        <w:jc w:val="both"/>
      </w:pPr>
      <w:r w:rsidRPr="3BB2554F">
        <w:rPr>
          <w:rFonts w:ascii="Arial" w:eastAsia="Arial" w:hAnsi="Arial" w:cs="Arial"/>
        </w:rPr>
        <w:t>@Agradecimentos: Universidade Federal do Maranhão (UFMA), Professor Doutor Thales Levi Azevedo Valente, e colegas de curso.</w:t>
      </w:r>
    </w:p>
    <w:p w14:paraId="446787FE" w14:textId="60C08BE3" w:rsidR="7972426E" w:rsidRDefault="7972426E" w:rsidP="3BB2554F">
      <w:pPr>
        <w:spacing w:before="240" w:after="240"/>
        <w:jc w:val="both"/>
        <w:rPr>
          <w:rFonts w:ascii="Arial" w:eastAsia="Arial" w:hAnsi="Arial" w:cs="Arial"/>
        </w:rPr>
      </w:pPr>
      <w:r w:rsidRPr="3BB2554F">
        <w:rPr>
          <w:rFonts w:ascii="Arial" w:eastAsia="Arial" w:hAnsi="Arial" w:cs="Arial"/>
        </w:rPr>
        <w:t>Copyright/</w:t>
      </w:r>
      <w:proofErr w:type="spellStart"/>
      <w:r w:rsidRPr="3BB2554F">
        <w:rPr>
          <w:rFonts w:ascii="Arial" w:eastAsia="Arial" w:hAnsi="Arial" w:cs="Arial"/>
        </w:rPr>
        <w:t>License</w:t>
      </w:r>
      <w:proofErr w:type="spellEnd"/>
    </w:p>
    <w:p w14:paraId="34F223F1" w14:textId="311C109F" w:rsidR="7972426E" w:rsidRDefault="7972426E" w:rsidP="3BB2554F">
      <w:pPr>
        <w:spacing w:before="240" w:after="240"/>
        <w:jc w:val="both"/>
      </w:pPr>
      <w:r w:rsidRPr="3BB2554F">
        <w:rPr>
          <w:rFonts w:ascii="Arial" w:eastAsia="Arial" w:hAnsi="Arial" w:cs="Arial"/>
        </w:rPr>
        <w:t>Este material é resultado de um trabalho acadêmico para a disciplina PROJETO E DESENVOLVIMENTO DE SOFTWARE, sob a orientação do professor Dr. THALES LEVI AZEVEDO VALENTE, semestre letivo 2025.1, curso Engenharia da Computação, na Universidade Federal do Maranhão (UFMA). Todo o material sob esta licença é software livre: pode ser usado para fins acadêmicos e comerciais sem nenhum custo. Não há papelada, nem royalties, nem restrições de "</w:t>
      </w:r>
      <w:proofErr w:type="spellStart"/>
      <w:r w:rsidRPr="3BB2554F">
        <w:rPr>
          <w:rFonts w:ascii="Arial" w:eastAsia="Arial" w:hAnsi="Arial" w:cs="Arial"/>
        </w:rPr>
        <w:t>copyleft</w:t>
      </w:r>
      <w:proofErr w:type="spellEnd"/>
      <w:r w:rsidRPr="3BB2554F">
        <w:rPr>
          <w:rFonts w:ascii="Arial" w:eastAsia="Arial" w:hAnsi="Arial" w:cs="Arial"/>
        </w:rPr>
        <w:t xml:space="preserve">" do tipo GNU. Ele é licenciado sob os termos da Licença MIT, conforme descrito abaixo, e, portanto, é compatível com a GPL e também se qualifica como software de código aberto. É de domínio público. Os detalhes legais estão abaixo. O espírito desta licença é que você é livre para usar este material para qualquer finalidade, sem nenhum custo. O único requisito é que, se você </w:t>
      </w:r>
      <w:proofErr w:type="gramStart"/>
      <w:r w:rsidRPr="3BB2554F">
        <w:rPr>
          <w:rFonts w:ascii="Arial" w:eastAsia="Arial" w:hAnsi="Arial" w:cs="Arial"/>
        </w:rPr>
        <w:t>usá-los</w:t>
      </w:r>
      <w:proofErr w:type="gramEnd"/>
      <w:r w:rsidRPr="3BB2554F">
        <w:rPr>
          <w:rFonts w:ascii="Arial" w:eastAsia="Arial" w:hAnsi="Arial" w:cs="Arial"/>
        </w:rPr>
        <w:t>, nos dê crédito.</w:t>
      </w:r>
    </w:p>
    <w:p w14:paraId="529B6A83" w14:textId="40FC93B8" w:rsidR="7972426E" w:rsidRDefault="7972426E" w:rsidP="3BB2554F">
      <w:pPr>
        <w:spacing w:before="240" w:after="240"/>
        <w:jc w:val="both"/>
      </w:pPr>
      <w:r w:rsidRPr="3BB2554F">
        <w:rPr>
          <w:rFonts w:ascii="Arial" w:eastAsia="Arial" w:hAnsi="Arial" w:cs="Arial"/>
        </w:rPr>
        <w:t>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w:t>
      </w:r>
    </w:p>
    <w:p w14:paraId="47390122" w14:textId="55E278EC" w:rsidR="7972426E" w:rsidRDefault="7972426E" w:rsidP="3BB2554F">
      <w:pPr>
        <w:spacing w:before="240" w:after="240"/>
        <w:jc w:val="both"/>
      </w:pPr>
      <w:r w:rsidRPr="3BB2554F">
        <w:rPr>
          <w:rFonts w:ascii="Arial" w:eastAsia="Arial" w:hAnsi="Arial" w:cs="Arial"/>
        </w:rPr>
        <w:t xml:space="preserve"> </w:t>
      </w:r>
    </w:p>
    <w:p w14:paraId="15DA367F" w14:textId="6D4945CA" w:rsidR="7972426E" w:rsidRDefault="7972426E" w:rsidP="3BB2554F">
      <w:pPr>
        <w:spacing w:before="240" w:after="240"/>
        <w:jc w:val="both"/>
      </w:pPr>
      <w:r w:rsidRPr="3BB2554F">
        <w:rPr>
          <w:rFonts w:ascii="Arial" w:eastAsia="Arial" w:hAnsi="Arial" w:cs="Arial"/>
        </w:rPr>
        <w:t>Este aviso de direitos autorais e este aviso de permissão devem ser incluídos em todas as cópias ou partes substanciais do Software.</w:t>
      </w:r>
    </w:p>
    <w:p w14:paraId="1C19DE1B" w14:textId="2D311DEA" w:rsidR="7972426E" w:rsidRDefault="7972426E" w:rsidP="3BB2554F">
      <w:pPr>
        <w:spacing w:before="240" w:after="240"/>
        <w:jc w:val="both"/>
      </w:pPr>
      <w:r w:rsidRPr="3BB2554F">
        <w:rPr>
          <w:rFonts w:ascii="Arial" w:eastAsia="Arial" w:hAnsi="Arial" w:cs="Arial"/>
        </w:rPr>
        <w:lastRenderedPageBreak/>
        <w:t xml:space="preserve">O SOFTWARE É FORNECIDO "COMO ESTÁ", SEM GARANTIA DE QUALQUER TIPO, EXPRESSA OU IMPLÍCITA, </w:t>
      </w:r>
      <w:proofErr w:type="gramStart"/>
      <w:r w:rsidRPr="3BB2554F">
        <w:rPr>
          <w:rFonts w:ascii="Arial" w:eastAsia="Arial" w:hAnsi="Arial" w:cs="Arial"/>
        </w:rPr>
        <w:t>INCLUINDO</w:t>
      </w:r>
      <w:proofErr w:type="gramEnd"/>
      <w:r w:rsidRPr="3BB2554F">
        <w:rPr>
          <w:rFonts w:ascii="Arial" w:eastAsia="Arial" w:hAnsi="Arial" w:cs="Arial"/>
        </w:rPr>
        <w:t xml:space="preserve">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w:t>
      </w:r>
    </w:p>
    <w:p w14:paraId="77BFF9BB" w14:textId="3F6EDCC0" w:rsidR="7972426E" w:rsidRDefault="7972426E" w:rsidP="3BB2554F">
      <w:pPr>
        <w:spacing w:before="240" w:after="240"/>
        <w:jc w:val="both"/>
      </w:pPr>
      <w:r w:rsidRPr="3BB2554F">
        <w:rPr>
          <w:rFonts w:ascii="Arial" w:eastAsia="Arial" w:hAnsi="Arial" w:cs="Arial"/>
        </w:rPr>
        <w:t>Para mais informações sobre a Licença MIT: https://opensource.org/licenses/MIT</w:t>
      </w:r>
    </w:p>
    <w:p w14:paraId="389E7DF9" w14:textId="34B54C71" w:rsidR="137B8633" w:rsidRDefault="137B8633" w:rsidP="137B8633">
      <w:pPr>
        <w:spacing w:before="240" w:after="240"/>
        <w:jc w:val="both"/>
        <w:rPr>
          <w:rFonts w:ascii="Arial" w:eastAsia="Arial" w:hAnsi="Arial" w:cs="Arial"/>
        </w:rPr>
      </w:pPr>
    </w:p>
    <w:p w14:paraId="396BFF45" w14:textId="04B8AC0F" w:rsidR="137B8633" w:rsidRDefault="137B8633" w:rsidP="137B8633">
      <w:pPr>
        <w:spacing w:before="240" w:after="240"/>
        <w:jc w:val="both"/>
        <w:rPr>
          <w:rFonts w:ascii="Arial" w:eastAsia="Arial" w:hAnsi="Arial" w:cs="Arial"/>
        </w:rPr>
      </w:pPr>
    </w:p>
    <w:p w14:paraId="5F962A08" w14:textId="30D411EE" w:rsidR="137B8633" w:rsidRDefault="137B8633" w:rsidP="137B8633">
      <w:pPr>
        <w:spacing w:before="240" w:after="240"/>
        <w:jc w:val="both"/>
        <w:rPr>
          <w:rFonts w:ascii="Arial" w:eastAsia="Arial" w:hAnsi="Arial" w:cs="Arial"/>
        </w:rPr>
      </w:pPr>
    </w:p>
    <w:p w14:paraId="78B0D4B6" w14:textId="6D7EDAC8" w:rsidR="137B8633" w:rsidRDefault="137B8633" w:rsidP="137B8633">
      <w:pPr>
        <w:jc w:val="both"/>
        <w:rPr>
          <w:rFonts w:ascii="Arial" w:eastAsia="Arial" w:hAnsi="Arial" w:cs="Arial"/>
        </w:rPr>
      </w:pPr>
    </w:p>
    <w:p w14:paraId="6DDDDCED" w14:textId="5626ACC5" w:rsidR="137B8633" w:rsidRDefault="137B8633" w:rsidP="137B8633">
      <w:pPr>
        <w:jc w:val="both"/>
        <w:rPr>
          <w:rFonts w:ascii="Arial" w:eastAsia="Arial" w:hAnsi="Arial" w:cs="Arial"/>
        </w:rPr>
      </w:pPr>
    </w:p>
    <w:sectPr w:rsidR="137B8633" w:rsidSect="00FF0B6B">
      <w:headerReference w:type="even" r:id="rId39"/>
      <w:headerReference w:type="default" r:id="rId40"/>
      <w:footerReference w:type="even" r:id="rId41"/>
      <w:footerReference w:type="default" r:id="rId42"/>
      <w:headerReference w:type="first" r:id="rId43"/>
      <w:footerReference w:type="first" r:id="rId44"/>
      <w:pgSz w:w="11907" w:h="1683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FB60C2" w14:textId="77777777" w:rsidR="001D2C41" w:rsidRDefault="001D2C41">
      <w:pPr>
        <w:spacing w:after="0" w:line="240" w:lineRule="auto"/>
      </w:pPr>
      <w:r>
        <w:separator/>
      </w:r>
    </w:p>
  </w:endnote>
  <w:endnote w:type="continuationSeparator" w:id="0">
    <w:p w14:paraId="23533965" w14:textId="77777777" w:rsidR="001D2C41" w:rsidRDefault="001D2C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94DD6" w14:textId="77777777" w:rsidR="00FF0B6B" w:rsidRDefault="00FF0B6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7132359"/>
      <w:docPartObj>
        <w:docPartGallery w:val="Page Numbers (Bottom of Page)"/>
        <w:docPartUnique/>
      </w:docPartObj>
    </w:sdtPr>
    <w:sdtContent>
      <w:p w14:paraId="213ED7D6" w14:textId="094C4323" w:rsidR="00FF0B6B" w:rsidRDefault="00FF0B6B">
        <w:pPr>
          <w:pStyle w:val="Rodap"/>
          <w:jc w:val="right"/>
        </w:pPr>
        <w:r>
          <w:fldChar w:fldCharType="begin"/>
        </w:r>
        <w:r>
          <w:instrText>PAGE   \* MERGEFORMAT</w:instrText>
        </w:r>
        <w:r>
          <w:fldChar w:fldCharType="separate"/>
        </w:r>
        <w:r>
          <w:t>2</w:t>
        </w:r>
        <w:r>
          <w:fldChar w:fldCharType="end"/>
        </w:r>
      </w:p>
    </w:sdtContent>
  </w:sdt>
  <w:p w14:paraId="6526499A" w14:textId="6F0E1B7E" w:rsidR="137B8633" w:rsidRDefault="137B8633" w:rsidP="3BB2554F">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D4CC2" w14:textId="77777777" w:rsidR="00FF0B6B" w:rsidRDefault="00FF0B6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20C78F" w14:textId="77777777" w:rsidR="001D2C41" w:rsidRDefault="001D2C41">
      <w:pPr>
        <w:spacing w:after="0" w:line="240" w:lineRule="auto"/>
      </w:pPr>
      <w:r>
        <w:separator/>
      </w:r>
    </w:p>
  </w:footnote>
  <w:footnote w:type="continuationSeparator" w:id="0">
    <w:p w14:paraId="22873F3B" w14:textId="77777777" w:rsidR="001D2C41" w:rsidRDefault="001D2C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A1C07B" w14:textId="77777777" w:rsidR="00FF0B6B" w:rsidRDefault="00FF0B6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137B8633" w14:paraId="4515C4AE" w14:textId="77777777" w:rsidTr="3BB2554F">
      <w:trPr>
        <w:trHeight w:val="300"/>
      </w:trPr>
      <w:tc>
        <w:tcPr>
          <w:tcW w:w="3005" w:type="dxa"/>
        </w:tcPr>
        <w:p w14:paraId="57C6160D" w14:textId="4F1BA1BB" w:rsidR="137B8633" w:rsidRDefault="137B8633" w:rsidP="3BB2554F">
          <w:pPr>
            <w:pStyle w:val="Cabealho"/>
            <w:ind w:left="-115"/>
          </w:pPr>
        </w:p>
      </w:tc>
      <w:tc>
        <w:tcPr>
          <w:tcW w:w="3005" w:type="dxa"/>
        </w:tcPr>
        <w:p w14:paraId="27BEC461" w14:textId="4B5A376A" w:rsidR="137B8633" w:rsidRDefault="137B8633" w:rsidP="3BB2554F">
          <w:pPr>
            <w:pStyle w:val="Cabealho"/>
            <w:jc w:val="center"/>
          </w:pPr>
        </w:p>
      </w:tc>
      <w:tc>
        <w:tcPr>
          <w:tcW w:w="3005" w:type="dxa"/>
        </w:tcPr>
        <w:p w14:paraId="245D7911" w14:textId="48F2FF17" w:rsidR="137B8633" w:rsidRDefault="137B8633" w:rsidP="3BB2554F">
          <w:pPr>
            <w:pStyle w:val="Cabealho"/>
            <w:ind w:right="-115"/>
            <w:jc w:val="right"/>
          </w:pPr>
        </w:p>
      </w:tc>
    </w:tr>
  </w:tbl>
  <w:p w14:paraId="0FB421B8" w14:textId="5404B18F" w:rsidR="137B8633" w:rsidRDefault="137B8633" w:rsidP="3BB2554F">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35706" w14:textId="77777777" w:rsidR="00FF0B6B" w:rsidRDefault="00FF0B6B">
    <w:pPr>
      <w:pStyle w:val="Cabealho"/>
    </w:pPr>
  </w:p>
</w:hdr>
</file>

<file path=word/intelligence2.xml><?xml version="1.0" encoding="utf-8"?>
<int2:intelligence xmlns:int2="http://schemas.microsoft.com/office/intelligence/2020/intelligence" xmlns:oel="http://schemas.microsoft.com/office/2019/extlst">
  <int2:observations>
    <int2:bookmark int2:bookmarkName="_Int_qCLqWKbn" int2:invalidationBookmarkName="" int2:hashCode="5Cb1XldcjsnZLI" int2:id="qqWb8l4A">
      <int2:state int2:value="Rejected" int2:type="style"/>
    </int2:bookmark>
    <int2:bookmark int2:bookmarkName="_Int_fArlMDFY" int2:invalidationBookmarkName="" int2:hashCode="WPeuNol03ERLFW" int2:id="OhOdM6ta">
      <int2:state int2:value="Rejected" int2:type="gram"/>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AA90"/>
    <w:multiLevelType w:val="hybridMultilevel"/>
    <w:tmpl w:val="DBCEF594"/>
    <w:lvl w:ilvl="0" w:tplc="C3924F7E">
      <w:start w:val="1"/>
      <w:numFmt w:val="decimal"/>
      <w:lvlText w:val="%1."/>
      <w:lvlJc w:val="left"/>
      <w:pPr>
        <w:ind w:left="720" w:hanging="360"/>
      </w:pPr>
    </w:lvl>
    <w:lvl w:ilvl="1" w:tplc="FD58A372">
      <w:start w:val="1"/>
      <w:numFmt w:val="bullet"/>
      <w:lvlText w:val=""/>
      <w:lvlJc w:val="left"/>
      <w:pPr>
        <w:ind w:left="1440" w:hanging="360"/>
      </w:pPr>
      <w:rPr>
        <w:rFonts w:ascii="Symbol" w:hAnsi="Symbol" w:hint="default"/>
      </w:rPr>
    </w:lvl>
    <w:lvl w:ilvl="2" w:tplc="B526E07E">
      <w:start w:val="1"/>
      <w:numFmt w:val="bullet"/>
      <w:lvlText w:val=""/>
      <w:lvlJc w:val="left"/>
      <w:pPr>
        <w:ind w:left="2160" w:hanging="360"/>
      </w:pPr>
      <w:rPr>
        <w:rFonts w:ascii="Wingdings" w:hAnsi="Wingdings" w:hint="default"/>
      </w:rPr>
    </w:lvl>
    <w:lvl w:ilvl="3" w:tplc="F94444F0">
      <w:start w:val="1"/>
      <w:numFmt w:val="bullet"/>
      <w:lvlText w:val=""/>
      <w:lvlJc w:val="left"/>
      <w:pPr>
        <w:ind w:left="2880" w:hanging="360"/>
      </w:pPr>
      <w:rPr>
        <w:rFonts w:ascii="Symbol" w:hAnsi="Symbol" w:hint="default"/>
      </w:rPr>
    </w:lvl>
    <w:lvl w:ilvl="4" w:tplc="0C882704">
      <w:start w:val="1"/>
      <w:numFmt w:val="bullet"/>
      <w:lvlText w:val="o"/>
      <w:lvlJc w:val="left"/>
      <w:pPr>
        <w:ind w:left="3600" w:hanging="360"/>
      </w:pPr>
      <w:rPr>
        <w:rFonts w:ascii="Courier New" w:hAnsi="Courier New" w:hint="default"/>
      </w:rPr>
    </w:lvl>
    <w:lvl w:ilvl="5" w:tplc="131C71AA">
      <w:start w:val="1"/>
      <w:numFmt w:val="bullet"/>
      <w:lvlText w:val=""/>
      <w:lvlJc w:val="left"/>
      <w:pPr>
        <w:ind w:left="4320" w:hanging="360"/>
      </w:pPr>
      <w:rPr>
        <w:rFonts w:ascii="Wingdings" w:hAnsi="Wingdings" w:hint="default"/>
      </w:rPr>
    </w:lvl>
    <w:lvl w:ilvl="6" w:tplc="0C545816">
      <w:start w:val="1"/>
      <w:numFmt w:val="bullet"/>
      <w:lvlText w:val=""/>
      <w:lvlJc w:val="left"/>
      <w:pPr>
        <w:ind w:left="5040" w:hanging="360"/>
      </w:pPr>
      <w:rPr>
        <w:rFonts w:ascii="Symbol" w:hAnsi="Symbol" w:hint="default"/>
      </w:rPr>
    </w:lvl>
    <w:lvl w:ilvl="7" w:tplc="9E326924">
      <w:start w:val="1"/>
      <w:numFmt w:val="bullet"/>
      <w:lvlText w:val="o"/>
      <w:lvlJc w:val="left"/>
      <w:pPr>
        <w:ind w:left="5760" w:hanging="360"/>
      </w:pPr>
      <w:rPr>
        <w:rFonts w:ascii="Courier New" w:hAnsi="Courier New" w:hint="default"/>
      </w:rPr>
    </w:lvl>
    <w:lvl w:ilvl="8" w:tplc="E79E2AB4">
      <w:start w:val="1"/>
      <w:numFmt w:val="bullet"/>
      <w:lvlText w:val=""/>
      <w:lvlJc w:val="left"/>
      <w:pPr>
        <w:ind w:left="6480" w:hanging="360"/>
      </w:pPr>
      <w:rPr>
        <w:rFonts w:ascii="Wingdings" w:hAnsi="Wingdings" w:hint="default"/>
      </w:rPr>
    </w:lvl>
  </w:abstractNum>
  <w:abstractNum w:abstractNumId="1" w15:restartNumberingAfterBreak="0">
    <w:nsid w:val="00C7A053"/>
    <w:multiLevelType w:val="hybridMultilevel"/>
    <w:tmpl w:val="25E89070"/>
    <w:lvl w:ilvl="0" w:tplc="A84C07A0">
      <w:start w:val="1"/>
      <w:numFmt w:val="bullet"/>
      <w:lvlText w:val=""/>
      <w:lvlJc w:val="left"/>
      <w:pPr>
        <w:ind w:left="720" w:hanging="360"/>
      </w:pPr>
      <w:rPr>
        <w:rFonts w:ascii="Symbol" w:hAnsi="Symbol" w:hint="default"/>
      </w:rPr>
    </w:lvl>
    <w:lvl w:ilvl="1" w:tplc="FBCEB158">
      <w:start w:val="1"/>
      <w:numFmt w:val="bullet"/>
      <w:lvlText w:val="o"/>
      <w:lvlJc w:val="left"/>
      <w:pPr>
        <w:ind w:left="1440" w:hanging="360"/>
      </w:pPr>
      <w:rPr>
        <w:rFonts w:ascii="Courier New" w:hAnsi="Courier New" w:hint="default"/>
      </w:rPr>
    </w:lvl>
    <w:lvl w:ilvl="2" w:tplc="057E12C0">
      <w:start w:val="1"/>
      <w:numFmt w:val="bullet"/>
      <w:lvlText w:val=""/>
      <w:lvlJc w:val="left"/>
      <w:pPr>
        <w:ind w:left="2160" w:hanging="360"/>
      </w:pPr>
      <w:rPr>
        <w:rFonts w:ascii="Wingdings" w:hAnsi="Wingdings" w:hint="default"/>
      </w:rPr>
    </w:lvl>
    <w:lvl w:ilvl="3" w:tplc="CC72A606">
      <w:start w:val="1"/>
      <w:numFmt w:val="bullet"/>
      <w:lvlText w:val=""/>
      <w:lvlJc w:val="left"/>
      <w:pPr>
        <w:ind w:left="2880" w:hanging="360"/>
      </w:pPr>
      <w:rPr>
        <w:rFonts w:ascii="Symbol" w:hAnsi="Symbol" w:hint="default"/>
      </w:rPr>
    </w:lvl>
    <w:lvl w:ilvl="4" w:tplc="D9BA622C">
      <w:start w:val="1"/>
      <w:numFmt w:val="bullet"/>
      <w:lvlText w:val="o"/>
      <w:lvlJc w:val="left"/>
      <w:pPr>
        <w:ind w:left="3600" w:hanging="360"/>
      </w:pPr>
      <w:rPr>
        <w:rFonts w:ascii="Courier New" w:hAnsi="Courier New" w:hint="default"/>
      </w:rPr>
    </w:lvl>
    <w:lvl w:ilvl="5" w:tplc="C62ADC7A">
      <w:start w:val="1"/>
      <w:numFmt w:val="bullet"/>
      <w:lvlText w:val=""/>
      <w:lvlJc w:val="left"/>
      <w:pPr>
        <w:ind w:left="4320" w:hanging="360"/>
      </w:pPr>
      <w:rPr>
        <w:rFonts w:ascii="Wingdings" w:hAnsi="Wingdings" w:hint="default"/>
      </w:rPr>
    </w:lvl>
    <w:lvl w:ilvl="6" w:tplc="B50869E6">
      <w:start w:val="1"/>
      <w:numFmt w:val="bullet"/>
      <w:lvlText w:val=""/>
      <w:lvlJc w:val="left"/>
      <w:pPr>
        <w:ind w:left="5040" w:hanging="360"/>
      </w:pPr>
      <w:rPr>
        <w:rFonts w:ascii="Symbol" w:hAnsi="Symbol" w:hint="default"/>
      </w:rPr>
    </w:lvl>
    <w:lvl w:ilvl="7" w:tplc="19482EE8">
      <w:start w:val="1"/>
      <w:numFmt w:val="bullet"/>
      <w:lvlText w:val="o"/>
      <w:lvlJc w:val="left"/>
      <w:pPr>
        <w:ind w:left="5760" w:hanging="360"/>
      </w:pPr>
      <w:rPr>
        <w:rFonts w:ascii="Courier New" w:hAnsi="Courier New" w:hint="default"/>
      </w:rPr>
    </w:lvl>
    <w:lvl w:ilvl="8" w:tplc="099E482C">
      <w:start w:val="1"/>
      <w:numFmt w:val="bullet"/>
      <w:lvlText w:val=""/>
      <w:lvlJc w:val="left"/>
      <w:pPr>
        <w:ind w:left="6480" w:hanging="360"/>
      </w:pPr>
      <w:rPr>
        <w:rFonts w:ascii="Wingdings" w:hAnsi="Wingdings" w:hint="default"/>
      </w:rPr>
    </w:lvl>
  </w:abstractNum>
  <w:abstractNum w:abstractNumId="2" w15:restartNumberingAfterBreak="0">
    <w:nsid w:val="0171D642"/>
    <w:multiLevelType w:val="hybridMultilevel"/>
    <w:tmpl w:val="17FC67AE"/>
    <w:lvl w:ilvl="0" w:tplc="F1D07B08">
      <w:start w:val="1"/>
      <w:numFmt w:val="decimal"/>
      <w:lvlText w:val="%1."/>
      <w:lvlJc w:val="left"/>
      <w:pPr>
        <w:ind w:left="720" w:hanging="360"/>
      </w:pPr>
    </w:lvl>
    <w:lvl w:ilvl="1" w:tplc="4B6A7444">
      <w:start w:val="1"/>
      <w:numFmt w:val="lowerLetter"/>
      <w:lvlText w:val="%2."/>
      <w:lvlJc w:val="left"/>
      <w:pPr>
        <w:ind w:left="1440" w:hanging="360"/>
      </w:pPr>
    </w:lvl>
    <w:lvl w:ilvl="2" w:tplc="D14C0938">
      <w:start w:val="1"/>
      <w:numFmt w:val="lowerRoman"/>
      <w:lvlText w:val="%3."/>
      <w:lvlJc w:val="right"/>
      <w:pPr>
        <w:ind w:left="2160" w:hanging="180"/>
      </w:pPr>
    </w:lvl>
    <w:lvl w:ilvl="3" w:tplc="1A9C4E36">
      <w:start w:val="1"/>
      <w:numFmt w:val="decimal"/>
      <w:lvlText w:val="%4."/>
      <w:lvlJc w:val="left"/>
      <w:pPr>
        <w:ind w:left="2880" w:hanging="360"/>
      </w:pPr>
    </w:lvl>
    <w:lvl w:ilvl="4" w:tplc="D0D87724">
      <w:start w:val="1"/>
      <w:numFmt w:val="lowerLetter"/>
      <w:lvlText w:val="%5."/>
      <w:lvlJc w:val="left"/>
      <w:pPr>
        <w:ind w:left="3600" w:hanging="360"/>
      </w:pPr>
    </w:lvl>
    <w:lvl w:ilvl="5" w:tplc="088AE40C">
      <w:start w:val="1"/>
      <w:numFmt w:val="lowerRoman"/>
      <w:lvlText w:val="%6."/>
      <w:lvlJc w:val="right"/>
      <w:pPr>
        <w:ind w:left="4320" w:hanging="180"/>
      </w:pPr>
    </w:lvl>
    <w:lvl w:ilvl="6" w:tplc="3B0E15BC">
      <w:start w:val="1"/>
      <w:numFmt w:val="decimal"/>
      <w:lvlText w:val="%7."/>
      <w:lvlJc w:val="left"/>
      <w:pPr>
        <w:ind w:left="5040" w:hanging="360"/>
      </w:pPr>
    </w:lvl>
    <w:lvl w:ilvl="7" w:tplc="281299A2">
      <w:start w:val="1"/>
      <w:numFmt w:val="lowerLetter"/>
      <w:lvlText w:val="%8."/>
      <w:lvlJc w:val="left"/>
      <w:pPr>
        <w:ind w:left="5760" w:hanging="360"/>
      </w:pPr>
    </w:lvl>
    <w:lvl w:ilvl="8" w:tplc="4B00C446">
      <w:start w:val="1"/>
      <w:numFmt w:val="lowerRoman"/>
      <w:lvlText w:val="%9."/>
      <w:lvlJc w:val="right"/>
      <w:pPr>
        <w:ind w:left="6480" w:hanging="180"/>
      </w:pPr>
    </w:lvl>
  </w:abstractNum>
  <w:abstractNum w:abstractNumId="3" w15:restartNumberingAfterBreak="0">
    <w:nsid w:val="02CA021C"/>
    <w:multiLevelType w:val="hybridMultilevel"/>
    <w:tmpl w:val="27A66718"/>
    <w:lvl w:ilvl="0" w:tplc="A4C49474">
      <w:start w:val="1"/>
      <w:numFmt w:val="bullet"/>
      <w:lvlText w:val=""/>
      <w:lvlJc w:val="left"/>
      <w:pPr>
        <w:ind w:left="720" w:hanging="360"/>
      </w:pPr>
      <w:rPr>
        <w:rFonts w:ascii="Symbol" w:hAnsi="Symbol" w:hint="default"/>
      </w:rPr>
    </w:lvl>
    <w:lvl w:ilvl="1" w:tplc="04160001">
      <w:start w:val="1"/>
      <w:numFmt w:val="bullet"/>
      <w:lvlText w:val=""/>
      <w:lvlJc w:val="left"/>
      <w:pPr>
        <w:ind w:left="1776" w:hanging="360"/>
      </w:pPr>
      <w:rPr>
        <w:rFonts w:ascii="Symbol" w:hAnsi="Symbol" w:hint="default"/>
      </w:rPr>
    </w:lvl>
    <w:lvl w:ilvl="2" w:tplc="E2FA1E5C">
      <w:start w:val="1"/>
      <w:numFmt w:val="bullet"/>
      <w:lvlText w:val=""/>
      <w:lvlJc w:val="left"/>
      <w:pPr>
        <w:ind w:left="2160" w:hanging="360"/>
      </w:pPr>
      <w:rPr>
        <w:rFonts w:ascii="Wingdings" w:hAnsi="Wingdings" w:hint="default"/>
      </w:rPr>
    </w:lvl>
    <w:lvl w:ilvl="3" w:tplc="26A86588">
      <w:start w:val="1"/>
      <w:numFmt w:val="bullet"/>
      <w:lvlText w:val=""/>
      <w:lvlJc w:val="left"/>
      <w:pPr>
        <w:ind w:left="2880" w:hanging="360"/>
      </w:pPr>
      <w:rPr>
        <w:rFonts w:ascii="Symbol" w:hAnsi="Symbol" w:hint="default"/>
      </w:rPr>
    </w:lvl>
    <w:lvl w:ilvl="4" w:tplc="86BC3D76">
      <w:start w:val="1"/>
      <w:numFmt w:val="bullet"/>
      <w:lvlText w:val="o"/>
      <w:lvlJc w:val="left"/>
      <w:pPr>
        <w:ind w:left="3600" w:hanging="360"/>
      </w:pPr>
      <w:rPr>
        <w:rFonts w:ascii="Courier New" w:hAnsi="Courier New" w:hint="default"/>
      </w:rPr>
    </w:lvl>
    <w:lvl w:ilvl="5" w:tplc="4B102D30">
      <w:start w:val="1"/>
      <w:numFmt w:val="bullet"/>
      <w:lvlText w:val=""/>
      <w:lvlJc w:val="left"/>
      <w:pPr>
        <w:ind w:left="4320" w:hanging="360"/>
      </w:pPr>
      <w:rPr>
        <w:rFonts w:ascii="Wingdings" w:hAnsi="Wingdings" w:hint="default"/>
      </w:rPr>
    </w:lvl>
    <w:lvl w:ilvl="6" w:tplc="0B9E0FEE">
      <w:start w:val="1"/>
      <w:numFmt w:val="bullet"/>
      <w:lvlText w:val=""/>
      <w:lvlJc w:val="left"/>
      <w:pPr>
        <w:ind w:left="5040" w:hanging="360"/>
      </w:pPr>
      <w:rPr>
        <w:rFonts w:ascii="Symbol" w:hAnsi="Symbol" w:hint="default"/>
      </w:rPr>
    </w:lvl>
    <w:lvl w:ilvl="7" w:tplc="A24244FE">
      <w:start w:val="1"/>
      <w:numFmt w:val="bullet"/>
      <w:lvlText w:val="o"/>
      <w:lvlJc w:val="left"/>
      <w:pPr>
        <w:ind w:left="5760" w:hanging="360"/>
      </w:pPr>
      <w:rPr>
        <w:rFonts w:ascii="Courier New" w:hAnsi="Courier New" w:hint="default"/>
      </w:rPr>
    </w:lvl>
    <w:lvl w:ilvl="8" w:tplc="3AF40ABC">
      <w:start w:val="1"/>
      <w:numFmt w:val="bullet"/>
      <w:lvlText w:val=""/>
      <w:lvlJc w:val="left"/>
      <w:pPr>
        <w:ind w:left="6480" w:hanging="360"/>
      </w:pPr>
      <w:rPr>
        <w:rFonts w:ascii="Wingdings" w:hAnsi="Wingdings" w:hint="default"/>
      </w:rPr>
    </w:lvl>
  </w:abstractNum>
  <w:abstractNum w:abstractNumId="4" w15:restartNumberingAfterBreak="0">
    <w:nsid w:val="032E3A65"/>
    <w:multiLevelType w:val="hybridMultilevel"/>
    <w:tmpl w:val="AD22876A"/>
    <w:lvl w:ilvl="0" w:tplc="55004ED2">
      <w:start w:val="1"/>
      <w:numFmt w:val="bullet"/>
      <w:lvlText w:val=""/>
      <w:lvlJc w:val="left"/>
      <w:pPr>
        <w:ind w:left="720" w:hanging="360"/>
      </w:pPr>
      <w:rPr>
        <w:rFonts w:ascii="Symbol" w:hAnsi="Symbol" w:hint="default"/>
      </w:rPr>
    </w:lvl>
    <w:lvl w:ilvl="1" w:tplc="208CFB98">
      <w:start w:val="1"/>
      <w:numFmt w:val="bullet"/>
      <w:lvlText w:val="o"/>
      <w:lvlJc w:val="left"/>
      <w:pPr>
        <w:ind w:left="1440" w:hanging="360"/>
      </w:pPr>
      <w:rPr>
        <w:rFonts w:ascii="Courier New" w:hAnsi="Courier New" w:hint="default"/>
      </w:rPr>
    </w:lvl>
    <w:lvl w:ilvl="2" w:tplc="AC2C9EE0">
      <w:start w:val="1"/>
      <w:numFmt w:val="bullet"/>
      <w:lvlText w:val=""/>
      <w:lvlJc w:val="left"/>
      <w:pPr>
        <w:ind w:left="2160" w:hanging="360"/>
      </w:pPr>
      <w:rPr>
        <w:rFonts w:ascii="Wingdings" w:hAnsi="Wingdings" w:hint="default"/>
      </w:rPr>
    </w:lvl>
    <w:lvl w:ilvl="3" w:tplc="7D70CE58">
      <w:start w:val="1"/>
      <w:numFmt w:val="bullet"/>
      <w:lvlText w:val=""/>
      <w:lvlJc w:val="left"/>
      <w:pPr>
        <w:ind w:left="2880" w:hanging="360"/>
      </w:pPr>
      <w:rPr>
        <w:rFonts w:ascii="Symbol" w:hAnsi="Symbol" w:hint="default"/>
      </w:rPr>
    </w:lvl>
    <w:lvl w:ilvl="4" w:tplc="91E45DD8">
      <w:start w:val="1"/>
      <w:numFmt w:val="bullet"/>
      <w:lvlText w:val="o"/>
      <w:lvlJc w:val="left"/>
      <w:pPr>
        <w:ind w:left="3600" w:hanging="360"/>
      </w:pPr>
      <w:rPr>
        <w:rFonts w:ascii="Courier New" w:hAnsi="Courier New" w:hint="default"/>
      </w:rPr>
    </w:lvl>
    <w:lvl w:ilvl="5" w:tplc="A132885E">
      <w:start w:val="1"/>
      <w:numFmt w:val="bullet"/>
      <w:lvlText w:val=""/>
      <w:lvlJc w:val="left"/>
      <w:pPr>
        <w:ind w:left="4320" w:hanging="360"/>
      </w:pPr>
      <w:rPr>
        <w:rFonts w:ascii="Wingdings" w:hAnsi="Wingdings" w:hint="default"/>
      </w:rPr>
    </w:lvl>
    <w:lvl w:ilvl="6" w:tplc="18FA7632">
      <w:start w:val="1"/>
      <w:numFmt w:val="bullet"/>
      <w:lvlText w:val=""/>
      <w:lvlJc w:val="left"/>
      <w:pPr>
        <w:ind w:left="5040" w:hanging="360"/>
      </w:pPr>
      <w:rPr>
        <w:rFonts w:ascii="Symbol" w:hAnsi="Symbol" w:hint="default"/>
      </w:rPr>
    </w:lvl>
    <w:lvl w:ilvl="7" w:tplc="BFA6D2DE">
      <w:start w:val="1"/>
      <w:numFmt w:val="bullet"/>
      <w:lvlText w:val="o"/>
      <w:lvlJc w:val="left"/>
      <w:pPr>
        <w:ind w:left="5760" w:hanging="360"/>
      </w:pPr>
      <w:rPr>
        <w:rFonts w:ascii="Courier New" w:hAnsi="Courier New" w:hint="default"/>
      </w:rPr>
    </w:lvl>
    <w:lvl w:ilvl="8" w:tplc="44C0F1E6">
      <w:start w:val="1"/>
      <w:numFmt w:val="bullet"/>
      <w:lvlText w:val=""/>
      <w:lvlJc w:val="left"/>
      <w:pPr>
        <w:ind w:left="6480" w:hanging="360"/>
      </w:pPr>
      <w:rPr>
        <w:rFonts w:ascii="Wingdings" w:hAnsi="Wingdings" w:hint="default"/>
      </w:rPr>
    </w:lvl>
  </w:abstractNum>
  <w:abstractNum w:abstractNumId="5" w15:restartNumberingAfterBreak="0">
    <w:nsid w:val="036095AB"/>
    <w:multiLevelType w:val="hybridMultilevel"/>
    <w:tmpl w:val="1694B150"/>
    <w:lvl w:ilvl="0" w:tplc="FD240326">
      <w:start w:val="1"/>
      <w:numFmt w:val="decimal"/>
      <w:lvlText w:val="%1."/>
      <w:lvlJc w:val="left"/>
      <w:pPr>
        <w:ind w:left="1068" w:hanging="360"/>
      </w:pPr>
    </w:lvl>
    <w:lvl w:ilvl="1" w:tplc="093A6618">
      <w:start w:val="1"/>
      <w:numFmt w:val="lowerLetter"/>
      <w:lvlText w:val="%2."/>
      <w:lvlJc w:val="left"/>
      <w:pPr>
        <w:ind w:left="1788" w:hanging="360"/>
      </w:pPr>
    </w:lvl>
    <w:lvl w:ilvl="2" w:tplc="2B12C0A6">
      <w:start w:val="1"/>
      <w:numFmt w:val="lowerRoman"/>
      <w:lvlText w:val="%3."/>
      <w:lvlJc w:val="right"/>
      <w:pPr>
        <w:ind w:left="2508" w:hanging="180"/>
      </w:pPr>
    </w:lvl>
    <w:lvl w:ilvl="3" w:tplc="415A7A80">
      <w:start w:val="1"/>
      <w:numFmt w:val="decimal"/>
      <w:lvlText w:val="%4."/>
      <w:lvlJc w:val="left"/>
      <w:pPr>
        <w:ind w:left="3228" w:hanging="360"/>
      </w:pPr>
    </w:lvl>
    <w:lvl w:ilvl="4" w:tplc="1B7A8172">
      <w:start w:val="1"/>
      <w:numFmt w:val="lowerLetter"/>
      <w:lvlText w:val="%5."/>
      <w:lvlJc w:val="left"/>
      <w:pPr>
        <w:ind w:left="3948" w:hanging="360"/>
      </w:pPr>
    </w:lvl>
    <w:lvl w:ilvl="5" w:tplc="800CB1B6">
      <w:start w:val="1"/>
      <w:numFmt w:val="lowerRoman"/>
      <w:lvlText w:val="%6."/>
      <w:lvlJc w:val="right"/>
      <w:pPr>
        <w:ind w:left="4668" w:hanging="180"/>
      </w:pPr>
    </w:lvl>
    <w:lvl w:ilvl="6" w:tplc="15D011A2">
      <w:start w:val="1"/>
      <w:numFmt w:val="decimal"/>
      <w:lvlText w:val="%7."/>
      <w:lvlJc w:val="left"/>
      <w:pPr>
        <w:ind w:left="5388" w:hanging="360"/>
      </w:pPr>
    </w:lvl>
    <w:lvl w:ilvl="7" w:tplc="EC8AEBA2">
      <w:start w:val="1"/>
      <w:numFmt w:val="lowerLetter"/>
      <w:lvlText w:val="%8."/>
      <w:lvlJc w:val="left"/>
      <w:pPr>
        <w:ind w:left="6108" w:hanging="360"/>
      </w:pPr>
    </w:lvl>
    <w:lvl w:ilvl="8" w:tplc="3C82A294">
      <w:start w:val="1"/>
      <w:numFmt w:val="lowerRoman"/>
      <w:lvlText w:val="%9."/>
      <w:lvlJc w:val="right"/>
      <w:pPr>
        <w:ind w:left="6828" w:hanging="180"/>
      </w:pPr>
    </w:lvl>
  </w:abstractNum>
  <w:abstractNum w:abstractNumId="6" w15:restartNumberingAfterBreak="0">
    <w:nsid w:val="037E9787"/>
    <w:multiLevelType w:val="hybridMultilevel"/>
    <w:tmpl w:val="19DC86AE"/>
    <w:lvl w:ilvl="0" w:tplc="4734EE38">
      <w:start w:val="1"/>
      <w:numFmt w:val="bullet"/>
      <w:lvlText w:val=""/>
      <w:lvlJc w:val="left"/>
      <w:pPr>
        <w:ind w:left="720" w:hanging="360"/>
      </w:pPr>
      <w:rPr>
        <w:rFonts w:ascii="Symbol" w:hAnsi="Symbol" w:hint="default"/>
      </w:rPr>
    </w:lvl>
    <w:lvl w:ilvl="1" w:tplc="6BB8CC50">
      <w:start w:val="1"/>
      <w:numFmt w:val="bullet"/>
      <w:lvlText w:val="o"/>
      <w:lvlJc w:val="left"/>
      <w:pPr>
        <w:ind w:left="1440" w:hanging="360"/>
      </w:pPr>
      <w:rPr>
        <w:rFonts w:ascii="Courier New" w:hAnsi="Courier New" w:hint="default"/>
      </w:rPr>
    </w:lvl>
    <w:lvl w:ilvl="2" w:tplc="A4DACF96">
      <w:start w:val="1"/>
      <w:numFmt w:val="bullet"/>
      <w:lvlText w:val=""/>
      <w:lvlJc w:val="left"/>
      <w:pPr>
        <w:ind w:left="2160" w:hanging="360"/>
      </w:pPr>
      <w:rPr>
        <w:rFonts w:ascii="Wingdings" w:hAnsi="Wingdings" w:hint="default"/>
      </w:rPr>
    </w:lvl>
    <w:lvl w:ilvl="3" w:tplc="55E8FEEE">
      <w:start w:val="1"/>
      <w:numFmt w:val="bullet"/>
      <w:lvlText w:val=""/>
      <w:lvlJc w:val="left"/>
      <w:pPr>
        <w:ind w:left="2880" w:hanging="360"/>
      </w:pPr>
      <w:rPr>
        <w:rFonts w:ascii="Symbol" w:hAnsi="Symbol" w:hint="default"/>
      </w:rPr>
    </w:lvl>
    <w:lvl w:ilvl="4" w:tplc="93DAB1D2">
      <w:start w:val="1"/>
      <w:numFmt w:val="bullet"/>
      <w:lvlText w:val="o"/>
      <w:lvlJc w:val="left"/>
      <w:pPr>
        <w:ind w:left="3600" w:hanging="360"/>
      </w:pPr>
      <w:rPr>
        <w:rFonts w:ascii="Courier New" w:hAnsi="Courier New" w:hint="default"/>
      </w:rPr>
    </w:lvl>
    <w:lvl w:ilvl="5" w:tplc="68063C88">
      <w:start w:val="1"/>
      <w:numFmt w:val="bullet"/>
      <w:lvlText w:val=""/>
      <w:lvlJc w:val="left"/>
      <w:pPr>
        <w:ind w:left="4320" w:hanging="360"/>
      </w:pPr>
      <w:rPr>
        <w:rFonts w:ascii="Wingdings" w:hAnsi="Wingdings" w:hint="default"/>
      </w:rPr>
    </w:lvl>
    <w:lvl w:ilvl="6" w:tplc="7994A75C">
      <w:start w:val="1"/>
      <w:numFmt w:val="bullet"/>
      <w:lvlText w:val=""/>
      <w:lvlJc w:val="left"/>
      <w:pPr>
        <w:ind w:left="5040" w:hanging="360"/>
      </w:pPr>
      <w:rPr>
        <w:rFonts w:ascii="Symbol" w:hAnsi="Symbol" w:hint="default"/>
      </w:rPr>
    </w:lvl>
    <w:lvl w:ilvl="7" w:tplc="0D20F99C">
      <w:start w:val="1"/>
      <w:numFmt w:val="bullet"/>
      <w:lvlText w:val="o"/>
      <w:lvlJc w:val="left"/>
      <w:pPr>
        <w:ind w:left="5760" w:hanging="360"/>
      </w:pPr>
      <w:rPr>
        <w:rFonts w:ascii="Courier New" w:hAnsi="Courier New" w:hint="default"/>
      </w:rPr>
    </w:lvl>
    <w:lvl w:ilvl="8" w:tplc="81A28DC0">
      <w:start w:val="1"/>
      <w:numFmt w:val="bullet"/>
      <w:lvlText w:val=""/>
      <w:lvlJc w:val="left"/>
      <w:pPr>
        <w:ind w:left="6480" w:hanging="360"/>
      </w:pPr>
      <w:rPr>
        <w:rFonts w:ascii="Wingdings" w:hAnsi="Wingdings" w:hint="default"/>
      </w:rPr>
    </w:lvl>
  </w:abstractNum>
  <w:abstractNum w:abstractNumId="7" w15:restartNumberingAfterBreak="0">
    <w:nsid w:val="042042E8"/>
    <w:multiLevelType w:val="hybridMultilevel"/>
    <w:tmpl w:val="21F66706"/>
    <w:lvl w:ilvl="0" w:tplc="CE5C1F4E">
      <w:start w:val="1"/>
      <w:numFmt w:val="decimal"/>
      <w:lvlText w:val="%1."/>
      <w:lvlJc w:val="left"/>
      <w:pPr>
        <w:ind w:left="720" w:hanging="360"/>
      </w:pPr>
    </w:lvl>
    <w:lvl w:ilvl="1" w:tplc="60E0F93E">
      <w:start w:val="1"/>
      <w:numFmt w:val="bullet"/>
      <w:lvlText w:val=""/>
      <w:lvlJc w:val="left"/>
      <w:pPr>
        <w:ind w:left="1440" w:hanging="360"/>
      </w:pPr>
      <w:rPr>
        <w:rFonts w:ascii="Symbol" w:hAnsi="Symbol" w:hint="default"/>
      </w:rPr>
    </w:lvl>
    <w:lvl w:ilvl="2" w:tplc="7AC68876">
      <w:start w:val="1"/>
      <w:numFmt w:val="lowerRoman"/>
      <w:lvlText w:val="%3."/>
      <w:lvlJc w:val="right"/>
      <w:pPr>
        <w:ind w:left="2160" w:hanging="180"/>
      </w:pPr>
    </w:lvl>
    <w:lvl w:ilvl="3" w:tplc="95E019AE">
      <w:start w:val="1"/>
      <w:numFmt w:val="decimal"/>
      <w:lvlText w:val="%4."/>
      <w:lvlJc w:val="left"/>
      <w:pPr>
        <w:ind w:left="2880" w:hanging="360"/>
      </w:pPr>
    </w:lvl>
    <w:lvl w:ilvl="4" w:tplc="8F9CF7E2">
      <w:start w:val="1"/>
      <w:numFmt w:val="lowerLetter"/>
      <w:lvlText w:val="%5."/>
      <w:lvlJc w:val="left"/>
      <w:pPr>
        <w:ind w:left="3600" w:hanging="360"/>
      </w:pPr>
    </w:lvl>
    <w:lvl w:ilvl="5" w:tplc="1A6AC39A">
      <w:start w:val="1"/>
      <w:numFmt w:val="lowerRoman"/>
      <w:lvlText w:val="%6."/>
      <w:lvlJc w:val="right"/>
      <w:pPr>
        <w:ind w:left="4320" w:hanging="180"/>
      </w:pPr>
    </w:lvl>
    <w:lvl w:ilvl="6" w:tplc="5E60ECCC">
      <w:start w:val="1"/>
      <w:numFmt w:val="decimal"/>
      <w:lvlText w:val="%7."/>
      <w:lvlJc w:val="left"/>
      <w:pPr>
        <w:ind w:left="5040" w:hanging="360"/>
      </w:pPr>
    </w:lvl>
    <w:lvl w:ilvl="7" w:tplc="02523EC2">
      <w:start w:val="1"/>
      <w:numFmt w:val="lowerLetter"/>
      <w:lvlText w:val="%8."/>
      <w:lvlJc w:val="left"/>
      <w:pPr>
        <w:ind w:left="5760" w:hanging="360"/>
      </w:pPr>
    </w:lvl>
    <w:lvl w:ilvl="8" w:tplc="EA569D3E">
      <w:start w:val="1"/>
      <w:numFmt w:val="lowerRoman"/>
      <w:lvlText w:val="%9."/>
      <w:lvlJc w:val="right"/>
      <w:pPr>
        <w:ind w:left="6480" w:hanging="180"/>
      </w:pPr>
    </w:lvl>
  </w:abstractNum>
  <w:abstractNum w:abstractNumId="8" w15:restartNumberingAfterBreak="0">
    <w:nsid w:val="04F39F9D"/>
    <w:multiLevelType w:val="hybridMultilevel"/>
    <w:tmpl w:val="B9C65FC2"/>
    <w:lvl w:ilvl="0" w:tplc="1FB26D1E">
      <w:start w:val="1"/>
      <w:numFmt w:val="bullet"/>
      <w:lvlText w:val=""/>
      <w:lvlJc w:val="left"/>
      <w:pPr>
        <w:ind w:left="720" w:hanging="360"/>
      </w:pPr>
      <w:rPr>
        <w:rFonts w:ascii="Symbol" w:hAnsi="Symbol" w:hint="default"/>
      </w:rPr>
    </w:lvl>
    <w:lvl w:ilvl="1" w:tplc="B4E2C776">
      <w:start w:val="1"/>
      <w:numFmt w:val="bullet"/>
      <w:lvlText w:val="o"/>
      <w:lvlJc w:val="left"/>
      <w:pPr>
        <w:ind w:left="1440" w:hanging="360"/>
      </w:pPr>
      <w:rPr>
        <w:rFonts w:ascii="Courier New" w:hAnsi="Courier New" w:hint="default"/>
      </w:rPr>
    </w:lvl>
    <w:lvl w:ilvl="2" w:tplc="824030BA">
      <w:start w:val="1"/>
      <w:numFmt w:val="bullet"/>
      <w:lvlText w:val=""/>
      <w:lvlJc w:val="left"/>
      <w:pPr>
        <w:ind w:left="2160" w:hanging="360"/>
      </w:pPr>
      <w:rPr>
        <w:rFonts w:ascii="Wingdings" w:hAnsi="Wingdings" w:hint="default"/>
      </w:rPr>
    </w:lvl>
    <w:lvl w:ilvl="3" w:tplc="DBEC99D8">
      <w:start w:val="1"/>
      <w:numFmt w:val="bullet"/>
      <w:lvlText w:val=""/>
      <w:lvlJc w:val="left"/>
      <w:pPr>
        <w:ind w:left="2880" w:hanging="360"/>
      </w:pPr>
      <w:rPr>
        <w:rFonts w:ascii="Symbol" w:hAnsi="Symbol" w:hint="default"/>
      </w:rPr>
    </w:lvl>
    <w:lvl w:ilvl="4" w:tplc="8F04FBA8">
      <w:start w:val="1"/>
      <w:numFmt w:val="bullet"/>
      <w:lvlText w:val="o"/>
      <w:lvlJc w:val="left"/>
      <w:pPr>
        <w:ind w:left="3600" w:hanging="360"/>
      </w:pPr>
      <w:rPr>
        <w:rFonts w:ascii="Courier New" w:hAnsi="Courier New" w:hint="default"/>
      </w:rPr>
    </w:lvl>
    <w:lvl w:ilvl="5" w:tplc="F440F620">
      <w:start w:val="1"/>
      <w:numFmt w:val="bullet"/>
      <w:lvlText w:val=""/>
      <w:lvlJc w:val="left"/>
      <w:pPr>
        <w:ind w:left="4320" w:hanging="360"/>
      </w:pPr>
      <w:rPr>
        <w:rFonts w:ascii="Wingdings" w:hAnsi="Wingdings" w:hint="default"/>
      </w:rPr>
    </w:lvl>
    <w:lvl w:ilvl="6" w:tplc="DA8CEDCA">
      <w:start w:val="1"/>
      <w:numFmt w:val="bullet"/>
      <w:lvlText w:val=""/>
      <w:lvlJc w:val="left"/>
      <w:pPr>
        <w:ind w:left="5040" w:hanging="360"/>
      </w:pPr>
      <w:rPr>
        <w:rFonts w:ascii="Symbol" w:hAnsi="Symbol" w:hint="default"/>
      </w:rPr>
    </w:lvl>
    <w:lvl w:ilvl="7" w:tplc="23C4823E">
      <w:start w:val="1"/>
      <w:numFmt w:val="bullet"/>
      <w:lvlText w:val="o"/>
      <w:lvlJc w:val="left"/>
      <w:pPr>
        <w:ind w:left="5760" w:hanging="360"/>
      </w:pPr>
      <w:rPr>
        <w:rFonts w:ascii="Courier New" w:hAnsi="Courier New" w:hint="default"/>
      </w:rPr>
    </w:lvl>
    <w:lvl w:ilvl="8" w:tplc="25B261C6">
      <w:start w:val="1"/>
      <w:numFmt w:val="bullet"/>
      <w:lvlText w:val=""/>
      <w:lvlJc w:val="left"/>
      <w:pPr>
        <w:ind w:left="6480" w:hanging="360"/>
      </w:pPr>
      <w:rPr>
        <w:rFonts w:ascii="Wingdings" w:hAnsi="Wingdings" w:hint="default"/>
      </w:rPr>
    </w:lvl>
  </w:abstractNum>
  <w:abstractNum w:abstractNumId="9" w15:restartNumberingAfterBreak="0">
    <w:nsid w:val="059BDA95"/>
    <w:multiLevelType w:val="hybridMultilevel"/>
    <w:tmpl w:val="08A890CE"/>
    <w:lvl w:ilvl="0" w:tplc="AA40D2A8">
      <w:start w:val="1"/>
      <w:numFmt w:val="bullet"/>
      <w:lvlText w:val=""/>
      <w:lvlJc w:val="left"/>
      <w:pPr>
        <w:ind w:left="720" w:hanging="360"/>
      </w:pPr>
      <w:rPr>
        <w:rFonts w:ascii="Symbol" w:hAnsi="Symbol" w:hint="default"/>
      </w:rPr>
    </w:lvl>
    <w:lvl w:ilvl="1" w:tplc="F57E8EA8">
      <w:start w:val="1"/>
      <w:numFmt w:val="bullet"/>
      <w:lvlText w:val="o"/>
      <w:lvlJc w:val="left"/>
      <w:pPr>
        <w:ind w:left="1440" w:hanging="360"/>
      </w:pPr>
      <w:rPr>
        <w:rFonts w:ascii="Courier New" w:hAnsi="Courier New" w:hint="default"/>
      </w:rPr>
    </w:lvl>
    <w:lvl w:ilvl="2" w:tplc="660A01B6">
      <w:start w:val="1"/>
      <w:numFmt w:val="bullet"/>
      <w:lvlText w:val=""/>
      <w:lvlJc w:val="left"/>
      <w:pPr>
        <w:ind w:left="2160" w:hanging="360"/>
      </w:pPr>
      <w:rPr>
        <w:rFonts w:ascii="Wingdings" w:hAnsi="Wingdings" w:hint="default"/>
      </w:rPr>
    </w:lvl>
    <w:lvl w:ilvl="3" w:tplc="E06C126E">
      <w:start w:val="1"/>
      <w:numFmt w:val="bullet"/>
      <w:lvlText w:val=""/>
      <w:lvlJc w:val="left"/>
      <w:pPr>
        <w:ind w:left="2880" w:hanging="360"/>
      </w:pPr>
      <w:rPr>
        <w:rFonts w:ascii="Symbol" w:hAnsi="Symbol" w:hint="default"/>
      </w:rPr>
    </w:lvl>
    <w:lvl w:ilvl="4" w:tplc="63402684">
      <w:start w:val="1"/>
      <w:numFmt w:val="bullet"/>
      <w:lvlText w:val="o"/>
      <w:lvlJc w:val="left"/>
      <w:pPr>
        <w:ind w:left="3600" w:hanging="360"/>
      </w:pPr>
      <w:rPr>
        <w:rFonts w:ascii="Courier New" w:hAnsi="Courier New" w:hint="default"/>
      </w:rPr>
    </w:lvl>
    <w:lvl w:ilvl="5" w:tplc="E3FE0F52">
      <w:start w:val="1"/>
      <w:numFmt w:val="bullet"/>
      <w:lvlText w:val=""/>
      <w:lvlJc w:val="left"/>
      <w:pPr>
        <w:ind w:left="4320" w:hanging="360"/>
      </w:pPr>
      <w:rPr>
        <w:rFonts w:ascii="Wingdings" w:hAnsi="Wingdings" w:hint="default"/>
      </w:rPr>
    </w:lvl>
    <w:lvl w:ilvl="6" w:tplc="1E9A5972">
      <w:start w:val="1"/>
      <w:numFmt w:val="bullet"/>
      <w:lvlText w:val=""/>
      <w:lvlJc w:val="left"/>
      <w:pPr>
        <w:ind w:left="5040" w:hanging="360"/>
      </w:pPr>
      <w:rPr>
        <w:rFonts w:ascii="Symbol" w:hAnsi="Symbol" w:hint="default"/>
      </w:rPr>
    </w:lvl>
    <w:lvl w:ilvl="7" w:tplc="D91C8382">
      <w:start w:val="1"/>
      <w:numFmt w:val="bullet"/>
      <w:lvlText w:val="o"/>
      <w:lvlJc w:val="left"/>
      <w:pPr>
        <w:ind w:left="5760" w:hanging="360"/>
      </w:pPr>
      <w:rPr>
        <w:rFonts w:ascii="Courier New" w:hAnsi="Courier New" w:hint="default"/>
      </w:rPr>
    </w:lvl>
    <w:lvl w:ilvl="8" w:tplc="7BF032E6">
      <w:start w:val="1"/>
      <w:numFmt w:val="bullet"/>
      <w:lvlText w:val=""/>
      <w:lvlJc w:val="left"/>
      <w:pPr>
        <w:ind w:left="6480" w:hanging="360"/>
      </w:pPr>
      <w:rPr>
        <w:rFonts w:ascii="Wingdings" w:hAnsi="Wingdings" w:hint="default"/>
      </w:rPr>
    </w:lvl>
  </w:abstractNum>
  <w:abstractNum w:abstractNumId="10" w15:restartNumberingAfterBreak="0">
    <w:nsid w:val="05D89CE1"/>
    <w:multiLevelType w:val="hybridMultilevel"/>
    <w:tmpl w:val="46941DAC"/>
    <w:lvl w:ilvl="0" w:tplc="C4C2E4D8">
      <w:start w:val="1"/>
      <w:numFmt w:val="bullet"/>
      <w:lvlText w:val=""/>
      <w:lvlJc w:val="left"/>
      <w:pPr>
        <w:ind w:left="720" w:hanging="360"/>
      </w:pPr>
      <w:rPr>
        <w:rFonts w:ascii="Symbol" w:hAnsi="Symbol" w:hint="default"/>
      </w:rPr>
    </w:lvl>
    <w:lvl w:ilvl="1" w:tplc="B4D6F99A">
      <w:start w:val="1"/>
      <w:numFmt w:val="bullet"/>
      <w:lvlText w:val="o"/>
      <w:lvlJc w:val="left"/>
      <w:pPr>
        <w:ind w:left="1440" w:hanging="360"/>
      </w:pPr>
      <w:rPr>
        <w:rFonts w:ascii="Courier New" w:hAnsi="Courier New" w:hint="default"/>
      </w:rPr>
    </w:lvl>
    <w:lvl w:ilvl="2" w:tplc="37AAFCCA">
      <w:start w:val="1"/>
      <w:numFmt w:val="bullet"/>
      <w:lvlText w:val=""/>
      <w:lvlJc w:val="left"/>
      <w:pPr>
        <w:ind w:left="2160" w:hanging="360"/>
      </w:pPr>
      <w:rPr>
        <w:rFonts w:ascii="Wingdings" w:hAnsi="Wingdings" w:hint="default"/>
      </w:rPr>
    </w:lvl>
    <w:lvl w:ilvl="3" w:tplc="8E04918E">
      <w:start w:val="1"/>
      <w:numFmt w:val="bullet"/>
      <w:lvlText w:val=""/>
      <w:lvlJc w:val="left"/>
      <w:pPr>
        <w:ind w:left="2880" w:hanging="360"/>
      </w:pPr>
      <w:rPr>
        <w:rFonts w:ascii="Symbol" w:hAnsi="Symbol" w:hint="default"/>
      </w:rPr>
    </w:lvl>
    <w:lvl w:ilvl="4" w:tplc="7FC89642">
      <w:start w:val="1"/>
      <w:numFmt w:val="bullet"/>
      <w:lvlText w:val="o"/>
      <w:lvlJc w:val="left"/>
      <w:pPr>
        <w:ind w:left="3600" w:hanging="360"/>
      </w:pPr>
      <w:rPr>
        <w:rFonts w:ascii="Courier New" w:hAnsi="Courier New" w:hint="default"/>
      </w:rPr>
    </w:lvl>
    <w:lvl w:ilvl="5" w:tplc="F0BE6C62">
      <w:start w:val="1"/>
      <w:numFmt w:val="bullet"/>
      <w:lvlText w:val=""/>
      <w:lvlJc w:val="left"/>
      <w:pPr>
        <w:ind w:left="4320" w:hanging="360"/>
      </w:pPr>
      <w:rPr>
        <w:rFonts w:ascii="Wingdings" w:hAnsi="Wingdings" w:hint="default"/>
      </w:rPr>
    </w:lvl>
    <w:lvl w:ilvl="6" w:tplc="473E759C">
      <w:start w:val="1"/>
      <w:numFmt w:val="bullet"/>
      <w:lvlText w:val=""/>
      <w:lvlJc w:val="left"/>
      <w:pPr>
        <w:ind w:left="5040" w:hanging="360"/>
      </w:pPr>
      <w:rPr>
        <w:rFonts w:ascii="Symbol" w:hAnsi="Symbol" w:hint="default"/>
      </w:rPr>
    </w:lvl>
    <w:lvl w:ilvl="7" w:tplc="788027CC">
      <w:start w:val="1"/>
      <w:numFmt w:val="bullet"/>
      <w:lvlText w:val="o"/>
      <w:lvlJc w:val="left"/>
      <w:pPr>
        <w:ind w:left="5760" w:hanging="360"/>
      </w:pPr>
      <w:rPr>
        <w:rFonts w:ascii="Courier New" w:hAnsi="Courier New" w:hint="default"/>
      </w:rPr>
    </w:lvl>
    <w:lvl w:ilvl="8" w:tplc="33E40EA6">
      <w:start w:val="1"/>
      <w:numFmt w:val="bullet"/>
      <w:lvlText w:val=""/>
      <w:lvlJc w:val="left"/>
      <w:pPr>
        <w:ind w:left="6480" w:hanging="360"/>
      </w:pPr>
      <w:rPr>
        <w:rFonts w:ascii="Wingdings" w:hAnsi="Wingdings" w:hint="default"/>
      </w:rPr>
    </w:lvl>
  </w:abstractNum>
  <w:abstractNum w:abstractNumId="11" w15:restartNumberingAfterBreak="0">
    <w:nsid w:val="067AB5F2"/>
    <w:multiLevelType w:val="hybridMultilevel"/>
    <w:tmpl w:val="FAEAA960"/>
    <w:lvl w:ilvl="0" w:tplc="3E546A74">
      <w:start w:val="1"/>
      <w:numFmt w:val="decimal"/>
      <w:lvlText w:val="%1."/>
      <w:lvlJc w:val="left"/>
      <w:pPr>
        <w:ind w:left="720" w:hanging="360"/>
      </w:pPr>
    </w:lvl>
    <w:lvl w:ilvl="1" w:tplc="44AE387E">
      <w:start w:val="1"/>
      <w:numFmt w:val="lowerLetter"/>
      <w:lvlText w:val="%2."/>
      <w:lvlJc w:val="left"/>
      <w:pPr>
        <w:ind w:left="1440" w:hanging="360"/>
      </w:pPr>
    </w:lvl>
    <w:lvl w:ilvl="2" w:tplc="B6D48A70">
      <w:start w:val="1"/>
      <w:numFmt w:val="lowerRoman"/>
      <w:lvlText w:val="%3."/>
      <w:lvlJc w:val="right"/>
      <w:pPr>
        <w:ind w:left="2160" w:hanging="180"/>
      </w:pPr>
    </w:lvl>
    <w:lvl w:ilvl="3" w:tplc="4CD61862">
      <w:start w:val="1"/>
      <w:numFmt w:val="decimal"/>
      <w:lvlText w:val="%4."/>
      <w:lvlJc w:val="left"/>
      <w:pPr>
        <w:ind w:left="2880" w:hanging="360"/>
      </w:pPr>
    </w:lvl>
    <w:lvl w:ilvl="4" w:tplc="EBE4527C">
      <w:start w:val="1"/>
      <w:numFmt w:val="lowerLetter"/>
      <w:lvlText w:val="%5."/>
      <w:lvlJc w:val="left"/>
      <w:pPr>
        <w:ind w:left="3600" w:hanging="360"/>
      </w:pPr>
    </w:lvl>
    <w:lvl w:ilvl="5" w:tplc="E612C132">
      <w:start w:val="1"/>
      <w:numFmt w:val="lowerRoman"/>
      <w:lvlText w:val="%6."/>
      <w:lvlJc w:val="right"/>
      <w:pPr>
        <w:ind w:left="4320" w:hanging="180"/>
      </w:pPr>
    </w:lvl>
    <w:lvl w:ilvl="6" w:tplc="23D4C20E">
      <w:start w:val="1"/>
      <w:numFmt w:val="decimal"/>
      <w:lvlText w:val="%7."/>
      <w:lvlJc w:val="left"/>
      <w:pPr>
        <w:ind w:left="5040" w:hanging="360"/>
      </w:pPr>
    </w:lvl>
    <w:lvl w:ilvl="7" w:tplc="375625F4">
      <w:start w:val="1"/>
      <w:numFmt w:val="lowerLetter"/>
      <w:lvlText w:val="%8."/>
      <w:lvlJc w:val="left"/>
      <w:pPr>
        <w:ind w:left="5760" w:hanging="360"/>
      </w:pPr>
    </w:lvl>
    <w:lvl w:ilvl="8" w:tplc="6A467EFE">
      <w:start w:val="1"/>
      <w:numFmt w:val="lowerRoman"/>
      <w:lvlText w:val="%9."/>
      <w:lvlJc w:val="right"/>
      <w:pPr>
        <w:ind w:left="6480" w:hanging="180"/>
      </w:pPr>
    </w:lvl>
  </w:abstractNum>
  <w:abstractNum w:abstractNumId="12" w15:restartNumberingAfterBreak="0">
    <w:nsid w:val="072400BA"/>
    <w:multiLevelType w:val="hybridMultilevel"/>
    <w:tmpl w:val="729C4614"/>
    <w:lvl w:ilvl="0" w:tplc="C276B408">
      <w:start w:val="9"/>
      <w:numFmt w:val="decimal"/>
      <w:lvlText w:val="%1."/>
      <w:lvlJc w:val="left"/>
      <w:pPr>
        <w:ind w:left="720" w:hanging="360"/>
      </w:pPr>
    </w:lvl>
    <w:lvl w:ilvl="1" w:tplc="35904E72">
      <w:start w:val="1"/>
      <w:numFmt w:val="lowerLetter"/>
      <w:lvlText w:val="%2."/>
      <w:lvlJc w:val="left"/>
      <w:pPr>
        <w:ind w:left="1440" w:hanging="360"/>
      </w:pPr>
    </w:lvl>
    <w:lvl w:ilvl="2" w:tplc="ED0A5E80">
      <w:start w:val="1"/>
      <w:numFmt w:val="lowerRoman"/>
      <w:lvlText w:val="%3."/>
      <w:lvlJc w:val="right"/>
      <w:pPr>
        <w:ind w:left="2160" w:hanging="180"/>
      </w:pPr>
    </w:lvl>
    <w:lvl w:ilvl="3" w:tplc="C882B5BE">
      <w:start w:val="1"/>
      <w:numFmt w:val="decimal"/>
      <w:lvlText w:val="%4."/>
      <w:lvlJc w:val="left"/>
      <w:pPr>
        <w:ind w:left="2880" w:hanging="360"/>
      </w:pPr>
    </w:lvl>
    <w:lvl w:ilvl="4" w:tplc="BC9C2D16">
      <w:start w:val="1"/>
      <w:numFmt w:val="lowerLetter"/>
      <w:lvlText w:val="%5."/>
      <w:lvlJc w:val="left"/>
      <w:pPr>
        <w:ind w:left="3600" w:hanging="360"/>
      </w:pPr>
    </w:lvl>
    <w:lvl w:ilvl="5" w:tplc="FD600C00">
      <w:start w:val="1"/>
      <w:numFmt w:val="lowerRoman"/>
      <w:lvlText w:val="%6."/>
      <w:lvlJc w:val="right"/>
      <w:pPr>
        <w:ind w:left="4320" w:hanging="180"/>
      </w:pPr>
    </w:lvl>
    <w:lvl w:ilvl="6" w:tplc="BF662044">
      <w:start w:val="1"/>
      <w:numFmt w:val="decimal"/>
      <w:lvlText w:val="%7."/>
      <w:lvlJc w:val="left"/>
      <w:pPr>
        <w:ind w:left="5040" w:hanging="360"/>
      </w:pPr>
    </w:lvl>
    <w:lvl w:ilvl="7" w:tplc="25185E06">
      <w:start w:val="1"/>
      <w:numFmt w:val="lowerLetter"/>
      <w:lvlText w:val="%8."/>
      <w:lvlJc w:val="left"/>
      <w:pPr>
        <w:ind w:left="5760" w:hanging="360"/>
      </w:pPr>
    </w:lvl>
    <w:lvl w:ilvl="8" w:tplc="689A593A">
      <w:start w:val="1"/>
      <w:numFmt w:val="lowerRoman"/>
      <w:lvlText w:val="%9."/>
      <w:lvlJc w:val="right"/>
      <w:pPr>
        <w:ind w:left="6480" w:hanging="180"/>
      </w:pPr>
    </w:lvl>
  </w:abstractNum>
  <w:abstractNum w:abstractNumId="13" w15:restartNumberingAfterBreak="0">
    <w:nsid w:val="074B8B57"/>
    <w:multiLevelType w:val="hybridMultilevel"/>
    <w:tmpl w:val="8D9050FA"/>
    <w:lvl w:ilvl="0" w:tplc="F3942D6C">
      <w:start w:val="1"/>
      <w:numFmt w:val="bullet"/>
      <w:lvlText w:val=""/>
      <w:lvlJc w:val="left"/>
      <w:pPr>
        <w:ind w:left="720" w:hanging="360"/>
      </w:pPr>
      <w:rPr>
        <w:rFonts w:ascii="Symbol" w:hAnsi="Symbol" w:hint="default"/>
      </w:rPr>
    </w:lvl>
    <w:lvl w:ilvl="1" w:tplc="D092E7FA">
      <w:start w:val="1"/>
      <w:numFmt w:val="bullet"/>
      <w:lvlText w:val="o"/>
      <w:lvlJc w:val="left"/>
      <w:pPr>
        <w:ind w:left="1440" w:hanging="360"/>
      </w:pPr>
      <w:rPr>
        <w:rFonts w:ascii="Courier New" w:hAnsi="Courier New" w:hint="default"/>
      </w:rPr>
    </w:lvl>
    <w:lvl w:ilvl="2" w:tplc="DF5A4366">
      <w:start w:val="1"/>
      <w:numFmt w:val="bullet"/>
      <w:lvlText w:val=""/>
      <w:lvlJc w:val="left"/>
      <w:pPr>
        <w:ind w:left="2160" w:hanging="360"/>
      </w:pPr>
      <w:rPr>
        <w:rFonts w:ascii="Wingdings" w:hAnsi="Wingdings" w:hint="default"/>
      </w:rPr>
    </w:lvl>
    <w:lvl w:ilvl="3" w:tplc="08389B22">
      <w:start w:val="1"/>
      <w:numFmt w:val="bullet"/>
      <w:lvlText w:val=""/>
      <w:lvlJc w:val="left"/>
      <w:pPr>
        <w:ind w:left="2880" w:hanging="360"/>
      </w:pPr>
      <w:rPr>
        <w:rFonts w:ascii="Symbol" w:hAnsi="Symbol" w:hint="default"/>
      </w:rPr>
    </w:lvl>
    <w:lvl w:ilvl="4" w:tplc="E0EA1FF0">
      <w:start w:val="1"/>
      <w:numFmt w:val="bullet"/>
      <w:lvlText w:val="o"/>
      <w:lvlJc w:val="left"/>
      <w:pPr>
        <w:ind w:left="3600" w:hanging="360"/>
      </w:pPr>
      <w:rPr>
        <w:rFonts w:ascii="Courier New" w:hAnsi="Courier New" w:hint="default"/>
      </w:rPr>
    </w:lvl>
    <w:lvl w:ilvl="5" w:tplc="A4144284">
      <w:start w:val="1"/>
      <w:numFmt w:val="bullet"/>
      <w:lvlText w:val=""/>
      <w:lvlJc w:val="left"/>
      <w:pPr>
        <w:ind w:left="4320" w:hanging="360"/>
      </w:pPr>
      <w:rPr>
        <w:rFonts w:ascii="Wingdings" w:hAnsi="Wingdings" w:hint="default"/>
      </w:rPr>
    </w:lvl>
    <w:lvl w:ilvl="6" w:tplc="32B6C596">
      <w:start w:val="1"/>
      <w:numFmt w:val="bullet"/>
      <w:lvlText w:val=""/>
      <w:lvlJc w:val="left"/>
      <w:pPr>
        <w:ind w:left="5040" w:hanging="360"/>
      </w:pPr>
      <w:rPr>
        <w:rFonts w:ascii="Symbol" w:hAnsi="Symbol" w:hint="default"/>
      </w:rPr>
    </w:lvl>
    <w:lvl w:ilvl="7" w:tplc="ABCAF8AA">
      <w:start w:val="1"/>
      <w:numFmt w:val="bullet"/>
      <w:lvlText w:val="o"/>
      <w:lvlJc w:val="left"/>
      <w:pPr>
        <w:ind w:left="5760" w:hanging="360"/>
      </w:pPr>
      <w:rPr>
        <w:rFonts w:ascii="Courier New" w:hAnsi="Courier New" w:hint="default"/>
      </w:rPr>
    </w:lvl>
    <w:lvl w:ilvl="8" w:tplc="17A203AA">
      <w:start w:val="1"/>
      <w:numFmt w:val="bullet"/>
      <w:lvlText w:val=""/>
      <w:lvlJc w:val="left"/>
      <w:pPr>
        <w:ind w:left="6480" w:hanging="360"/>
      </w:pPr>
      <w:rPr>
        <w:rFonts w:ascii="Wingdings" w:hAnsi="Wingdings" w:hint="default"/>
      </w:rPr>
    </w:lvl>
  </w:abstractNum>
  <w:abstractNum w:abstractNumId="14" w15:restartNumberingAfterBreak="0">
    <w:nsid w:val="09069815"/>
    <w:multiLevelType w:val="hybridMultilevel"/>
    <w:tmpl w:val="0886557E"/>
    <w:lvl w:ilvl="0" w:tplc="25966F10">
      <w:start w:val="1"/>
      <w:numFmt w:val="bullet"/>
      <w:lvlText w:val=""/>
      <w:lvlJc w:val="left"/>
      <w:pPr>
        <w:ind w:left="720" w:hanging="360"/>
      </w:pPr>
      <w:rPr>
        <w:rFonts w:ascii="Symbol" w:hAnsi="Symbol" w:hint="default"/>
      </w:rPr>
    </w:lvl>
    <w:lvl w:ilvl="1" w:tplc="1EC82D0A">
      <w:start w:val="1"/>
      <w:numFmt w:val="bullet"/>
      <w:lvlText w:val="o"/>
      <w:lvlJc w:val="left"/>
      <w:pPr>
        <w:ind w:left="1440" w:hanging="360"/>
      </w:pPr>
      <w:rPr>
        <w:rFonts w:ascii="Courier New" w:hAnsi="Courier New" w:hint="default"/>
      </w:rPr>
    </w:lvl>
    <w:lvl w:ilvl="2" w:tplc="23524A8E">
      <w:start w:val="1"/>
      <w:numFmt w:val="bullet"/>
      <w:lvlText w:val=""/>
      <w:lvlJc w:val="left"/>
      <w:pPr>
        <w:ind w:left="2160" w:hanging="360"/>
      </w:pPr>
      <w:rPr>
        <w:rFonts w:ascii="Wingdings" w:hAnsi="Wingdings" w:hint="default"/>
      </w:rPr>
    </w:lvl>
    <w:lvl w:ilvl="3" w:tplc="7688C3A8">
      <w:start w:val="1"/>
      <w:numFmt w:val="bullet"/>
      <w:lvlText w:val=""/>
      <w:lvlJc w:val="left"/>
      <w:pPr>
        <w:ind w:left="2880" w:hanging="360"/>
      </w:pPr>
      <w:rPr>
        <w:rFonts w:ascii="Symbol" w:hAnsi="Symbol" w:hint="default"/>
      </w:rPr>
    </w:lvl>
    <w:lvl w:ilvl="4" w:tplc="80ACC13A">
      <w:start w:val="1"/>
      <w:numFmt w:val="bullet"/>
      <w:lvlText w:val="o"/>
      <w:lvlJc w:val="left"/>
      <w:pPr>
        <w:ind w:left="3600" w:hanging="360"/>
      </w:pPr>
      <w:rPr>
        <w:rFonts w:ascii="Courier New" w:hAnsi="Courier New" w:hint="default"/>
      </w:rPr>
    </w:lvl>
    <w:lvl w:ilvl="5" w:tplc="85349460">
      <w:start w:val="1"/>
      <w:numFmt w:val="bullet"/>
      <w:lvlText w:val=""/>
      <w:lvlJc w:val="left"/>
      <w:pPr>
        <w:ind w:left="4320" w:hanging="360"/>
      </w:pPr>
      <w:rPr>
        <w:rFonts w:ascii="Wingdings" w:hAnsi="Wingdings" w:hint="default"/>
      </w:rPr>
    </w:lvl>
    <w:lvl w:ilvl="6" w:tplc="A64E68AE">
      <w:start w:val="1"/>
      <w:numFmt w:val="bullet"/>
      <w:lvlText w:val=""/>
      <w:lvlJc w:val="left"/>
      <w:pPr>
        <w:ind w:left="5040" w:hanging="360"/>
      </w:pPr>
      <w:rPr>
        <w:rFonts w:ascii="Symbol" w:hAnsi="Symbol" w:hint="default"/>
      </w:rPr>
    </w:lvl>
    <w:lvl w:ilvl="7" w:tplc="7A742514">
      <w:start w:val="1"/>
      <w:numFmt w:val="bullet"/>
      <w:lvlText w:val="o"/>
      <w:lvlJc w:val="left"/>
      <w:pPr>
        <w:ind w:left="5760" w:hanging="360"/>
      </w:pPr>
      <w:rPr>
        <w:rFonts w:ascii="Courier New" w:hAnsi="Courier New" w:hint="default"/>
      </w:rPr>
    </w:lvl>
    <w:lvl w:ilvl="8" w:tplc="DD8CBF10">
      <w:start w:val="1"/>
      <w:numFmt w:val="bullet"/>
      <w:lvlText w:val=""/>
      <w:lvlJc w:val="left"/>
      <w:pPr>
        <w:ind w:left="6480" w:hanging="360"/>
      </w:pPr>
      <w:rPr>
        <w:rFonts w:ascii="Wingdings" w:hAnsi="Wingdings" w:hint="default"/>
      </w:rPr>
    </w:lvl>
  </w:abstractNum>
  <w:abstractNum w:abstractNumId="15" w15:restartNumberingAfterBreak="0">
    <w:nsid w:val="09788BAF"/>
    <w:multiLevelType w:val="hybridMultilevel"/>
    <w:tmpl w:val="6B38A2F6"/>
    <w:lvl w:ilvl="0" w:tplc="52C01DB8">
      <w:start w:val="1"/>
      <w:numFmt w:val="bullet"/>
      <w:lvlText w:val=""/>
      <w:lvlJc w:val="left"/>
      <w:pPr>
        <w:ind w:left="720" w:hanging="360"/>
      </w:pPr>
      <w:rPr>
        <w:rFonts w:ascii="Symbol" w:hAnsi="Symbol" w:hint="default"/>
      </w:rPr>
    </w:lvl>
    <w:lvl w:ilvl="1" w:tplc="61E60FD6">
      <w:start w:val="1"/>
      <w:numFmt w:val="bullet"/>
      <w:lvlText w:val="o"/>
      <w:lvlJc w:val="left"/>
      <w:pPr>
        <w:ind w:left="1440" w:hanging="360"/>
      </w:pPr>
      <w:rPr>
        <w:rFonts w:ascii="Courier New" w:hAnsi="Courier New" w:hint="default"/>
      </w:rPr>
    </w:lvl>
    <w:lvl w:ilvl="2" w:tplc="DAFC8230">
      <w:start w:val="1"/>
      <w:numFmt w:val="bullet"/>
      <w:lvlText w:val=""/>
      <w:lvlJc w:val="left"/>
      <w:pPr>
        <w:ind w:left="2160" w:hanging="360"/>
      </w:pPr>
      <w:rPr>
        <w:rFonts w:ascii="Wingdings" w:hAnsi="Wingdings" w:hint="default"/>
      </w:rPr>
    </w:lvl>
    <w:lvl w:ilvl="3" w:tplc="DEA040C4">
      <w:start w:val="1"/>
      <w:numFmt w:val="bullet"/>
      <w:lvlText w:val=""/>
      <w:lvlJc w:val="left"/>
      <w:pPr>
        <w:ind w:left="2880" w:hanging="360"/>
      </w:pPr>
      <w:rPr>
        <w:rFonts w:ascii="Symbol" w:hAnsi="Symbol" w:hint="default"/>
      </w:rPr>
    </w:lvl>
    <w:lvl w:ilvl="4" w:tplc="2E34D11C">
      <w:start w:val="1"/>
      <w:numFmt w:val="bullet"/>
      <w:lvlText w:val="o"/>
      <w:lvlJc w:val="left"/>
      <w:pPr>
        <w:ind w:left="3600" w:hanging="360"/>
      </w:pPr>
      <w:rPr>
        <w:rFonts w:ascii="Courier New" w:hAnsi="Courier New" w:hint="default"/>
      </w:rPr>
    </w:lvl>
    <w:lvl w:ilvl="5" w:tplc="9C34DE14">
      <w:start w:val="1"/>
      <w:numFmt w:val="bullet"/>
      <w:lvlText w:val=""/>
      <w:lvlJc w:val="left"/>
      <w:pPr>
        <w:ind w:left="4320" w:hanging="360"/>
      </w:pPr>
      <w:rPr>
        <w:rFonts w:ascii="Wingdings" w:hAnsi="Wingdings" w:hint="default"/>
      </w:rPr>
    </w:lvl>
    <w:lvl w:ilvl="6" w:tplc="2406773A">
      <w:start w:val="1"/>
      <w:numFmt w:val="bullet"/>
      <w:lvlText w:val=""/>
      <w:lvlJc w:val="left"/>
      <w:pPr>
        <w:ind w:left="5040" w:hanging="360"/>
      </w:pPr>
      <w:rPr>
        <w:rFonts w:ascii="Symbol" w:hAnsi="Symbol" w:hint="default"/>
      </w:rPr>
    </w:lvl>
    <w:lvl w:ilvl="7" w:tplc="5C882CAA">
      <w:start w:val="1"/>
      <w:numFmt w:val="bullet"/>
      <w:lvlText w:val="o"/>
      <w:lvlJc w:val="left"/>
      <w:pPr>
        <w:ind w:left="5760" w:hanging="360"/>
      </w:pPr>
      <w:rPr>
        <w:rFonts w:ascii="Courier New" w:hAnsi="Courier New" w:hint="default"/>
      </w:rPr>
    </w:lvl>
    <w:lvl w:ilvl="8" w:tplc="02503044">
      <w:start w:val="1"/>
      <w:numFmt w:val="bullet"/>
      <w:lvlText w:val=""/>
      <w:lvlJc w:val="left"/>
      <w:pPr>
        <w:ind w:left="6480" w:hanging="360"/>
      </w:pPr>
      <w:rPr>
        <w:rFonts w:ascii="Wingdings" w:hAnsi="Wingdings" w:hint="default"/>
      </w:rPr>
    </w:lvl>
  </w:abstractNum>
  <w:abstractNum w:abstractNumId="16" w15:restartNumberingAfterBreak="0">
    <w:nsid w:val="09B580DF"/>
    <w:multiLevelType w:val="hybridMultilevel"/>
    <w:tmpl w:val="05C6BAF2"/>
    <w:lvl w:ilvl="0" w:tplc="4ECEC53C">
      <w:start w:val="1"/>
      <w:numFmt w:val="bullet"/>
      <w:lvlText w:val=""/>
      <w:lvlJc w:val="left"/>
      <w:pPr>
        <w:ind w:left="720" w:hanging="360"/>
      </w:pPr>
      <w:rPr>
        <w:rFonts w:ascii="Symbol" w:hAnsi="Symbol" w:hint="default"/>
      </w:rPr>
    </w:lvl>
    <w:lvl w:ilvl="1" w:tplc="25C0806E">
      <w:start w:val="1"/>
      <w:numFmt w:val="bullet"/>
      <w:lvlText w:val="o"/>
      <w:lvlJc w:val="left"/>
      <w:pPr>
        <w:ind w:left="1440" w:hanging="360"/>
      </w:pPr>
      <w:rPr>
        <w:rFonts w:ascii="Courier New" w:hAnsi="Courier New" w:hint="default"/>
      </w:rPr>
    </w:lvl>
    <w:lvl w:ilvl="2" w:tplc="7F6CE0CE">
      <w:start w:val="1"/>
      <w:numFmt w:val="bullet"/>
      <w:lvlText w:val=""/>
      <w:lvlJc w:val="left"/>
      <w:pPr>
        <w:ind w:left="2160" w:hanging="360"/>
      </w:pPr>
      <w:rPr>
        <w:rFonts w:ascii="Wingdings" w:hAnsi="Wingdings" w:hint="default"/>
      </w:rPr>
    </w:lvl>
    <w:lvl w:ilvl="3" w:tplc="ED265642">
      <w:start w:val="1"/>
      <w:numFmt w:val="bullet"/>
      <w:lvlText w:val=""/>
      <w:lvlJc w:val="left"/>
      <w:pPr>
        <w:ind w:left="2880" w:hanging="360"/>
      </w:pPr>
      <w:rPr>
        <w:rFonts w:ascii="Symbol" w:hAnsi="Symbol" w:hint="default"/>
      </w:rPr>
    </w:lvl>
    <w:lvl w:ilvl="4" w:tplc="BC0C90DA">
      <w:start w:val="1"/>
      <w:numFmt w:val="bullet"/>
      <w:lvlText w:val="o"/>
      <w:lvlJc w:val="left"/>
      <w:pPr>
        <w:ind w:left="3600" w:hanging="360"/>
      </w:pPr>
      <w:rPr>
        <w:rFonts w:ascii="Courier New" w:hAnsi="Courier New" w:hint="default"/>
      </w:rPr>
    </w:lvl>
    <w:lvl w:ilvl="5" w:tplc="6D62C20C">
      <w:start w:val="1"/>
      <w:numFmt w:val="bullet"/>
      <w:lvlText w:val=""/>
      <w:lvlJc w:val="left"/>
      <w:pPr>
        <w:ind w:left="4320" w:hanging="360"/>
      </w:pPr>
      <w:rPr>
        <w:rFonts w:ascii="Wingdings" w:hAnsi="Wingdings" w:hint="default"/>
      </w:rPr>
    </w:lvl>
    <w:lvl w:ilvl="6" w:tplc="0040EF60">
      <w:start w:val="1"/>
      <w:numFmt w:val="bullet"/>
      <w:lvlText w:val=""/>
      <w:lvlJc w:val="left"/>
      <w:pPr>
        <w:ind w:left="5040" w:hanging="360"/>
      </w:pPr>
      <w:rPr>
        <w:rFonts w:ascii="Symbol" w:hAnsi="Symbol" w:hint="default"/>
      </w:rPr>
    </w:lvl>
    <w:lvl w:ilvl="7" w:tplc="BB2E4314">
      <w:start w:val="1"/>
      <w:numFmt w:val="bullet"/>
      <w:lvlText w:val="o"/>
      <w:lvlJc w:val="left"/>
      <w:pPr>
        <w:ind w:left="5760" w:hanging="360"/>
      </w:pPr>
      <w:rPr>
        <w:rFonts w:ascii="Courier New" w:hAnsi="Courier New" w:hint="default"/>
      </w:rPr>
    </w:lvl>
    <w:lvl w:ilvl="8" w:tplc="D85AA624">
      <w:start w:val="1"/>
      <w:numFmt w:val="bullet"/>
      <w:lvlText w:val=""/>
      <w:lvlJc w:val="left"/>
      <w:pPr>
        <w:ind w:left="6480" w:hanging="360"/>
      </w:pPr>
      <w:rPr>
        <w:rFonts w:ascii="Wingdings" w:hAnsi="Wingdings" w:hint="default"/>
      </w:rPr>
    </w:lvl>
  </w:abstractNum>
  <w:abstractNum w:abstractNumId="17" w15:restartNumberingAfterBreak="0">
    <w:nsid w:val="0CC9C8D6"/>
    <w:multiLevelType w:val="hybridMultilevel"/>
    <w:tmpl w:val="8C0C4050"/>
    <w:lvl w:ilvl="0" w:tplc="BFDAA7BE">
      <w:start w:val="1"/>
      <w:numFmt w:val="bullet"/>
      <w:lvlText w:val=""/>
      <w:lvlJc w:val="left"/>
      <w:pPr>
        <w:ind w:left="720" w:hanging="360"/>
      </w:pPr>
      <w:rPr>
        <w:rFonts w:ascii="Symbol" w:hAnsi="Symbol" w:hint="default"/>
      </w:rPr>
    </w:lvl>
    <w:lvl w:ilvl="1" w:tplc="B0DEA1C2">
      <w:start w:val="1"/>
      <w:numFmt w:val="bullet"/>
      <w:lvlText w:val="o"/>
      <w:lvlJc w:val="left"/>
      <w:pPr>
        <w:ind w:left="1440" w:hanging="360"/>
      </w:pPr>
      <w:rPr>
        <w:rFonts w:ascii="Courier New" w:hAnsi="Courier New" w:hint="default"/>
      </w:rPr>
    </w:lvl>
    <w:lvl w:ilvl="2" w:tplc="3A866FE2">
      <w:start w:val="1"/>
      <w:numFmt w:val="bullet"/>
      <w:lvlText w:val=""/>
      <w:lvlJc w:val="left"/>
      <w:pPr>
        <w:ind w:left="2160" w:hanging="360"/>
      </w:pPr>
      <w:rPr>
        <w:rFonts w:ascii="Wingdings" w:hAnsi="Wingdings" w:hint="default"/>
      </w:rPr>
    </w:lvl>
    <w:lvl w:ilvl="3" w:tplc="D16465AA">
      <w:start w:val="1"/>
      <w:numFmt w:val="bullet"/>
      <w:lvlText w:val=""/>
      <w:lvlJc w:val="left"/>
      <w:pPr>
        <w:ind w:left="2880" w:hanging="360"/>
      </w:pPr>
      <w:rPr>
        <w:rFonts w:ascii="Symbol" w:hAnsi="Symbol" w:hint="default"/>
      </w:rPr>
    </w:lvl>
    <w:lvl w:ilvl="4" w:tplc="94FC1CF4">
      <w:start w:val="1"/>
      <w:numFmt w:val="bullet"/>
      <w:lvlText w:val="o"/>
      <w:lvlJc w:val="left"/>
      <w:pPr>
        <w:ind w:left="3600" w:hanging="360"/>
      </w:pPr>
      <w:rPr>
        <w:rFonts w:ascii="Courier New" w:hAnsi="Courier New" w:hint="default"/>
      </w:rPr>
    </w:lvl>
    <w:lvl w:ilvl="5" w:tplc="2C8451FE">
      <w:start w:val="1"/>
      <w:numFmt w:val="bullet"/>
      <w:lvlText w:val=""/>
      <w:lvlJc w:val="left"/>
      <w:pPr>
        <w:ind w:left="4320" w:hanging="360"/>
      </w:pPr>
      <w:rPr>
        <w:rFonts w:ascii="Wingdings" w:hAnsi="Wingdings" w:hint="default"/>
      </w:rPr>
    </w:lvl>
    <w:lvl w:ilvl="6" w:tplc="EEC47C58">
      <w:start w:val="1"/>
      <w:numFmt w:val="bullet"/>
      <w:lvlText w:val=""/>
      <w:lvlJc w:val="left"/>
      <w:pPr>
        <w:ind w:left="5040" w:hanging="360"/>
      </w:pPr>
      <w:rPr>
        <w:rFonts w:ascii="Symbol" w:hAnsi="Symbol" w:hint="default"/>
      </w:rPr>
    </w:lvl>
    <w:lvl w:ilvl="7" w:tplc="A6208A7A">
      <w:start w:val="1"/>
      <w:numFmt w:val="bullet"/>
      <w:lvlText w:val="o"/>
      <w:lvlJc w:val="left"/>
      <w:pPr>
        <w:ind w:left="5760" w:hanging="360"/>
      </w:pPr>
      <w:rPr>
        <w:rFonts w:ascii="Courier New" w:hAnsi="Courier New" w:hint="default"/>
      </w:rPr>
    </w:lvl>
    <w:lvl w:ilvl="8" w:tplc="FF1C9AF4">
      <w:start w:val="1"/>
      <w:numFmt w:val="bullet"/>
      <w:lvlText w:val=""/>
      <w:lvlJc w:val="left"/>
      <w:pPr>
        <w:ind w:left="6480" w:hanging="360"/>
      </w:pPr>
      <w:rPr>
        <w:rFonts w:ascii="Wingdings" w:hAnsi="Wingdings" w:hint="default"/>
      </w:rPr>
    </w:lvl>
  </w:abstractNum>
  <w:abstractNum w:abstractNumId="18" w15:restartNumberingAfterBreak="0">
    <w:nsid w:val="0D36C078"/>
    <w:multiLevelType w:val="hybridMultilevel"/>
    <w:tmpl w:val="71DEC06C"/>
    <w:lvl w:ilvl="0" w:tplc="70888E90">
      <w:start w:val="1"/>
      <w:numFmt w:val="bullet"/>
      <w:lvlText w:val=""/>
      <w:lvlJc w:val="left"/>
      <w:pPr>
        <w:ind w:left="720" w:hanging="360"/>
      </w:pPr>
      <w:rPr>
        <w:rFonts w:ascii="Symbol" w:hAnsi="Symbol" w:hint="default"/>
      </w:rPr>
    </w:lvl>
    <w:lvl w:ilvl="1" w:tplc="9E8283C4">
      <w:start w:val="1"/>
      <w:numFmt w:val="bullet"/>
      <w:lvlText w:val="o"/>
      <w:lvlJc w:val="left"/>
      <w:pPr>
        <w:ind w:left="1440" w:hanging="360"/>
      </w:pPr>
      <w:rPr>
        <w:rFonts w:ascii="Courier New" w:hAnsi="Courier New" w:hint="default"/>
      </w:rPr>
    </w:lvl>
    <w:lvl w:ilvl="2" w:tplc="89560AD8">
      <w:start w:val="1"/>
      <w:numFmt w:val="bullet"/>
      <w:lvlText w:val=""/>
      <w:lvlJc w:val="left"/>
      <w:pPr>
        <w:ind w:left="2160" w:hanging="360"/>
      </w:pPr>
      <w:rPr>
        <w:rFonts w:ascii="Wingdings" w:hAnsi="Wingdings" w:hint="default"/>
      </w:rPr>
    </w:lvl>
    <w:lvl w:ilvl="3" w:tplc="59D25D92">
      <w:start w:val="1"/>
      <w:numFmt w:val="bullet"/>
      <w:lvlText w:val=""/>
      <w:lvlJc w:val="left"/>
      <w:pPr>
        <w:ind w:left="2880" w:hanging="360"/>
      </w:pPr>
      <w:rPr>
        <w:rFonts w:ascii="Symbol" w:hAnsi="Symbol" w:hint="default"/>
      </w:rPr>
    </w:lvl>
    <w:lvl w:ilvl="4" w:tplc="117E7BA0">
      <w:start w:val="1"/>
      <w:numFmt w:val="bullet"/>
      <w:lvlText w:val="o"/>
      <w:lvlJc w:val="left"/>
      <w:pPr>
        <w:ind w:left="3600" w:hanging="360"/>
      </w:pPr>
      <w:rPr>
        <w:rFonts w:ascii="Courier New" w:hAnsi="Courier New" w:hint="default"/>
      </w:rPr>
    </w:lvl>
    <w:lvl w:ilvl="5" w:tplc="1A34A3C6">
      <w:start w:val="1"/>
      <w:numFmt w:val="bullet"/>
      <w:lvlText w:val=""/>
      <w:lvlJc w:val="left"/>
      <w:pPr>
        <w:ind w:left="4320" w:hanging="360"/>
      </w:pPr>
      <w:rPr>
        <w:rFonts w:ascii="Wingdings" w:hAnsi="Wingdings" w:hint="default"/>
      </w:rPr>
    </w:lvl>
    <w:lvl w:ilvl="6" w:tplc="77243688">
      <w:start w:val="1"/>
      <w:numFmt w:val="bullet"/>
      <w:lvlText w:val=""/>
      <w:lvlJc w:val="left"/>
      <w:pPr>
        <w:ind w:left="5040" w:hanging="360"/>
      </w:pPr>
      <w:rPr>
        <w:rFonts w:ascii="Symbol" w:hAnsi="Symbol" w:hint="default"/>
      </w:rPr>
    </w:lvl>
    <w:lvl w:ilvl="7" w:tplc="8A566B9E">
      <w:start w:val="1"/>
      <w:numFmt w:val="bullet"/>
      <w:lvlText w:val="o"/>
      <w:lvlJc w:val="left"/>
      <w:pPr>
        <w:ind w:left="5760" w:hanging="360"/>
      </w:pPr>
      <w:rPr>
        <w:rFonts w:ascii="Courier New" w:hAnsi="Courier New" w:hint="default"/>
      </w:rPr>
    </w:lvl>
    <w:lvl w:ilvl="8" w:tplc="2F6A5A9C">
      <w:start w:val="1"/>
      <w:numFmt w:val="bullet"/>
      <w:lvlText w:val=""/>
      <w:lvlJc w:val="left"/>
      <w:pPr>
        <w:ind w:left="6480" w:hanging="360"/>
      </w:pPr>
      <w:rPr>
        <w:rFonts w:ascii="Wingdings" w:hAnsi="Wingdings" w:hint="default"/>
      </w:rPr>
    </w:lvl>
  </w:abstractNum>
  <w:abstractNum w:abstractNumId="19" w15:restartNumberingAfterBreak="0">
    <w:nsid w:val="0D606C4E"/>
    <w:multiLevelType w:val="hybridMultilevel"/>
    <w:tmpl w:val="0C009810"/>
    <w:lvl w:ilvl="0" w:tplc="3FFC15FA">
      <w:start w:val="1"/>
      <w:numFmt w:val="bullet"/>
      <w:lvlText w:val=""/>
      <w:lvlJc w:val="left"/>
      <w:pPr>
        <w:ind w:left="720" w:hanging="360"/>
      </w:pPr>
      <w:rPr>
        <w:rFonts w:ascii="Symbol" w:hAnsi="Symbol" w:hint="default"/>
      </w:rPr>
    </w:lvl>
    <w:lvl w:ilvl="1" w:tplc="87D6AF62">
      <w:start w:val="1"/>
      <w:numFmt w:val="bullet"/>
      <w:lvlText w:val="o"/>
      <w:lvlJc w:val="left"/>
      <w:pPr>
        <w:ind w:left="1440" w:hanging="360"/>
      </w:pPr>
      <w:rPr>
        <w:rFonts w:ascii="Courier New" w:hAnsi="Courier New" w:hint="default"/>
      </w:rPr>
    </w:lvl>
    <w:lvl w:ilvl="2" w:tplc="F3A81804">
      <w:start w:val="1"/>
      <w:numFmt w:val="bullet"/>
      <w:lvlText w:val=""/>
      <w:lvlJc w:val="left"/>
      <w:pPr>
        <w:ind w:left="2160" w:hanging="360"/>
      </w:pPr>
      <w:rPr>
        <w:rFonts w:ascii="Wingdings" w:hAnsi="Wingdings" w:hint="default"/>
      </w:rPr>
    </w:lvl>
    <w:lvl w:ilvl="3" w:tplc="D83ACC6C">
      <w:start w:val="1"/>
      <w:numFmt w:val="bullet"/>
      <w:lvlText w:val=""/>
      <w:lvlJc w:val="left"/>
      <w:pPr>
        <w:ind w:left="2880" w:hanging="360"/>
      </w:pPr>
      <w:rPr>
        <w:rFonts w:ascii="Symbol" w:hAnsi="Symbol" w:hint="default"/>
      </w:rPr>
    </w:lvl>
    <w:lvl w:ilvl="4" w:tplc="09B47C4A">
      <w:start w:val="1"/>
      <w:numFmt w:val="bullet"/>
      <w:lvlText w:val="o"/>
      <w:lvlJc w:val="left"/>
      <w:pPr>
        <w:ind w:left="3600" w:hanging="360"/>
      </w:pPr>
      <w:rPr>
        <w:rFonts w:ascii="Courier New" w:hAnsi="Courier New" w:hint="default"/>
      </w:rPr>
    </w:lvl>
    <w:lvl w:ilvl="5" w:tplc="B434E2FC">
      <w:start w:val="1"/>
      <w:numFmt w:val="bullet"/>
      <w:lvlText w:val=""/>
      <w:lvlJc w:val="left"/>
      <w:pPr>
        <w:ind w:left="4320" w:hanging="360"/>
      </w:pPr>
      <w:rPr>
        <w:rFonts w:ascii="Wingdings" w:hAnsi="Wingdings" w:hint="default"/>
      </w:rPr>
    </w:lvl>
    <w:lvl w:ilvl="6" w:tplc="9E4AEBF2">
      <w:start w:val="1"/>
      <w:numFmt w:val="bullet"/>
      <w:lvlText w:val=""/>
      <w:lvlJc w:val="left"/>
      <w:pPr>
        <w:ind w:left="5040" w:hanging="360"/>
      </w:pPr>
      <w:rPr>
        <w:rFonts w:ascii="Symbol" w:hAnsi="Symbol" w:hint="default"/>
      </w:rPr>
    </w:lvl>
    <w:lvl w:ilvl="7" w:tplc="3E304250">
      <w:start w:val="1"/>
      <w:numFmt w:val="bullet"/>
      <w:lvlText w:val="o"/>
      <w:lvlJc w:val="left"/>
      <w:pPr>
        <w:ind w:left="5760" w:hanging="360"/>
      </w:pPr>
      <w:rPr>
        <w:rFonts w:ascii="Courier New" w:hAnsi="Courier New" w:hint="default"/>
      </w:rPr>
    </w:lvl>
    <w:lvl w:ilvl="8" w:tplc="6240BF10">
      <w:start w:val="1"/>
      <w:numFmt w:val="bullet"/>
      <w:lvlText w:val=""/>
      <w:lvlJc w:val="left"/>
      <w:pPr>
        <w:ind w:left="6480" w:hanging="360"/>
      </w:pPr>
      <w:rPr>
        <w:rFonts w:ascii="Wingdings" w:hAnsi="Wingdings" w:hint="default"/>
      </w:rPr>
    </w:lvl>
  </w:abstractNum>
  <w:abstractNum w:abstractNumId="20" w15:restartNumberingAfterBreak="0">
    <w:nsid w:val="0DB1950C"/>
    <w:multiLevelType w:val="hybridMultilevel"/>
    <w:tmpl w:val="F0823FDE"/>
    <w:lvl w:ilvl="0" w:tplc="9050CC86">
      <w:start w:val="1"/>
      <w:numFmt w:val="bullet"/>
      <w:lvlText w:val=""/>
      <w:lvlJc w:val="left"/>
      <w:pPr>
        <w:ind w:left="720" w:hanging="360"/>
      </w:pPr>
      <w:rPr>
        <w:rFonts w:ascii="Symbol" w:hAnsi="Symbol" w:hint="default"/>
      </w:rPr>
    </w:lvl>
    <w:lvl w:ilvl="1" w:tplc="DF488438">
      <w:start w:val="1"/>
      <w:numFmt w:val="bullet"/>
      <w:lvlText w:val="o"/>
      <w:lvlJc w:val="left"/>
      <w:pPr>
        <w:ind w:left="1440" w:hanging="360"/>
      </w:pPr>
      <w:rPr>
        <w:rFonts w:ascii="Courier New" w:hAnsi="Courier New" w:hint="default"/>
      </w:rPr>
    </w:lvl>
    <w:lvl w:ilvl="2" w:tplc="D8167314">
      <w:start w:val="1"/>
      <w:numFmt w:val="bullet"/>
      <w:lvlText w:val=""/>
      <w:lvlJc w:val="left"/>
      <w:pPr>
        <w:ind w:left="2160" w:hanging="360"/>
      </w:pPr>
      <w:rPr>
        <w:rFonts w:ascii="Wingdings" w:hAnsi="Wingdings" w:hint="default"/>
      </w:rPr>
    </w:lvl>
    <w:lvl w:ilvl="3" w:tplc="554E122E">
      <w:start w:val="1"/>
      <w:numFmt w:val="bullet"/>
      <w:lvlText w:val=""/>
      <w:lvlJc w:val="left"/>
      <w:pPr>
        <w:ind w:left="2880" w:hanging="360"/>
      </w:pPr>
      <w:rPr>
        <w:rFonts w:ascii="Symbol" w:hAnsi="Symbol" w:hint="default"/>
      </w:rPr>
    </w:lvl>
    <w:lvl w:ilvl="4" w:tplc="B4361502">
      <w:start w:val="1"/>
      <w:numFmt w:val="bullet"/>
      <w:lvlText w:val="o"/>
      <w:lvlJc w:val="left"/>
      <w:pPr>
        <w:ind w:left="3600" w:hanging="360"/>
      </w:pPr>
      <w:rPr>
        <w:rFonts w:ascii="Courier New" w:hAnsi="Courier New" w:hint="default"/>
      </w:rPr>
    </w:lvl>
    <w:lvl w:ilvl="5" w:tplc="32987296">
      <w:start w:val="1"/>
      <w:numFmt w:val="bullet"/>
      <w:lvlText w:val=""/>
      <w:lvlJc w:val="left"/>
      <w:pPr>
        <w:ind w:left="4320" w:hanging="360"/>
      </w:pPr>
      <w:rPr>
        <w:rFonts w:ascii="Wingdings" w:hAnsi="Wingdings" w:hint="default"/>
      </w:rPr>
    </w:lvl>
    <w:lvl w:ilvl="6" w:tplc="7D70C9A0">
      <w:start w:val="1"/>
      <w:numFmt w:val="bullet"/>
      <w:lvlText w:val=""/>
      <w:lvlJc w:val="left"/>
      <w:pPr>
        <w:ind w:left="5040" w:hanging="360"/>
      </w:pPr>
      <w:rPr>
        <w:rFonts w:ascii="Symbol" w:hAnsi="Symbol" w:hint="default"/>
      </w:rPr>
    </w:lvl>
    <w:lvl w:ilvl="7" w:tplc="9E42F20C">
      <w:start w:val="1"/>
      <w:numFmt w:val="bullet"/>
      <w:lvlText w:val="o"/>
      <w:lvlJc w:val="left"/>
      <w:pPr>
        <w:ind w:left="5760" w:hanging="360"/>
      </w:pPr>
      <w:rPr>
        <w:rFonts w:ascii="Courier New" w:hAnsi="Courier New" w:hint="default"/>
      </w:rPr>
    </w:lvl>
    <w:lvl w:ilvl="8" w:tplc="74160EFA">
      <w:start w:val="1"/>
      <w:numFmt w:val="bullet"/>
      <w:lvlText w:val=""/>
      <w:lvlJc w:val="left"/>
      <w:pPr>
        <w:ind w:left="6480" w:hanging="360"/>
      </w:pPr>
      <w:rPr>
        <w:rFonts w:ascii="Wingdings" w:hAnsi="Wingdings" w:hint="default"/>
      </w:rPr>
    </w:lvl>
  </w:abstractNum>
  <w:abstractNum w:abstractNumId="21" w15:restartNumberingAfterBreak="0">
    <w:nsid w:val="0E29CD45"/>
    <w:multiLevelType w:val="hybridMultilevel"/>
    <w:tmpl w:val="02EECAC4"/>
    <w:lvl w:ilvl="0" w:tplc="403A7088">
      <w:start w:val="1"/>
      <w:numFmt w:val="bullet"/>
      <w:lvlText w:val=""/>
      <w:lvlJc w:val="left"/>
      <w:pPr>
        <w:ind w:left="720" w:hanging="360"/>
      </w:pPr>
      <w:rPr>
        <w:rFonts w:ascii="Symbol" w:hAnsi="Symbol" w:hint="default"/>
      </w:rPr>
    </w:lvl>
    <w:lvl w:ilvl="1" w:tplc="995E1510">
      <w:start w:val="1"/>
      <w:numFmt w:val="bullet"/>
      <w:lvlText w:val="o"/>
      <w:lvlJc w:val="left"/>
      <w:pPr>
        <w:ind w:left="1440" w:hanging="360"/>
      </w:pPr>
      <w:rPr>
        <w:rFonts w:ascii="Courier New" w:hAnsi="Courier New" w:hint="default"/>
      </w:rPr>
    </w:lvl>
    <w:lvl w:ilvl="2" w:tplc="4414081C">
      <w:start w:val="1"/>
      <w:numFmt w:val="bullet"/>
      <w:lvlText w:val=""/>
      <w:lvlJc w:val="left"/>
      <w:pPr>
        <w:ind w:left="2160" w:hanging="360"/>
      </w:pPr>
      <w:rPr>
        <w:rFonts w:ascii="Wingdings" w:hAnsi="Wingdings" w:hint="default"/>
      </w:rPr>
    </w:lvl>
    <w:lvl w:ilvl="3" w:tplc="7B1ECC22">
      <w:start w:val="1"/>
      <w:numFmt w:val="bullet"/>
      <w:lvlText w:val=""/>
      <w:lvlJc w:val="left"/>
      <w:pPr>
        <w:ind w:left="2880" w:hanging="360"/>
      </w:pPr>
      <w:rPr>
        <w:rFonts w:ascii="Symbol" w:hAnsi="Symbol" w:hint="default"/>
      </w:rPr>
    </w:lvl>
    <w:lvl w:ilvl="4" w:tplc="BA002A70">
      <w:start w:val="1"/>
      <w:numFmt w:val="bullet"/>
      <w:lvlText w:val="o"/>
      <w:lvlJc w:val="left"/>
      <w:pPr>
        <w:ind w:left="3600" w:hanging="360"/>
      </w:pPr>
      <w:rPr>
        <w:rFonts w:ascii="Courier New" w:hAnsi="Courier New" w:hint="default"/>
      </w:rPr>
    </w:lvl>
    <w:lvl w:ilvl="5" w:tplc="4F783F2E">
      <w:start w:val="1"/>
      <w:numFmt w:val="bullet"/>
      <w:lvlText w:val=""/>
      <w:lvlJc w:val="left"/>
      <w:pPr>
        <w:ind w:left="4320" w:hanging="360"/>
      </w:pPr>
      <w:rPr>
        <w:rFonts w:ascii="Wingdings" w:hAnsi="Wingdings" w:hint="default"/>
      </w:rPr>
    </w:lvl>
    <w:lvl w:ilvl="6" w:tplc="4EE8A1C2">
      <w:start w:val="1"/>
      <w:numFmt w:val="bullet"/>
      <w:lvlText w:val=""/>
      <w:lvlJc w:val="left"/>
      <w:pPr>
        <w:ind w:left="5040" w:hanging="360"/>
      </w:pPr>
      <w:rPr>
        <w:rFonts w:ascii="Symbol" w:hAnsi="Symbol" w:hint="default"/>
      </w:rPr>
    </w:lvl>
    <w:lvl w:ilvl="7" w:tplc="2B4A2DC6">
      <w:start w:val="1"/>
      <w:numFmt w:val="bullet"/>
      <w:lvlText w:val="o"/>
      <w:lvlJc w:val="left"/>
      <w:pPr>
        <w:ind w:left="5760" w:hanging="360"/>
      </w:pPr>
      <w:rPr>
        <w:rFonts w:ascii="Courier New" w:hAnsi="Courier New" w:hint="default"/>
      </w:rPr>
    </w:lvl>
    <w:lvl w:ilvl="8" w:tplc="634AAB98">
      <w:start w:val="1"/>
      <w:numFmt w:val="bullet"/>
      <w:lvlText w:val=""/>
      <w:lvlJc w:val="left"/>
      <w:pPr>
        <w:ind w:left="6480" w:hanging="360"/>
      </w:pPr>
      <w:rPr>
        <w:rFonts w:ascii="Wingdings" w:hAnsi="Wingdings" w:hint="default"/>
      </w:rPr>
    </w:lvl>
  </w:abstractNum>
  <w:abstractNum w:abstractNumId="22" w15:restartNumberingAfterBreak="0">
    <w:nsid w:val="0EC1EEEE"/>
    <w:multiLevelType w:val="hybridMultilevel"/>
    <w:tmpl w:val="ECB2FF08"/>
    <w:lvl w:ilvl="0" w:tplc="75827764">
      <w:start w:val="1"/>
      <w:numFmt w:val="bullet"/>
      <w:lvlText w:val=""/>
      <w:lvlJc w:val="left"/>
      <w:pPr>
        <w:ind w:left="1080" w:hanging="360"/>
      </w:pPr>
      <w:rPr>
        <w:rFonts w:ascii="Symbol" w:hAnsi="Symbol" w:hint="default"/>
      </w:rPr>
    </w:lvl>
    <w:lvl w:ilvl="1" w:tplc="A490D728">
      <w:start w:val="1"/>
      <w:numFmt w:val="bullet"/>
      <w:lvlText w:val="o"/>
      <w:lvlJc w:val="left"/>
      <w:pPr>
        <w:ind w:left="1800" w:hanging="360"/>
      </w:pPr>
      <w:rPr>
        <w:rFonts w:ascii="Courier New" w:hAnsi="Courier New" w:hint="default"/>
      </w:rPr>
    </w:lvl>
    <w:lvl w:ilvl="2" w:tplc="A998B548">
      <w:start w:val="1"/>
      <w:numFmt w:val="bullet"/>
      <w:lvlText w:val=""/>
      <w:lvlJc w:val="left"/>
      <w:pPr>
        <w:ind w:left="2520" w:hanging="360"/>
      </w:pPr>
      <w:rPr>
        <w:rFonts w:ascii="Wingdings" w:hAnsi="Wingdings" w:hint="default"/>
      </w:rPr>
    </w:lvl>
    <w:lvl w:ilvl="3" w:tplc="23E0A8AC">
      <w:start w:val="1"/>
      <w:numFmt w:val="bullet"/>
      <w:lvlText w:val=""/>
      <w:lvlJc w:val="left"/>
      <w:pPr>
        <w:ind w:left="3240" w:hanging="360"/>
      </w:pPr>
      <w:rPr>
        <w:rFonts w:ascii="Symbol" w:hAnsi="Symbol" w:hint="default"/>
      </w:rPr>
    </w:lvl>
    <w:lvl w:ilvl="4" w:tplc="7B783424">
      <w:start w:val="1"/>
      <w:numFmt w:val="bullet"/>
      <w:lvlText w:val="o"/>
      <w:lvlJc w:val="left"/>
      <w:pPr>
        <w:ind w:left="3960" w:hanging="360"/>
      </w:pPr>
      <w:rPr>
        <w:rFonts w:ascii="Courier New" w:hAnsi="Courier New" w:hint="default"/>
      </w:rPr>
    </w:lvl>
    <w:lvl w:ilvl="5" w:tplc="D6A0512A">
      <w:start w:val="1"/>
      <w:numFmt w:val="bullet"/>
      <w:lvlText w:val=""/>
      <w:lvlJc w:val="left"/>
      <w:pPr>
        <w:ind w:left="4680" w:hanging="360"/>
      </w:pPr>
      <w:rPr>
        <w:rFonts w:ascii="Wingdings" w:hAnsi="Wingdings" w:hint="default"/>
      </w:rPr>
    </w:lvl>
    <w:lvl w:ilvl="6" w:tplc="36FA8286">
      <w:start w:val="1"/>
      <w:numFmt w:val="bullet"/>
      <w:lvlText w:val=""/>
      <w:lvlJc w:val="left"/>
      <w:pPr>
        <w:ind w:left="5400" w:hanging="360"/>
      </w:pPr>
      <w:rPr>
        <w:rFonts w:ascii="Symbol" w:hAnsi="Symbol" w:hint="default"/>
      </w:rPr>
    </w:lvl>
    <w:lvl w:ilvl="7" w:tplc="F6BE5B08">
      <w:start w:val="1"/>
      <w:numFmt w:val="bullet"/>
      <w:lvlText w:val="o"/>
      <w:lvlJc w:val="left"/>
      <w:pPr>
        <w:ind w:left="6120" w:hanging="360"/>
      </w:pPr>
      <w:rPr>
        <w:rFonts w:ascii="Courier New" w:hAnsi="Courier New" w:hint="default"/>
      </w:rPr>
    </w:lvl>
    <w:lvl w:ilvl="8" w:tplc="B2D06EA4">
      <w:start w:val="1"/>
      <w:numFmt w:val="bullet"/>
      <w:lvlText w:val=""/>
      <w:lvlJc w:val="left"/>
      <w:pPr>
        <w:ind w:left="6840" w:hanging="360"/>
      </w:pPr>
      <w:rPr>
        <w:rFonts w:ascii="Wingdings" w:hAnsi="Wingdings" w:hint="default"/>
      </w:rPr>
    </w:lvl>
  </w:abstractNum>
  <w:abstractNum w:abstractNumId="23" w15:restartNumberingAfterBreak="0">
    <w:nsid w:val="104BD904"/>
    <w:multiLevelType w:val="hybridMultilevel"/>
    <w:tmpl w:val="7BB0A944"/>
    <w:lvl w:ilvl="0" w:tplc="344A54EC">
      <w:start w:val="1"/>
      <w:numFmt w:val="bullet"/>
      <w:lvlText w:val=""/>
      <w:lvlJc w:val="left"/>
      <w:pPr>
        <w:ind w:left="720" w:hanging="360"/>
      </w:pPr>
      <w:rPr>
        <w:rFonts w:ascii="Symbol" w:hAnsi="Symbol" w:hint="default"/>
      </w:rPr>
    </w:lvl>
    <w:lvl w:ilvl="1" w:tplc="6218BE44">
      <w:start w:val="1"/>
      <w:numFmt w:val="bullet"/>
      <w:lvlText w:val="o"/>
      <w:lvlJc w:val="left"/>
      <w:pPr>
        <w:ind w:left="1440" w:hanging="360"/>
      </w:pPr>
      <w:rPr>
        <w:rFonts w:ascii="Courier New" w:hAnsi="Courier New" w:hint="default"/>
      </w:rPr>
    </w:lvl>
    <w:lvl w:ilvl="2" w:tplc="DE5AC030">
      <w:start w:val="1"/>
      <w:numFmt w:val="bullet"/>
      <w:lvlText w:val=""/>
      <w:lvlJc w:val="left"/>
      <w:pPr>
        <w:ind w:left="2160" w:hanging="360"/>
      </w:pPr>
      <w:rPr>
        <w:rFonts w:ascii="Wingdings" w:hAnsi="Wingdings" w:hint="default"/>
      </w:rPr>
    </w:lvl>
    <w:lvl w:ilvl="3" w:tplc="649C1DF6">
      <w:start w:val="1"/>
      <w:numFmt w:val="bullet"/>
      <w:lvlText w:val=""/>
      <w:lvlJc w:val="left"/>
      <w:pPr>
        <w:ind w:left="2880" w:hanging="360"/>
      </w:pPr>
      <w:rPr>
        <w:rFonts w:ascii="Symbol" w:hAnsi="Symbol" w:hint="default"/>
      </w:rPr>
    </w:lvl>
    <w:lvl w:ilvl="4" w:tplc="F14EDB9E">
      <w:start w:val="1"/>
      <w:numFmt w:val="bullet"/>
      <w:lvlText w:val="o"/>
      <w:lvlJc w:val="left"/>
      <w:pPr>
        <w:ind w:left="3600" w:hanging="360"/>
      </w:pPr>
      <w:rPr>
        <w:rFonts w:ascii="Courier New" w:hAnsi="Courier New" w:hint="default"/>
      </w:rPr>
    </w:lvl>
    <w:lvl w:ilvl="5" w:tplc="CD7CBA9A">
      <w:start w:val="1"/>
      <w:numFmt w:val="bullet"/>
      <w:lvlText w:val=""/>
      <w:lvlJc w:val="left"/>
      <w:pPr>
        <w:ind w:left="4320" w:hanging="360"/>
      </w:pPr>
      <w:rPr>
        <w:rFonts w:ascii="Wingdings" w:hAnsi="Wingdings" w:hint="default"/>
      </w:rPr>
    </w:lvl>
    <w:lvl w:ilvl="6" w:tplc="294CBEB0">
      <w:start w:val="1"/>
      <w:numFmt w:val="bullet"/>
      <w:lvlText w:val=""/>
      <w:lvlJc w:val="left"/>
      <w:pPr>
        <w:ind w:left="5040" w:hanging="360"/>
      </w:pPr>
      <w:rPr>
        <w:rFonts w:ascii="Symbol" w:hAnsi="Symbol" w:hint="default"/>
      </w:rPr>
    </w:lvl>
    <w:lvl w:ilvl="7" w:tplc="1B26F668">
      <w:start w:val="1"/>
      <w:numFmt w:val="bullet"/>
      <w:lvlText w:val="o"/>
      <w:lvlJc w:val="left"/>
      <w:pPr>
        <w:ind w:left="5760" w:hanging="360"/>
      </w:pPr>
      <w:rPr>
        <w:rFonts w:ascii="Courier New" w:hAnsi="Courier New" w:hint="default"/>
      </w:rPr>
    </w:lvl>
    <w:lvl w:ilvl="8" w:tplc="7F76452C">
      <w:start w:val="1"/>
      <w:numFmt w:val="bullet"/>
      <w:lvlText w:val=""/>
      <w:lvlJc w:val="left"/>
      <w:pPr>
        <w:ind w:left="6480" w:hanging="360"/>
      </w:pPr>
      <w:rPr>
        <w:rFonts w:ascii="Wingdings" w:hAnsi="Wingdings" w:hint="default"/>
      </w:rPr>
    </w:lvl>
  </w:abstractNum>
  <w:abstractNum w:abstractNumId="24" w15:restartNumberingAfterBreak="0">
    <w:nsid w:val="1059A319"/>
    <w:multiLevelType w:val="hybridMultilevel"/>
    <w:tmpl w:val="F6C8E3A0"/>
    <w:lvl w:ilvl="0" w:tplc="34609784">
      <w:start w:val="1"/>
      <w:numFmt w:val="decimal"/>
      <w:lvlText w:val="%1)"/>
      <w:lvlJc w:val="left"/>
      <w:pPr>
        <w:ind w:left="720" w:hanging="360"/>
      </w:pPr>
    </w:lvl>
    <w:lvl w:ilvl="1" w:tplc="35C89B8C">
      <w:start w:val="1"/>
      <w:numFmt w:val="lowerLetter"/>
      <w:lvlText w:val="%2."/>
      <w:lvlJc w:val="left"/>
      <w:pPr>
        <w:ind w:left="1440" w:hanging="360"/>
      </w:pPr>
    </w:lvl>
    <w:lvl w:ilvl="2" w:tplc="B2EC9EB2">
      <w:start w:val="1"/>
      <w:numFmt w:val="lowerRoman"/>
      <w:lvlText w:val="%3."/>
      <w:lvlJc w:val="right"/>
      <w:pPr>
        <w:ind w:left="2160" w:hanging="180"/>
      </w:pPr>
    </w:lvl>
    <w:lvl w:ilvl="3" w:tplc="B3820A8A">
      <w:start w:val="1"/>
      <w:numFmt w:val="decimal"/>
      <w:lvlText w:val="%4."/>
      <w:lvlJc w:val="left"/>
      <w:pPr>
        <w:ind w:left="2880" w:hanging="360"/>
      </w:pPr>
    </w:lvl>
    <w:lvl w:ilvl="4" w:tplc="C88C238E">
      <w:start w:val="1"/>
      <w:numFmt w:val="lowerLetter"/>
      <w:lvlText w:val="%5."/>
      <w:lvlJc w:val="left"/>
      <w:pPr>
        <w:ind w:left="3600" w:hanging="360"/>
      </w:pPr>
    </w:lvl>
    <w:lvl w:ilvl="5" w:tplc="72F21692">
      <w:start w:val="1"/>
      <w:numFmt w:val="lowerRoman"/>
      <w:lvlText w:val="%6."/>
      <w:lvlJc w:val="right"/>
      <w:pPr>
        <w:ind w:left="4320" w:hanging="180"/>
      </w:pPr>
    </w:lvl>
    <w:lvl w:ilvl="6" w:tplc="59B629CC">
      <w:start w:val="1"/>
      <w:numFmt w:val="decimal"/>
      <w:lvlText w:val="%7."/>
      <w:lvlJc w:val="left"/>
      <w:pPr>
        <w:ind w:left="5040" w:hanging="360"/>
      </w:pPr>
    </w:lvl>
    <w:lvl w:ilvl="7" w:tplc="BB58D83E">
      <w:start w:val="1"/>
      <w:numFmt w:val="lowerLetter"/>
      <w:lvlText w:val="%8."/>
      <w:lvlJc w:val="left"/>
      <w:pPr>
        <w:ind w:left="5760" w:hanging="360"/>
      </w:pPr>
    </w:lvl>
    <w:lvl w:ilvl="8" w:tplc="7BEC785E">
      <w:start w:val="1"/>
      <w:numFmt w:val="lowerRoman"/>
      <w:lvlText w:val="%9."/>
      <w:lvlJc w:val="right"/>
      <w:pPr>
        <w:ind w:left="6480" w:hanging="180"/>
      </w:pPr>
    </w:lvl>
  </w:abstractNum>
  <w:abstractNum w:abstractNumId="25" w15:restartNumberingAfterBreak="0">
    <w:nsid w:val="10B5A75A"/>
    <w:multiLevelType w:val="hybridMultilevel"/>
    <w:tmpl w:val="345AF27C"/>
    <w:lvl w:ilvl="0" w:tplc="18F24244">
      <w:start w:val="1"/>
      <w:numFmt w:val="bullet"/>
      <w:lvlText w:val=""/>
      <w:lvlJc w:val="left"/>
      <w:pPr>
        <w:ind w:left="720" w:hanging="360"/>
      </w:pPr>
      <w:rPr>
        <w:rFonts w:ascii="Symbol" w:hAnsi="Symbol" w:hint="default"/>
      </w:rPr>
    </w:lvl>
    <w:lvl w:ilvl="1" w:tplc="91643B74">
      <w:start w:val="1"/>
      <w:numFmt w:val="bullet"/>
      <w:lvlText w:val=""/>
      <w:lvlJc w:val="left"/>
      <w:pPr>
        <w:ind w:left="1440" w:hanging="360"/>
      </w:pPr>
      <w:rPr>
        <w:rFonts w:ascii="Symbol" w:hAnsi="Symbol" w:hint="default"/>
      </w:rPr>
    </w:lvl>
    <w:lvl w:ilvl="2" w:tplc="505673BC">
      <w:start w:val="1"/>
      <w:numFmt w:val="bullet"/>
      <w:lvlText w:val=""/>
      <w:lvlJc w:val="left"/>
      <w:pPr>
        <w:ind w:left="2160" w:hanging="360"/>
      </w:pPr>
      <w:rPr>
        <w:rFonts w:ascii="Wingdings" w:hAnsi="Wingdings" w:hint="default"/>
      </w:rPr>
    </w:lvl>
    <w:lvl w:ilvl="3" w:tplc="5B6EFF30">
      <w:start w:val="1"/>
      <w:numFmt w:val="bullet"/>
      <w:lvlText w:val=""/>
      <w:lvlJc w:val="left"/>
      <w:pPr>
        <w:ind w:left="2880" w:hanging="360"/>
      </w:pPr>
      <w:rPr>
        <w:rFonts w:ascii="Symbol" w:hAnsi="Symbol" w:hint="default"/>
      </w:rPr>
    </w:lvl>
    <w:lvl w:ilvl="4" w:tplc="95DE0460">
      <w:start w:val="1"/>
      <w:numFmt w:val="bullet"/>
      <w:lvlText w:val="o"/>
      <w:lvlJc w:val="left"/>
      <w:pPr>
        <w:ind w:left="3600" w:hanging="360"/>
      </w:pPr>
      <w:rPr>
        <w:rFonts w:ascii="Courier New" w:hAnsi="Courier New" w:hint="default"/>
      </w:rPr>
    </w:lvl>
    <w:lvl w:ilvl="5" w:tplc="3222B1CE">
      <w:start w:val="1"/>
      <w:numFmt w:val="bullet"/>
      <w:lvlText w:val=""/>
      <w:lvlJc w:val="left"/>
      <w:pPr>
        <w:ind w:left="4320" w:hanging="360"/>
      </w:pPr>
      <w:rPr>
        <w:rFonts w:ascii="Wingdings" w:hAnsi="Wingdings" w:hint="default"/>
      </w:rPr>
    </w:lvl>
    <w:lvl w:ilvl="6" w:tplc="DDBE75A0">
      <w:start w:val="1"/>
      <w:numFmt w:val="bullet"/>
      <w:lvlText w:val=""/>
      <w:lvlJc w:val="left"/>
      <w:pPr>
        <w:ind w:left="5040" w:hanging="360"/>
      </w:pPr>
      <w:rPr>
        <w:rFonts w:ascii="Symbol" w:hAnsi="Symbol" w:hint="default"/>
      </w:rPr>
    </w:lvl>
    <w:lvl w:ilvl="7" w:tplc="1FD6CCEC">
      <w:start w:val="1"/>
      <w:numFmt w:val="bullet"/>
      <w:lvlText w:val="o"/>
      <w:lvlJc w:val="left"/>
      <w:pPr>
        <w:ind w:left="5760" w:hanging="360"/>
      </w:pPr>
      <w:rPr>
        <w:rFonts w:ascii="Courier New" w:hAnsi="Courier New" w:hint="default"/>
      </w:rPr>
    </w:lvl>
    <w:lvl w:ilvl="8" w:tplc="21BC6F4C">
      <w:start w:val="1"/>
      <w:numFmt w:val="bullet"/>
      <w:lvlText w:val=""/>
      <w:lvlJc w:val="left"/>
      <w:pPr>
        <w:ind w:left="6480" w:hanging="360"/>
      </w:pPr>
      <w:rPr>
        <w:rFonts w:ascii="Wingdings" w:hAnsi="Wingdings" w:hint="default"/>
      </w:rPr>
    </w:lvl>
  </w:abstractNum>
  <w:abstractNum w:abstractNumId="26" w15:restartNumberingAfterBreak="0">
    <w:nsid w:val="1368CAD5"/>
    <w:multiLevelType w:val="hybridMultilevel"/>
    <w:tmpl w:val="70F4A1A0"/>
    <w:lvl w:ilvl="0" w:tplc="255A575E">
      <w:start w:val="1"/>
      <w:numFmt w:val="decimal"/>
      <w:lvlText w:val="%1."/>
      <w:lvlJc w:val="left"/>
      <w:pPr>
        <w:ind w:left="720" w:hanging="360"/>
      </w:pPr>
    </w:lvl>
    <w:lvl w:ilvl="1" w:tplc="2E1E7C26">
      <w:start w:val="1"/>
      <w:numFmt w:val="lowerLetter"/>
      <w:lvlText w:val="%2."/>
      <w:lvlJc w:val="left"/>
      <w:pPr>
        <w:ind w:left="1440" w:hanging="360"/>
      </w:pPr>
    </w:lvl>
    <w:lvl w:ilvl="2" w:tplc="3500B772">
      <w:start w:val="1"/>
      <w:numFmt w:val="lowerRoman"/>
      <w:lvlText w:val="%3."/>
      <w:lvlJc w:val="right"/>
      <w:pPr>
        <w:ind w:left="2160" w:hanging="180"/>
      </w:pPr>
    </w:lvl>
    <w:lvl w:ilvl="3" w:tplc="16DE9FB4">
      <w:start w:val="1"/>
      <w:numFmt w:val="decimal"/>
      <w:lvlText w:val="%4."/>
      <w:lvlJc w:val="left"/>
      <w:pPr>
        <w:ind w:left="2880" w:hanging="360"/>
      </w:pPr>
    </w:lvl>
    <w:lvl w:ilvl="4" w:tplc="658ADF0A">
      <w:start w:val="1"/>
      <w:numFmt w:val="lowerLetter"/>
      <w:lvlText w:val="%5."/>
      <w:lvlJc w:val="left"/>
      <w:pPr>
        <w:ind w:left="3600" w:hanging="360"/>
      </w:pPr>
    </w:lvl>
    <w:lvl w:ilvl="5" w:tplc="1E0AB70E">
      <w:start w:val="1"/>
      <w:numFmt w:val="lowerRoman"/>
      <w:lvlText w:val="%6."/>
      <w:lvlJc w:val="right"/>
      <w:pPr>
        <w:ind w:left="4320" w:hanging="180"/>
      </w:pPr>
    </w:lvl>
    <w:lvl w:ilvl="6" w:tplc="21D684F0">
      <w:start w:val="1"/>
      <w:numFmt w:val="decimal"/>
      <w:lvlText w:val="%7."/>
      <w:lvlJc w:val="left"/>
      <w:pPr>
        <w:ind w:left="5040" w:hanging="360"/>
      </w:pPr>
    </w:lvl>
    <w:lvl w:ilvl="7" w:tplc="62D86DAC">
      <w:start w:val="1"/>
      <w:numFmt w:val="lowerLetter"/>
      <w:lvlText w:val="%8."/>
      <w:lvlJc w:val="left"/>
      <w:pPr>
        <w:ind w:left="5760" w:hanging="360"/>
      </w:pPr>
    </w:lvl>
    <w:lvl w:ilvl="8" w:tplc="CE7A9EBE">
      <w:start w:val="1"/>
      <w:numFmt w:val="lowerRoman"/>
      <w:lvlText w:val="%9."/>
      <w:lvlJc w:val="right"/>
      <w:pPr>
        <w:ind w:left="6480" w:hanging="180"/>
      </w:pPr>
    </w:lvl>
  </w:abstractNum>
  <w:abstractNum w:abstractNumId="27" w15:restartNumberingAfterBreak="0">
    <w:nsid w:val="13B229E8"/>
    <w:multiLevelType w:val="hybridMultilevel"/>
    <w:tmpl w:val="893C429E"/>
    <w:lvl w:ilvl="0" w:tplc="02D6342E">
      <w:start w:val="4"/>
      <w:numFmt w:val="decimal"/>
      <w:lvlText w:val="%1."/>
      <w:lvlJc w:val="left"/>
      <w:pPr>
        <w:ind w:left="720" w:hanging="360"/>
      </w:pPr>
    </w:lvl>
    <w:lvl w:ilvl="1" w:tplc="2140E724">
      <w:start w:val="1"/>
      <w:numFmt w:val="lowerLetter"/>
      <w:lvlText w:val="%2."/>
      <w:lvlJc w:val="left"/>
      <w:pPr>
        <w:ind w:left="1440" w:hanging="360"/>
      </w:pPr>
    </w:lvl>
    <w:lvl w:ilvl="2" w:tplc="D87828C4">
      <w:start w:val="1"/>
      <w:numFmt w:val="lowerRoman"/>
      <w:lvlText w:val="%3."/>
      <w:lvlJc w:val="right"/>
      <w:pPr>
        <w:ind w:left="2160" w:hanging="180"/>
      </w:pPr>
    </w:lvl>
    <w:lvl w:ilvl="3" w:tplc="63029EC0">
      <w:start w:val="1"/>
      <w:numFmt w:val="decimal"/>
      <w:lvlText w:val="%4."/>
      <w:lvlJc w:val="left"/>
      <w:pPr>
        <w:ind w:left="2880" w:hanging="360"/>
      </w:pPr>
    </w:lvl>
    <w:lvl w:ilvl="4" w:tplc="97B46846">
      <w:start w:val="1"/>
      <w:numFmt w:val="lowerLetter"/>
      <w:lvlText w:val="%5."/>
      <w:lvlJc w:val="left"/>
      <w:pPr>
        <w:ind w:left="3600" w:hanging="360"/>
      </w:pPr>
    </w:lvl>
    <w:lvl w:ilvl="5" w:tplc="D8EC6EBC">
      <w:start w:val="1"/>
      <w:numFmt w:val="lowerRoman"/>
      <w:lvlText w:val="%6."/>
      <w:lvlJc w:val="right"/>
      <w:pPr>
        <w:ind w:left="4320" w:hanging="180"/>
      </w:pPr>
    </w:lvl>
    <w:lvl w:ilvl="6" w:tplc="85AA2E7E">
      <w:start w:val="1"/>
      <w:numFmt w:val="decimal"/>
      <w:lvlText w:val="%7."/>
      <w:lvlJc w:val="left"/>
      <w:pPr>
        <w:ind w:left="5040" w:hanging="360"/>
      </w:pPr>
    </w:lvl>
    <w:lvl w:ilvl="7" w:tplc="013C9442">
      <w:start w:val="1"/>
      <w:numFmt w:val="lowerLetter"/>
      <w:lvlText w:val="%8."/>
      <w:lvlJc w:val="left"/>
      <w:pPr>
        <w:ind w:left="5760" w:hanging="360"/>
      </w:pPr>
    </w:lvl>
    <w:lvl w:ilvl="8" w:tplc="3202CD2E">
      <w:start w:val="1"/>
      <w:numFmt w:val="lowerRoman"/>
      <w:lvlText w:val="%9."/>
      <w:lvlJc w:val="right"/>
      <w:pPr>
        <w:ind w:left="6480" w:hanging="180"/>
      </w:pPr>
    </w:lvl>
  </w:abstractNum>
  <w:abstractNum w:abstractNumId="28" w15:restartNumberingAfterBreak="0">
    <w:nsid w:val="13C6C5F3"/>
    <w:multiLevelType w:val="hybridMultilevel"/>
    <w:tmpl w:val="B7DE5050"/>
    <w:lvl w:ilvl="0" w:tplc="83827C50">
      <w:start w:val="1"/>
      <w:numFmt w:val="decimal"/>
      <w:lvlText w:val="%1."/>
      <w:lvlJc w:val="left"/>
      <w:pPr>
        <w:ind w:left="1068" w:hanging="360"/>
      </w:pPr>
    </w:lvl>
    <w:lvl w:ilvl="1" w:tplc="8D7C56DA">
      <w:start w:val="1"/>
      <w:numFmt w:val="lowerLetter"/>
      <w:lvlText w:val="%2."/>
      <w:lvlJc w:val="left"/>
      <w:pPr>
        <w:ind w:left="1788" w:hanging="360"/>
      </w:pPr>
    </w:lvl>
    <w:lvl w:ilvl="2" w:tplc="810E67D0">
      <w:start w:val="1"/>
      <w:numFmt w:val="lowerRoman"/>
      <w:lvlText w:val="%3."/>
      <w:lvlJc w:val="right"/>
      <w:pPr>
        <w:ind w:left="2508" w:hanging="180"/>
      </w:pPr>
    </w:lvl>
    <w:lvl w:ilvl="3" w:tplc="2DDE2A6E">
      <w:start w:val="1"/>
      <w:numFmt w:val="decimal"/>
      <w:lvlText w:val="%4."/>
      <w:lvlJc w:val="left"/>
      <w:pPr>
        <w:ind w:left="3228" w:hanging="360"/>
      </w:pPr>
    </w:lvl>
    <w:lvl w:ilvl="4" w:tplc="3D44A6AA">
      <w:start w:val="1"/>
      <w:numFmt w:val="lowerLetter"/>
      <w:lvlText w:val="%5."/>
      <w:lvlJc w:val="left"/>
      <w:pPr>
        <w:ind w:left="3948" w:hanging="360"/>
      </w:pPr>
    </w:lvl>
    <w:lvl w:ilvl="5" w:tplc="691008F2">
      <w:start w:val="1"/>
      <w:numFmt w:val="lowerRoman"/>
      <w:lvlText w:val="%6."/>
      <w:lvlJc w:val="right"/>
      <w:pPr>
        <w:ind w:left="4668" w:hanging="180"/>
      </w:pPr>
    </w:lvl>
    <w:lvl w:ilvl="6" w:tplc="891EB7DC">
      <w:start w:val="1"/>
      <w:numFmt w:val="decimal"/>
      <w:lvlText w:val="%7."/>
      <w:lvlJc w:val="left"/>
      <w:pPr>
        <w:ind w:left="5388" w:hanging="360"/>
      </w:pPr>
    </w:lvl>
    <w:lvl w:ilvl="7" w:tplc="F4F268BC">
      <w:start w:val="1"/>
      <w:numFmt w:val="lowerLetter"/>
      <w:lvlText w:val="%8."/>
      <w:lvlJc w:val="left"/>
      <w:pPr>
        <w:ind w:left="6108" w:hanging="360"/>
      </w:pPr>
    </w:lvl>
    <w:lvl w:ilvl="8" w:tplc="6A6AE79C">
      <w:start w:val="1"/>
      <w:numFmt w:val="lowerRoman"/>
      <w:lvlText w:val="%9."/>
      <w:lvlJc w:val="right"/>
      <w:pPr>
        <w:ind w:left="6828" w:hanging="180"/>
      </w:pPr>
    </w:lvl>
  </w:abstractNum>
  <w:abstractNum w:abstractNumId="29" w15:restartNumberingAfterBreak="0">
    <w:nsid w:val="14C6B652"/>
    <w:multiLevelType w:val="hybridMultilevel"/>
    <w:tmpl w:val="8050FDD2"/>
    <w:lvl w:ilvl="0" w:tplc="5B3224DE">
      <w:start w:val="1"/>
      <w:numFmt w:val="bullet"/>
      <w:lvlText w:val=""/>
      <w:lvlJc w:val="left"/>
      <w:pPr>
        <w:ind w:left="720" w:hanging="360"/>
      </w:pPr>
      <w:rPr>
        <w:rFonts w:ascii="Symbol" w:hAnsi="Symbol" w:hint="default"/>
      </w:rPr>
    </w:lvl>
    <w:lvl w:ilvl="1" w:tplc="04160001">
      <w:start w:val="1"/>
      <w:numFmt w:val="bullet"/>
      <w:lvlText w:val=""/>
      <w:lvlJc w:val="left"/>
      <w:pPr>
        <w:ind w:left="1776" w:hanging="360"/>
      </w:pPr>
      <w:rPr>
        <w:rFonts w:ascii="Symbol" w:hAnsi="Symbol" w:hint="default"/>
      </w:rPr>
    </w:lvl>
    <w:lvl w:ilvl="2" w:tplc="005C4B22">
      <w:start w:val="1"/>
      <w:numFmt w:val="bullet"/>
      <w:lvlText w:val=""/>
      <w:lvlJc w:val="left"/>
      <w:pPr>
        <w:ind w:left="2160" w:hanging="360"/>
      </w:pPr>
      <w:rPr>
        <w:rFonts w:ascii="Wingdings" w:hAnsi="Wingdings" w:hint="default"/>
      </w:rPr>
    </w:lvl>
    <w:lvl w:ilvl="3" w:tplc="DCA8D72C">
      <w:start w:val="1"/>
      <w:numFmt w:val="bullet"/>
      <w:lvlText w:val=""/>
      <w:lvlJc w:val="left"/>
      <w:pPr>
        <w:ind w:left="2880" w:hanging="360"/>
      </w:pPr>
      <w:rPr>
        <w:rFonts w:ascii="Symbol" w:hAnsi="Symbol" w:hint="default"/>
      </w:rPr>
    </w:lvl>
    <w:lvl w:ilvl="4" w:tplc="6CE62470">
      <w:start w:val="1"/>
      <w:numFmt w:val="bullet"/>
      <w:lvlText w:val="o"/>
      <w:lvlJc w:val="left"/>
      <w:pPr>
        <w:ind w:left="3600" w:hanging="360"/>
      </w:pPr>
      <w:rPr>
        <w:rFonts w:ascii="Courier New" w:hAnsi="Courier New" w:hint="default"/>
      </w:rPr>
    </w:lvl>
    <w:lvl w:ilvl="5" w:tplc="29A4BECA">
      <w:start w:val="1"/>
      <w:numFmt w:val="bullet"/>
      <w:lvlText w:val=""/>
      <w:lvlJc w:val="left"/>
      <w:pPr>
        <w:ind w:left="4320" w:hanging="360"/>
      </w:pPr>
      <w:rPr>
        <w:rFonts w:ascii="Wingdings" w:hAnsi="Wingdings" w:hint="default"/>
      </w:rPr>
    </w:lvl>
    <w:lvl w:ilvl="6" w:tplc="C1DA6AA8">
      <w:start w:val="1"/>
      <w:numFmt w:val="bullet"/>
      <w:lvlText w:val=""/>
      <w:lvlJc w:val="left"/>
      <w:pPr>
        <w:ind w:left="5040" w:hanging="360"/>
      </w:pPr>
      <w:rPr>
        <w:rFonts w:ascii="Symbol" w:hAnsi="Symbol" w:hint="default"/>
      </w:rPr>
    </w:lvl>
    <w:lvl w:ilvl="7" w:tplc="113A65F0">
      <w:start w:val="1"/>
      <w:numFmt w:val="bullet"/>
      <w:lvlText w:val="o"/>
      <w:lvlJc w:val="left"/>
      <w:pPr>
        <w:ind w:left="5760" w:hanging="360"/>
      </w:pPr>
      <w:rPr>
        <w:rFonts w:ascii="Courier New" w:hAnsi="Courier New" w:hint="default"/>
      </w:rPr>
    </w:lvl>
    <w:lvl w:ilvl="8" w:tplc="21DEA3E8">
      <w:start w:val="1"/>
      <w:numFmt w:val="bullet"/>
      <w:lvlText w:val=""/>
      <w:lvlJc w:val="left"/>
      <w:pPr>
        <w:ind w:left="6480" w:hanging="360"/>
      </w:pPr>
      <w:rPr>
        <w:rFonts w:ascii="Wingdings" w:hAnsi="Wingdings" w:hint="default"/>
      </w:rPr>
    </w:lvl>
  </w:abstractNum>
  <w:abstractNum w:abstractNumId="30" w15:restartNumberingAfterBreak="0">
    <w:nsid w:val="15385D96"/>
    <w:multiLevelType w:val="hybridMultilevel"/>
    <w:tmpl w:val="99BA2512"/>
    <w:lvl w:ilvl="0" w:tplc="A40E3B0A">
      <w:start w:val="1"/>
      <w:numFmt w:val="bullet"/>
      <w:lvlText w:val=""/>
      <w:lvlJc w:val="left"/>
      <w:pPr>
        <w:ind w:left="1068" w:hanging="360"/>
      </w:pPr>
      <w:rPr>
        <w:rFonts w:ascii="Symbol" w:hAnsi="Symbol" w:hint="default"/>
      </w:rPr>
    </w:lvl>
    <w:lvl w:ilvl="1" w:tplc="73D66660">
      <w:start w:val="1"/>
      <w:numFmt w:val="bullet"/>
      <w:lvlText w:val="o"/>
      <w:lvlJc w:val="left"/>
      <w:pPr>
        <w:ind w:left="1788" w:hanging="360"/>
      </w:pPr>
      <w:rPr>
        <w:rFonts w:ascii="Courier New" w:hAnsi="Courier New" w:hint="default"/>
      </w:rPr>
    </w:lvl>
    <w:lvl w:ilvl="2" w:tplc="025CD6B8">
      <w:start w:val="1"/>
      <w:numFmt w:val="bullet"/>
      <w:lvlText w:val=""/>
      <w:lvlJc w:val="left"/>
      <w:pPr>
        <w:ind w:left="2508" w:hanging="360"/>
      </w:pPr>
      <w:rPr>
        <w:rFonts w:ascii="Wingdings" w:hAnsi="Wingdings" w:hint="default"/>
      </w:rPr>
    </w:lvl>
    <w:lvl w:ilvl="3" w:tplc="D2CC8448">
      <w:start w:val="1"/>
      <w:numFmt w:val="bullet"/>
      <w:lvlText w:val=""/>
      <w:lvlJc w:val="left"/>
      <w:pPr>
        <w:ind w:left="3228" w:hanging="360"/>
      </w:pPr>
      <w:rPr>
        <w:rFonts w:ascii="Symbol" w:hAnsi="Symbol" w:hint="default"/>
      </w:rPr>
    </w:lvl>
    <w:lvl w:ilvl="4" w:tplc="4CC20088">
      <w:start w:val="1"/>
      <w:numFmt w:val="bullet"/>
      <w:lvlText w:val="o"/>
      <w:lvlJc w:val="left"/>
      <w:pPr>
        <w:ind w:left="3948" w:hanging="360"/>
      </w:pPr>
      <w:rPr>
        <w:rFonts w:ascii="Courier New" w:hAnsi="Courier New" w:hint="default"/>
      </w:rPr>
    </w:lvl>
    <w:lvl w:ilvl="5" w:tplc="C07A7E16">
      <w:start w:val="1"/>
      <w:numFmt w:val="bullet"/>
      <w:lvlText w:val=""/>
      <w:lvlJc w:val="left"/>
      <w:pPr>
        <w:ind w:left="4668" w:hanging="360"/>
      </w:pPr>
      <w:rPr>
        <w:rFonts w:ascii="Wingdings" w:hAnsi="Wingdings" w:hint="default"/>
      </w:rPr>
    </w:lvl>
    <w:lvl w:ilvl="6" w:tplc="B644FC14">
      <w:start w:val="1"/>
      <w:numFmt w:val="bullet"/>
      <w:lvlText w:val=""/>
      <w:lvlJc w:val="left"/>
      <w:pPr>
        <w:ind w:left="5388" w:hanging="360"/>
      </w:pPr>
      <w:rPr>
        <w:rFonts w:ascii="Symbol" w:hAnsi="Symbol" w:hint="default"/>
      </w:rPr>
    </w:lvl>
    <w:lvl w:ilvl="7" w:tplc="135CF988">
      <w:start w:val="1"/>
      <w:numFmt w:val="bullet"/>
      <w:lvlText w:val="o"/>
      <w:lvlJc w:val="left"/>
      <w:pPr>
        <w:ind w:left="6108" w:hanging="360"/>
      </w:pPr>
      <w:rPr>
        <w:rFonts w:ascii="Courier New" w:hAnsi="Courier New" w:hint="default"/>
      </w:rPr>
    </w:lvl>
    <w:lvl w:ilvl="8" w:tplc="91F03B4E">
      <w:start w:val="1"/>
      <w:numFmt w:val="bullet"/>
      <w:lvlText w:val=""/>
      <w:lvlJc w:val="left"/>
      <w:pPr>
        <w:ind w:left="6828" w:hanging="360"/>
      </w:pPr>
      <w:rPr>
        <w:rFonts w:ascii="Wingdings" w:hAnsi="Wingdings" w:hint="default"/>
      </w:rPr>
    </w:lvl>
  </w:abstractNum>
  <w:abstractNum w:abstractNumId="31" w15:restartNumberingAfterBreak="0">
    <w:nsid w:val="1552B38E"/>
    <w:multiLevelType w:val="hybridMultilevel"/>
    <w:tmpl w:val="401CC958"/>
    <w:lvl w:ilvl="0" w:tplc="B71C3AA8">
      <w:start w:val="1"/>
      <w:numFmt w:val="bullet"/>
      <w:lvlText w:val=""/>
      <w:lvlJc w:val="left"/>
      <w:pPr>
        <w:ind w:left="720" w:hanging="360"/>
      </w:pPr>
      <w:rPr>
        <w:rFonts w:ascii="Symbol" w:hAnsi="Symbol" w:hint="default"/>
      </w:rPr>
    </w:lvl>
    <w:lvl w:ilvl="1" w:tplc="C4801A9E">
      <w:start w:val="1"/>
      <w:numFmt w:val="bullet"/>
      <w:lvlText w:val="o"/>
      <w:lvlJc w:val="left"/>
      <w:pPr>
        <w:ind w:left="1440" w:hanging="360"/>
      </w:pPr>
      <w:rPr>
        <w:rFonts w:ascii="Courier New" w:hAnsi="Courier New" w:hint="default"/>
      </w:rPr>
    </w:lvl>
    <w:lvl w:ilvl="2" w:tplc="7FD2F96A">
      <w:start w:val="1"/>
      <w:numFmt w:val="bullet"/>
      <w:lvlText w:val=""/>
      <w:lvlJc w:val="left"/>
      <w:pPr>
        <w:ind w:left="2160" w:hanging="360"/>
      </w:pPr>
      <w:rPr>
        <w:rFonts w:ascii="Wingdings" w:hAnsi="Wingdings" w:hint="default"/>
      </w:rPr>
    </w:lvl>
    <w:lvl w:ilvl="3" w:tplc="DA00C7A2">
      <w:start w:val="1"/>
      <w:numFmt w:val="bullet"/>
      <w:lvlText w:val=""/>
      <w:lvlJc w:val="left"/>
      <w:pPr>
        <w:ind w:left="2880" w:hanging="360"/>
      </w:pPr>
      <w:rPr>
        <w:rFonts w:ascii="Symbol" w:hAnsi="Symbol" w:hint="default"/>
      </w:rPr>
    </w:lvl>
    <w:lvl w:ilvl="4" w:tplc="35CC4FE4">
      <w:start w:val="1"/>
      <w:numFmt w:val="bullet"/>
      <w:lvlText w:val="o"/>
      <w:lvlJc w:val="left"/>
      <w:pPr>
        <w:ind w:left="3600" w:hanging="360"/>
      </w:pPr>
      <w:rPr>
        <w:rFonts w:ascii="Courier New" w:hAnsi="Courier New" w:hint="default"/>
      </w:rPr>
    </w:lvl>
    <w:lvl w:ilvl="5" w:tplc="7606301A">
      <w:start w:val="1"/>
      <w:numFmt w:val="bullet"/>
      <w:lvlText w:val=""/>
      <w:lvlJc w:val="left"/>
      <w:pPr>
        <w:ind w:left="4320" w:hanging="360"/>
      </w:pPr>
      <w:rPr>
        <w:rFonts w:ascii="Wingdings" w:hAnsi="Wingdings" w:hint="default"/>
      </w:rPr>
    </w:lvl>
    <w:lvl w:ilvl="6" w:tplc="A2F046F4">
      <w:start w:val="1"/>
      <w:numFmt w:val="bullet"/>
      <w:lvlText w:val=""/>
      <w:lvlJc w:val="left"/>
      <w:pPr>
        <w:ind w:left="5040" w:hanging="360"/>
      </w:pPr>
      <w:rPr>
        <w:rFonts w:ascii="Symbol" w:hAnsi="Symbol" w:hint="default"/>
      </w:rPr>
    </w:lvl>
    <w:lvl w:ilvl="7" w:tplc="722A35CA">
      <w:start w:val="1"/>
      <w:numFmt w:val="bullet"/>
      <w:lvlText w:val="o"/>
      <w:lvlJc w:val="left"/>
      <w:pPr>
        <w:ind w:left="5760" w:hanging="360"/>
      </w:pPr>
      <w:rPr>
        <w:rFonts w:ascii="Courier New" w:hAnsi="Courier New" w:hint="default"/>
      </w:rPr>
    </w:lvl>
    <w:lvl w:ilvl="8" w:tplc="15BAEA4A">
      <w:start w:val="1"/>
      <w:numFmt w:val="bullet"/>
      <w:lvlText w:val=""/>
      <w:lvlJc w:val="left"/>
      <w:pPr>
        <w:ind w:left="6480" w:hanging="360"/>
      </w:pPr>
      <w:rPr>
        <w:rFonts w:ascii="Wingdings" w:hAnsi="Wingdings" w:hint="default"/>
      </w:rPr>
    </w:lvl>
  </w:abstractNum>
  <w:abstractNum w:abstractNumId="32" w15:restartNumberingAfterBreak="0">
    <w:nsid w:val="1568F6DD"/>
    <w:multiLevelType w:val="hybridMultilevel"/>
    <w:tmpl w:val="B42A5602"/>
    <w:lvl w:ilvl="0" w:tplc="045C8DC6">
      <w:start w:val="1"/>
      <w:numFmt w:val="bullet"/>
      <w:lvlText w:val=""/>
      <w:lvlJc w:val="left"/>
      <w:pPr>
        <w:ind w:left="720" w:hanging="360"/>
      </w:pPr>
      <w:rPr>
        <w:rFonts w:ascii="Symbol" w:hAnsi="Symbol" w:hint="default"/>
      </w:rPr>
    </w:lvl>
    <w:lvl w:ilvl="1" w:tplc="6930BD48">
      <w:start w:val="1"/>
      <w:numFmt w:val="bullet"/>
      <w:lvlText w:val="o"/>
      <w:lvlJc w:val="left"/>
      <w:pPr>
        <w:ind w:left="1440" w:hanging="360"/>
      </w:pPr>
      <w:rPr>
        <w:rFonts w:ascii="Courier New" w:hAnsi="Courier New" w:hint="default"/>
      </w:rPr>
    </w:lvl>
    <w:lvl w:ilvl="2" w:tplc="F5E4F400">
      <w:start w:val="1"/>
      <w:numFmt w:val="bullet"/>
      <w:lvlText w:val=""/>
      <w:lvlJc w:val="left"/>
      <w:pPr>
        <w:ind w:left="2160" w:hanging="360"/>
      </w:pPr>
      <w:rPr>
        <w:rFonts w:ascii="Wingdings" w:hAnsi="Wingdings" w:hint="default"/>
      </w:rPr>
    </w:lvl>
    <w:lvl w:ilvl="3" w:tplc="3362B34C">
      <w:start w:val="1"/>
      <w:numFmt w:val="bullet"/>
      <w:lvlText w:val=""/>
      <w:lvlJc w:val="left"/>
      <w:pPr>
        <w:ind w:left="2880" w:hanging="360"/>
      </w:pPr>
      <w:rPr>
        <w:rFonts w:ascii="Symbol" w:hAnsi="Symbol" w:hint="default"/>
      </w:rPr>
    </w:lvl>
    <w:lvl w:ilvl="4" w:tplc="F522DEE8">
      <w:start w:val="1"/>
      <w:numFmt w:val="bullet"/>
      <w:lvlText w:val="o"/>
      <w:lvlJc w:val="left"/>
      <w:pPr>
        <w:ind w:left="3600" w:hanging="360"/>
      </w:pPr>
      <w:rPr>
        <w:rFonts w:ascii="Courier New" w:hAnsi="Courier New" w:hint="default"/>
      </w:rPr>
    </w:lvl>
    <w:lvl w:ilvl="5" w:tplc="F9028914">
      <w:start w:val="1"/>
      <w:numFmt w:val="bullet"/>
      <w:lvlText w:val=""/>
      <w:lvlJc w:val="left"/>
      <w:pPr>
        <w:ind w:left="4320" w:hanging="360"/>
      </w:pPr>
      <w:rPr>
        <w:rFonts w:ascii="Wingdings" w:hAnsi="Wingdings" w:hint="default"/>
      </w:rPr>
    </w:lvl>
    <w:lvl w:ilvl="6" w:tplc="52F4D6F6">
      <w:start w:val="1"/>
      <w:numFmt w:val="bullet"/>
      <w:lvlText w:val=""/>
      <w:lvlJc w:val="left"/>
      <w:pPr>
        <w:ind w:left="5040" w:hanging="360"/>
      </w:pPr>
      <w:rPr>
        <w:rFonts w:ascii="Symbol" w:hAnsi="Symbol" w:hint="default"/>
      </w:rPr>
    </w:lvl>
    <w:lvl w:ilvl="7" w:tplc="426A5B94">
      <w:start w:val="1"/>
      <w:numFmt w:val="bullet"/>
      <w:lvlText w:val="o"/>
      <w:lvlJc w:val="left"/>
      <w:pPr>
        <w:ind w:left="5760" w:hanging="360"/>
      </w:pPr>
      <w:rPr>
        <w:rFonts w:ascii="Courier New" w:hAnsi="Courier New" w:hint="default"/>
      </w:rPr>
    </w:lvl>
    <w:lvl w:ilvl="8" w:tplc="99CA457E">
      <w:start w:val="1"/>
      <w:numFmt w:val="bullet"/>
      <w:lvlText w:val=""/>
      <w:lvlJc w:val="left"/>
      <w:pPr>
        <w:ind w:left="6480" w:hanging="360"/>
      </w:pPr>
      <w:rPr>
        <w:rFonts w:ascii="Wingdings" w:hAnsi="Wingdings" w:hint="default"/>
      </w:rPr>
    </w:lvl>
  </w:abstractNum>
  <w:abstractNum w:abstractNumId="33" w15:restartNumberingAfterBreak="0">
    <w:nsid w:val="15BD462D"/>
    <w:multiLevelType w:val="hybridMultilevel"/>
    <w:tmpl w:val="3040556E"/>
    <w:lvl w:ilvl="0" w:tplc="C9AE90CA">
      <w:start w:val="1"/>
      <w:numFmt w:val="decimal"/>
      <w:lvlText w:val="%1."/>
      <w:lvlJc w:val="left"/>
      <w:pPr>
        <w:ind w:left="720" w:hanging="360"/>
      </w:pPr>
    </w:lvl>
    <w:lvl w:ilvl="1" w:tplc="2FEA88DC">
      <w:start w:val="1"/>
      <w:numFmt w:val="lowerLetter"/>
      <w:lvlText w:val="%2."/>
      <w:lvlJc w:val="left"/>
      <w:pPr>
        <w:ind w:left="1440" w:hanging="360"/>
      </w:pPr>
    </w:lvl>
    <w:lvl w:ilvl="2" w:tplc="F72AB4EC">
      <w:start w:val="1"/>
      <w:numFmt w:val="lowerRoman"/>
      <w:lvlText w:val="%3."/>
      <w:lvlJc w:val="right"/>
      <w:pPr>
        <w:ind w:left="2160" w:hanging="180"/>
      </w:pPr>
    </w:lvl>
    <w:lvl w:ilvl="3" w:tplc="448C1148">
      <w:start w:val="1"/>
      <w:numFmt w:val="decimal"/>
      <w:lvlText w:val="%4."/>
      <w:lvlJc w:val="left"/>
      <w:pPr>
        <w:ind w:left="2880" w:hanging="360"/>
      </w:pPr>
    </w:lvl>
    <w:lvl w:ilvl="4" w:tplc="6BFE727C">
      <w:start w:val="1"/>
      <w:numFmt w:val="lowerLetter"/>
      <w:lvlText w:val="%5."/>
      <w:lvlJc w:val="left"/>
      <w:pPr>
        <w:ind w:left="3600" w:hanging="360"/>
      </w:pPr>
    </w:lvl>
    <w:lvl w:ilvl="5" w:tplc="65EC96AE">
      <w:start w:val="1"/>
      <w:numFmt w:val="lowerRoman"/>
      <w:lvlText w:val="%6."/>
      <w:lvlJc w:val="right"/>
      <w:pPr>
        <w:ind w:left="4320" w:hanging="180"/>
      </w:pPr>
    </w:lvl>
    <w:lvl w:ilvl="6" w:tplc="F7DC7862">
      <w:start w:val="1"/>
      <w:numFmt w:val="decimal"/>
      <w:lvlText w:val="%7."/>
      <w:lvlJc w:val="left"/>
      <w:pPr>
        <w:ind w:left="5040" w:hanging="360"/>
      </w:pPr>
    </w:lvl>
    <w:lvl w:ilvl="7" w:tplc="CE7AC060">
      <w:start w:val="1"/>
      <w:numFmt w:val="lowerLetter"/>
      <w:lvlText w:val="%8."/>
      <w:lvlJc w:val="left"/>
      <w:pPr>
        <w:ind w:left="5760" w:hanging="360"/>
      </w:pPr>
    </w:lvl>
    <w:lvl w:ilvl="8" w:tplc="D528ED2A">
      <w:start w:val="1"/>
      <w:numFmt w:val="lowerRoman"/>
      <w:lvlText w:val="%9."/>
      <w:lvlJc w:val="right"/>
      <w:pPr>
        <w:ind w:left="6480" w:hanging="180"/>
      </w:pPr>
    </w:lvl>
  </w:abstractNum>
  <w:abstractNum w:abstractNumId="34" w15:restartNumberingAfterBreak="0">
    <w:nsid w:val="161C5154"/>
    <w:multiLevelType w:val="hybridMultilevel"/>
    <w:tmpl w:val="0CD0C704"/>
    <w:lvl w:ilvl="0" w:tplc="76EA69AC">
      <w:start w:val="1"/>
      <w:numFmt w:val="bullet"/>
      <w:lvlText w:val=""/>
      <w:lvlJc w:val="left"/>
      <w:pPr>
        <w:ind w:left="720" w:hanging="360"/>
      </w:pPr>
      <w:rPr>
        <w:rFonts w:ascii="Symbol" w:hAnsi="Symbol" w:hint="default"/>
      </w:rPr>
    </w:lvl>
    <w:lvl w:ilvl="1" w:tplc="6316C064">
      <w:start w:val="1"/>
      <w:numFmt w:val="bullet"/>
      <w:lvlText w:val="o"/>
      <w:lvlJc w:val="left"/>
      <w:pPr>
        <w:ind w:left="1440" w:hanging="360"/>
      </w:pPr>
      <w:rPr>
        <w:rFonts w:ascii="Courier New" w:hAnsi="Courier New" w:hint="default"/>
      </w:rPr>
    </w:lvl>
    <w:lvl w:ilvl="2" w:tplc="66982D2E">
      <w:start w:val="1"/>
      <w:numFmt w:val="bullet"/>
      <w:lvlText w:val=""/>
      <w:lvlJc w:val="left"/>
      <w:pPr>
        <w:ind w:left="2160" w:hanging="360"/>
      </w:pPr>
      <w:rPr>
        <w:rFonts w:ascii="Wingdings" w:hAnsi="Wingdings" w:hint="default"/>
      </w:rPr>
    </w:lvl>
    <w:lvl w:ilvl="3" w:tplc="C2942AC0">
      <w:start w:val="1"/>
      <w:numFmt w:val="bullet"/>
      <w:lvlText w:val=""/>
      <w:lvlJc w:val="left"/>
      <w:pPr>
        <w:ind w:left="2880" w:hanging="360"/>
      </w:pPr>
      <w:rPr>
        <w:rFonts w:ascii="Symbol" w:hAnsi="Symbol" w:hint="default"/>
      </w:rPr>
    </w:lvl>
    <w:lvl w:ilvl="4" w:tplc="95F459BE">
      <w:start w:val="1"/>
      <w:numFmt w:val="bullet"/>
      <w:lvlText w:val="o"/>
      <w:lvlJc w:val="left"/>
      <w:pPr>
        <w:ind w:left="3600" w:hanging="360"/>
      </w:pPr>
      <w:rPr>
        <w:rFonts w:ascii="Courier New" w:hAnsi="Courier New" w:hint="default"/>
      </w:rPr>
    </w:lvl>
    <w:lvl w:ilvl="5" w:tplc="2A6AB30C">
      <w:start w:val="1"/>
      <w:numFmt w:val="bullet"/>
      <w:lvlText w:val=""/>
      <w:lvlJc w:val="left"/>
      <w:pPr>
        <w:ind w:left="4320" w:hanging="360"/>
      </w:pPr>
      <w:rPr>
        <w:rFonts w:ascii="Wingdings" w:hAnsi="Wingdings" w:hint="default"/>
      </w:rPr>
    </w:lvl>
    <w:lvl w:ilvl="6" w:tplc="448E7614">
      <w:start w:val="1"/>
      <w:numFmt w:val="bullet"/>
      <w:lvlText w:val=""/>
      <w:lvlJc w:val="left"/>
      <w:pPr>
        <w:ind w:left="5040" w:hanging="360"/>
      </w:pPr>
      <w:rPr>
        <w:rFonts w:ascii="Symbol" w:hAnsi="Symbol" w:hint="default"/>
      </w:rPr>
    </w:lvl>
    <w:lvl w:ilvl="7" w:tplc="44E8E8B6">
      <w:start w:val="1"/>
      <w:numFmt w:val="bullet"/>
      <w:lvlText w:val="o"/>
      <w:lvlJc w:val="left"/>
      <w:pPr>
        <w:ind w:left="5760" w:hanging="360"/>
      </w:pPr>
      <w:rPr>
        <w:rFonts w:ascii="Courier New" w:hAnsi="Courier New" w:hint="default"/>
      </w:rPr>
    </w:lvl>
    <w:lvl w:ilvl="8" w:tplc="3864DE4E">
      <w:start w:val="1"/>
      <w:numFmt w:val="bullet"/>
      <w:lvlText w:val=""/>
      <w:lvlJc w:val="left"/>
      <w:pPr>
        <w:ind w:left="6480" w:hanging="360"/>
      </w:pPr>
      <w:rPr>
        <w:rFonts w:ascii="Wingdings" w:hAnsi="Wingdings" w:hint="default"/>
      </w:rPr>
    </w:lvl>
  </w:abstractNum>
  <w:abstractNum w:abstractNumId="35" w15:restartNumberingAfterBreak="0">
    <w:nsid w:val="17B1548F"/>
    <w:multiLevelType w:val="hybridMultilevel"/>
    <w:tmpl w:val="637C1CD8"/>
    <w:lvl w:ilvl="0" w:tplc="FDFC4E2C">
      <w:start w:val="1"/>
      <w:numFmt w:val="bullet"/>
      <w:lvlText w:val=""/>
      <w:lvlJc w:val="left"/>
      <w:pPr>
        <w:ind w:left="720" w:hanging="360"/>
      </w:pPr>
      <w:rPr>
        <w:rFonts w:ascii="Symbol" w:hAnsi="Symbol" w:hint="default"/>
      </w:rPr>
    </w:lvl>
    <w:lvl w:ilvl="1" w:tplc="7252350C">
      <w:start w:val="1"/>
      <w:numFmt w:val="bullet"/>
      <w:lvlText w:val="o"/>
      <w:lvlJc w:val="left"/>
      <w:pPr>
        <w:ind w:left="1440" w:hanging="360"/>
      </w:pPr>
      <w:rPr>
        <w:rFonts w:ascii="Courier New" w:hAnsi="Courier New" w:hint="default"/>
      </w:rPr>
    </w:lvl>
    <w:lvl w:ilvl="2" w:tplc="5ADC3736">
      <w:start w:val="1"/>
      <w:numFmt w:val="bullet"/>
      <w:lvlText w:val=""/>
      <w:lvlJc w:val="left"/>
      <w:pPr>
        <w:ind w:left="2160" w:hanging="360"/>
      </w:pPr>
      <w:rPr>
        <w:rFonts w:ascii="Wingdings" w:hAnsi="Wingdings" w:hint="default"/>
      </w:rPr>
    </w:lvl>
    <w:lvl w:ilvl="3" w:tplc="7290A2CA">
      <w:start w:val="1"/>
      <w:numFmt w:val="bullet"/>
      <w:lvlText w:val=""/>
      <w:lvlJc w:val="left"/>
      <w:pPr>
        <w:ind w:left="2880" w:hanging="360"/>
      </w:pPr>
      <w:rPr>
        <w:rFonts w:ascii="Symbol" w:hAnsi="Symbol" w:hint="default"/>
      </w:rPr>
    </w:lvl>
    <w:lvl w:ilvl="4" w:tplc="8B1AF448">
      <w:start w:val="1"/>
      <w:numFmt w:val="bullet"/>
      <w:lvlText w:val="o"/>
      <w:lvlJc w:val="left"/>
      <w:pPr>
        <w:ind w:left="3600" w:hanging="360"/>
      </w:pPr>
      <w:rPr>
        <w:rFonts w:ascii="Courier New" w:hAnsi="Courier New" w:hint="default"/>
      </w:rPr>
    </w:lvl>
    <w:lvl w:ilvl="5" w:tplc="31481C86">
      <w:start w:val="1"/>
      <w:numFmt w:val="bullet"/>
      <w:lvlText w:val=""/>
      <w:lvlJc w:val="left"/>
      <w:pPr>
        <w:ind w:left="4320" w:hanging="360"/>
      </w:pPr>
      <w:rPr>
        <w:rFonts w:ascii="Wingdings" w:hAnsi="Wingdings" w:hint="default"/>
      </w:rPr>
    </w:lvl>
    <w:lvl w:ilvl="6" w:tplc="9496C0D6">
      <w:start w:val="1"/>
      <w:numFmt w:val="bullet"/>
      <w:lvlText w:val=""/>
      <w:lvlJc w:val="left"/>
      <w:pPr>
        <w:ind w:left="5040" w:hanging="360"/>
      </w:pPr>
      <w:rPr>
        <w:rFonts w:ascii="Symbol" w:hAnsi="Symbol" w:hint="default"/>
      </w:rPr>
    </w:lvl>
    <w:lvl w:ilvl="7" w:tplc="49189960">
      <w:start w:val="1"/>
      <w:numFmt w:val="bullet"/>
      <w:lvlText w:val="o"/>
      <w:lvlJc w:val="left"/>
      <w:pPr>
        <w:ind w:left="5760" w:hanging="360"/>
      </w:pPr>
      <w:rPr>
        <w:rFonts w:ascii="Courier New" w:hAnsi="Courier New" w:hint="default"/>
      </w:rPr>
    </w:lvl>
    <w:lvl w:ilvl="8" w:tplc="73CE2916">
      <w:start w:val="1"/>
      <w:numFmt w:val="bullet"/>
      <w:lvlText w:val=""/>
      <w:lvlJc w:val="left"/>
      <w:pPr>
        <w:ind w:left="6480" w:hanging="360"/>
      </w:pPr>
      <w:rPr>
        <w:rFonts w:ascii="Wingdings" w:hAnsi="Wingdings" w:hint="default"/>
      </w:rPr>
    </w:lvl>
  </w:abstractNum>
  <w:abstractNum w:abstractNumId="36" w15:restartNumberingAfterBreak="0">
    <w:nsid w:val="188475C0"/>
    <w:multiLevelType w:val="hybridMultilevel"/>
    <w:tmpl w:val="6FDE0B24"/>
    <w:lvl w:ilvl="0" w:tplc="A36E1F04">
      <w:start w:val="1"/>
      <w:numFmt w:val="bullet"/>
      <w:lvlText w:val=""/>
      <w:lvlJc w:val="left"/>
      <w:pPr>
        <w:ind w:left="720" w:hanging="360"/>
      </w:pPr>
      <w:rPr>
        <w:rFonts w:ascii="Symbol" w:hAnsi="Symbol" w:hint="default"/>
      </w:rPr>
    </w:lvl>
    <w:lvl w:ilvl="1" w:tplc="5B1A5174">
      <w:start w:val="1"/>
      <w:numFmt w:val="bullet"/>
      <w:lvlText w:val="o"/>
      <w:lvlJc w:val="left"/>
      <w:pPr>
        <w:ind w:left="1440" w:hanging="360"/>
      </w:pPr>
      <w:rPr>
        <w:rFonts w:ascii="Courier New" w:hAnsi="Courier New" w:hint="default"/>
      </w:rPr>
    </w:lvl>
    <w:lvl w:ilvl="2" w:tplc="5380A9F4">
      <w:start w:val="1"/>
      <w:numFmt w:val="bullet"/>
      <w:lvlText w:val=""/>
      <w:lvlJc w:val="left"/>
      <w:pPr>
        <w:ind w:left="2160" w:hanging="360"/>
      </w:pPr>
      <w:rPr>
        <w:rFonts w:ascii="Wingdings" w:hAnsi="Wingdings" w:hint="default"/>
      </w:rPr>
    </w:lvl>
    <w:lvl w:ilvl="3" w:tplc="8C66909A">
      <w:start w:val="1"/>
      <w:numFmt w:val="bullet"/>
      <w:lvlText w:val=""/>
      <w:lvlJc w:val="left"/>
      <w:pPr>
        <w:ind w:left="2880" w:hanging="360"/>
      </w:pPr>
      <w:rPr>
        <w:rFonts w:ascii="Symbol" w:hAnsi="Symbol" w:hint="default"/>
      </w:rPr>
    </w:lvl>
    <w:lvl w:ilvl="4" w:tplc="D53AA7E0">
      <w:start w:val="1"/>
      <w:numFmt w:val="bullet"/>
      <w:lvlText w:val="o"/>
      <w:lvlJc w:val="left"/>
      <w:pPr>
        <w:ind w:left="3600" w:hanging="360"/>
      </w:pPr>
      <w:rPr>
        <w:rFonts w:ascii="Courier New" w:hAnsi="Courier New" w:hint="default"/>
      </w:rPr>
    </w:lvl>
    <w:lvl w:ilvl="5" w:tplc="CC42A184">
      <w:start w:val="1"/>
      <w:numFmt w:val="bullet"/>
      <w:lvlText w:val=""/>
      <w:lvlJc w:val="left"/>
      <w:pPr>
        <w:ind w:left="4320" w:hanging="360"/>
      </w:pPr>
      <w:rPr>
        <w:rFonts w:ascii="Wingdings" w:hAnsi="Wingdings" w:hint="default"/>
      </w:rPr>
    </w:lvl>
    <w:lvl w:ilvl="6" w:tplc="C29C665A">
      <w:start w:val="1"/>
      <w:numFmt w:val="bullet"/>
      <w:lvlText w:val=""/>
      <w:lvlJc w:val="left"/>
      <w:pPr>
        <w:ind w:left="5040" w:hanging="360"/>
      </w:pPr>
      <w:rPr>
        <w:rFonts w:ascii="Symbol" w:hAnsi="Symbol" w:hint="default"/>
      </w:rPr>
    </w:lvl>
    <w:lvl w:ilvl="7" w:tplc="07800074">
      <w:start w:val="1"/>
      <w:numFmt w:val="bullet"/>
      <w:lvlText w:val="o"/>
      <w:lvlJc w:val="left"/>
      <w:pPr>
        <w:ind w:left="5760" w:hanging="360"/>
      </w:pPr>
      <w:rPr>
        <w:rFonts w:ascii="Courier New" w:hAnsi="Courier New" w:hint="default"/>
      </w:rPr>
    </w:lvl>
    <w:lvl w:ilvl="8" w:tplc="B32C4ADA">
      <w:start w:val="1"/>
      <w:numFmt w:val="bullet"/>
      <w:lvlText w:val=""/>
      <w:lvlJc w:val="left"/>
      <w:pPr>
        <w:ind w:left="6480" w:hanging="360"/>
      </w:pPr>
      <w:rPr>
        <w:rFonts w:ascii="Wingdings" w:hAnsi="Wingdings" w:hint="default"/>
      </w:rPr>
    </w:lvl>
  </w:abstractNum>
  <w:abstractNum w:abstractNumId="37" w15:restartNumberingAfterBreak="0">
    <w:nsid w:val="1A9691B4"/>
    <w:multiLevelType w:val="hybridMultilevel"/>
    <w:tmpl w:val="16EC9BE0"/>
    <w:lvl w:ilvl="0" w:tplc="5D645A72">
      <w:start w:val="1"/>
      <w:numFmt w:val="bullet"/>
      <w:lvlText w:val=""/>
      <w:lvlJc w:val="left"/>
      <w:pPr>
        <w:ind w:left="720" w:hanging="360"/>
      </w:pPr>
      <w:rPr>
        <w:rFonts w:ascii="Symbol" w:hAnsi="Symbol" w:hint="default"/>
      </w:rPr>
    </w:lvl>
    <w:lvl w:ilvl="1" w:tplc="3FF27EA6">
      <w:start w:val="1"/>
      <w:numFmt w:val="bullet"/>
      <w:lvlText w:val="o"/>
      <w:lvlJc w:val="left"/>
      <w:pPr>
        <w:ind w:left="1440" w:hanging="360"/>
      </w:pPr>
      <w:rPr>
        <w:rFonts w:ascii="Courier New" w:hAnsi="Courier New" w:hint="default"/>
      </w:rPr>
    </w:lvl>
    <w:lvl w:ilvl="2" w:tplc="137E2C0C">
      <w:start w:val="1"/>
      <w:numFmt w:val="bullet"/>
      <w:lvlText w:val=""/>
      <w:lvlJc w:val="left"/>
      <w:pPr>
        <w:ind w:left="2160" w:hanging="360"/>
      </w:pPr>
      <w:rPr>
        <w:rFonts w:ascii="Wingdings" w:hAnsi="Wingdings" w:hint="default"/>
      </w:rPr>
    </w:lvl>
    <w:lvl w:ilvl="3" w:tplc="199845EA">
      <w:start w:val="1"/>
      <w:numFmt w:val="bullet"/>
      <w:lvlText w:val=""/>
      <w:lvlJc w:val="left"/>
      <w:pPr>
        <w:ind w:left="2880" w:hanging="360"/>
      </w:pPr>
      <w:rPr>
        <w:rFonts w:ascii="Symbol" w:hAnsi="Symbol" w:hint="default"/>
      </w:rPr>
    </w:lvl>
    <w:lvl w:ilvl="4" w:tplc="83DE73F8">
      <w:start w:val="1"/>
      <w:numFmt w:val="bullet"/>
      <w:lvlText w:val="o"/>
      <w:lvlJc w:val="left"/>
      <w:pPr>
        <w:ind w:left="3600" w:hanging="360"/>
      </w:pPr>
      <w:rPr>
        <w:rFonts w:ascii="Courier New" w:hAnsi="Courier New" w:hint="default"/>
      </w:rPr>
    </w:lvl>
    <w:lvl w:ilvl="5" w:tplc="8F08A408">
      <w:start w:val="1"/>
      <w:numFmt w:val="bullet"/>
      <w:lvlText w:val=""/>
      <w:lvlJc w:val="left"/>
      <w:pPr>
        <w:ind w:left="4320" w:hanging="360"/>
      </w:pPr>
      <w:rPr>
        <w:rFonts w:ascii="Wingdings" w:hAnsi="Wingdings" w:hint="default"/>
      </w:rPr>
    </w:lvl>
    <w:lvl w:ilvl="6" w:tplc="398646CA">
      <w:start w:val="1"/>
      <w:numFmt w:val="bullet"/>
      <w:lvlText w:val=""/>
      <w:lvlJc w:val="left"/>
      <w:pPr>
        <w:ind w:left="5040" w:hanging="360"/>
      </w:pPr>
      <w:rPr>
        <w:rFonts w:ascii="Symbol" w:hAnsi="Symbol" w:hint="default"/>
      </w:rPr>
    </w:lvl>
    <w:lvl w:ilvl="7" w:tplc="45FC2464">
      <w:start w:val="1"/>
      <w:numFmt w:val="bullet"/>
      <w:lvlText w:val="o"/>
      <w:lvlJc w:val="left"/>
      <w:pPr>
        <w:ind w:left="5760" w:hanging="360"/>
      </w:pPr>
      <w:rPr>
        <w:rFonts w:ascii="Courier New" w:hAnsi="Courier New" w:hint="default"/>
      </w:rPr>
    </w:lvl>
    <w:lvl w:ilvl="8" w:tplc="7FE633A8">
      <w:start w:val="1"/>
      <w:numFmt w:val="bullet"/>
      <w:lvlText w:val=""/>
      <w:lvlJc w:val="left"/>
      <w:pPr>
        <w:ind w:left="6480" w:hanging="360"/>
      </w:pPr>
      <w:rPr>
        <w:rFonts w:ascii="Wingdings" w:hAnsi="Wingdings" w:hint="default"/>
      </w:rPr>
    </w:lvl>
  </w:abstractNum>
  <w:abstractNum w:abstractNumId="38" w15:restartNumberingAfterBreak="0">
    <w:nsid w:val="1AF2F61F"/>
    <w:multiLevelType w:val="hybridMultilevel"/>
    <w:tmpl w:val="93744BB8"/>
    <w:lvl w:ilvl="0" w:tplc="4EF8E5E8">
      <w:start w:val="1"/>
      <w:numFmt w:val="bullet"/>
      <w:lvlText w:val=""/>
      <w:lvlJc w:val="left"/>
      <w:pPr>
        <w:ind w:left="720" w:hanging="360"/>
      </w:pPr>
      <w:rPr>
        <w:rFonts w:ascii="Symbol" w:hAnsi="Symbol" w:hint="default"/>
      </w:rPr>
    </w:lvl>
    <w:lvl w:ilvl="1" w:tplc="795427BA">
      <w:start w:val="1"/>
      <w:numFmt w:val="bullet"/>
      <w:lvlText w:val="o"/>
      <w:lvlJc w:val="left"/>
      <w:pPr>
        <w:ind w:left="1440" w:hanging="360"/>
      </w:pPr>
      <w:rPr>
        <w:rFonts w:ascii="Courier New" w:hAnsi="Courier New" w:hint="default"/>
      </w:rPr>
    </w:lvl>
    <w:lvl w:ilvl="2" w:tplc="588447F6">
      <w:start w:val="1"/>
      <w:numFmt w:val="bullet"/>
      <w:lvlText w:val=""/>
      <w:lvlJc w:val="left"/>
      <w:pPr>
        <w:ind w:left="2160" w:hanging="360"/>
      </w:pPr>
      <w:rPr>
        <w:rFonts w:ascii="Wingdings" w:hAnsi="Wingdings" w:hint="default"/>
      </w:rPr>
    </w:lvl>
    <w:lvl w:ilvl="3" w:tplc="FDBC9DD4">
      <w:start w:val="1"/>
      <w:numFmt w:val="bullet"/>
      <w:lvlText w:val=""/>
      <w:lvlJc w:val="left"/>
      <w:pPr>
        <w:ind w:left="2880" w:hanging="360"/>
      </w:pPr>
      <w:rPr>
        <w:rFonts w:ascii="Symbol" w:hAnsi="Symbol" w:hint="default"/>
      </w:rPr>
    </w:lvl>
    <w:lvl w:ilvl="4" w:tplc="735E7D6A">
      <w:start w:val="1"/>
      <w:numFmt w:val="bullet"/>
      <w:lvlText w:val="o"/>
      <w:lvlJc w:val="left"/>
      <w:pPr>
        <w:ind w:left="3600" w:hanging="360"/>
      </w:pPr>
      <w:rPr>
        <w:rFonts w:ascii="Courier New" w:hAnsi="Courier New" w:hint="default"/>
      </w:rPr>
    </w:lvl>
    <w:lvl w:ilvl="5" w:tplc="BF14E946">
      <w:start w:val="1"/>
      <w:numFmt w:val="bullet"/>
      <w:lvlText w:val=""/>
      <w:lvlJc w:val="left"/>
      <w:pPr>
        <w:ind w:left="4320" w:hanging="360"/>
      </w:pPr>
      <w:rPr>
        <w:rFonts w:ascii="Wingdings" w:hAnsi="Wingdings" w:hint="default"/>
      </w:rPr>
    </w:lvl>
    <w:lvl w:ilvl="6" w:tplc="B1A47C62">
      <w:start w:val="1"/>
      <w:numFmt w:val="bullet"/>
      <w:lvlText w:val=""/>
      <w:lvlJc w:val="left"/>
      <w:pPr>
        <w:ind w:left="5040" w:hanging="360"/>
      </w:pPr>
      <w:rPr>
        <w:rFonts w:ascii="Symbol" w:hAnsi="Symbol" w:hint="default"/>
      </w:rPr>
    </w:lvl>
    <w:lvl w:ilvl="7" w:tplc="34A63B9A">
      <w:start w:val="1"/>
      <w:numFmt w:val="bullet"/>
      <w:lvlText w:val="o"/>
      <w:lvlJc w:val="left"/>
      <w:pPr>
        <w:ind w:left="5760" w:hanging="360"/>
      </w:pPr>
      <w:rPr>
        <w:rFonts w:ascii="Courier New" w:hAnsi="Courier New" w:hint="default"/>
      </w:rPr>
    </w:lvl>
    <w:lvl w:ilvl="8" w:tplc="DCE6DCCE">
      <w:start w:val="1"/>
      <w:numFmt w:val="bullet"/>
      <w:lvlText w:val=""/>
      <w:lvlJc w:val="left"/>
      <w:pPr>
        <w:ind w:left="6480" w:hanging="360"/>
      </w:pPr>
      <w:rPr>
        <w:rFonts w:ascii="Wingdings" w:hAnsi="Wingdings" w:hint="default"/>
      </w:rPr>
    </w:lvl>
  </w:abstractNum>
  <w:abstractNum w:abstractNumId="39" w15:restartNumberingAfterBreak="0">
    <w:nsid w:val="1CD6C031"/>
    <w:multiLevelType w:val="hybridMultilevel"/>
    <w:tmpl w:val="9AF4FF2A"/>
    <w:lvl w:ilvl="0" w:tplc="81C04380">
      <w:start w:val="1"/>
      <w:numFmt w:val="decimal"/>
      <w:lvlText w:val="%1."/>
      <w:lvlJc w:val="left"/>
      <w:pPr>
        <w:ind w:left="720" w:hanging="360"/>
      </w:pPr>
    </w:lvl>
    <w:lvl w:ilvl="1" w:tplc="D1F2B76A">
      <w:start w:val="1"/>
      <w:numFmt w:val="lowerLetter"/>
      <w:lvlText w:val="%2."/>
      <w:lvlJc w:val="left"/>
      <w:pPr>
        <w:ind w:left="1440" w:hanging="360"/>
      </w:pPr>
    </w:lvl>
    <w:lvl w:ilvl="2" w:tplc="0D04CEAA">
      <w:start w:val="1"/>
      <w:numFmt w:val="lowerRoman"/>
      <w:lvlText w:val="%3."/>
      <w:lvlJc w:val="right"/>
      <w:pPr>
        <w:ind w:left="2160" w:hanging="180"/>
      </w:pPr>
    </w:lvl>
    <w:lvl w:ilvl="3" w:tplc="CE3C4F26">
      <w:start w:val="1"/>
      <w:numFmt w:val="decimal"/>
      <w:lvlText w:val="%4."/>
      <w:lvlJc w:val="left"/>
      <w:pPr>
        <w:ind w:left="2880" w:hanging="360"/>
      </w:pPr>
    </w:lvl>
    <w:lvl w:ilvl="4" w:tplc="EC2CEEBE">
      <w:start w:val="1"/>
      <w:numFmt w:val="lowerLetter"/>
      <w:lvlText w:val="%5."/>
      <w:lvlJc w:val="left"/>
      <w:pPr>
        <w:ind w:left="3600" w:hanging="360"/>
      </w:pPr>
    </w:lvl>
    <w:lvl w:ilvl="5" w:tplc="B86EDC96">
      <w:start w:val="1"/>
      <w:numFmt w:val="lowerRoman"/>
      <w:lvlText w:val="%6."/>
      <w:lvlJc w:val="right"/>
      <w:pPr>
        <w:ind w:left="4320" w:hanging="180"/>
      </w:pPr>
    </w:lvl>
    <w:lvl w:ilvl="6" w:tplc="F2205ED0">
      <w:start w:val="1"/>
      <w:numFmt w:val="decimal"/>
      <w:lvlText w:val="%7."/>
      <w:lvlJc w:val="left"/>
      <w:pPr>
        <w:ind w:left="5040" w:hanging="360"/>
      </w:pPr>
    </w:lvl>
    <w:lvl w:ilvl="7" w:tplc="D0C0F208">
      <w:start w:val="1"/>
      <w:numFmt w:val="lowerLetter"/>
      <w:lvlText w:val="%8."/>
      <w:lvlJc w:val="left"/>
      <w:pPr>
        <w:ind w:left="5760" w:hanging="360"/>
      </w:pPr>
    </w:lvl>
    <w:lvl w:ilvl="8" w:tplc="A98ABC30">
      <w:start w:val="1"/>
      <w:numFmt w:val="lowerRoman"/>
      <w:lvlText w:val="%9."/>
      <w:lvlJc w:val="right"/>
      <w:pPr>
        <w:ind w:left="6480" w:hanging="180"/>
      </w:pPr>
    </w:lvl>
  </w:abstractNum>
  <w:abstractNum w:abstractNumId="40" w15:restartNumberingAfterBreak="0">
    <w:nsid w:val="1DD1F663"/>
    <w:multiLevelType w:val="multilevel"/>
    <w:tmpl w:val="134828F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1" w15:restartNumberingAfterBreak="0">
    <w:nsid w:val="1E576B2E"/>
    <w:multiLevelType w:val="hybridMultilevel"/>
    <w:tmpl w:val="5B9A9A56"/>
    <w:lvl w:ilvl="0" w:tplc="58A06058">
      <w:start w:val="1"/>
      <w:numFmt w:val="decimal"/>
      <w:lvlText w:val="%1."/>
      <w:lvlJc w:val="left"/>
      <w:pPr>
        <w:ind w:left="720" w:hanging="360"/>
      </w:pPr>
    </w:lvl>
    <w:lvl w:ilvl="1" w:tplc="670A5DDC">
      <w:start w:val="1"/>
      <w:numFmt w:val="lowerLetter"/>
      <w:lvlText w:val="%2."/>
      <w:lvlJc w:val="left"/>
      <w:pPr>
        <w:ind w:left="1440" w:hanging="360"/>
      </w:pPr>
    </w:lvl>
    <w:lvl w:ilvl="2" w:tplc="3D08ACE6">
      <w:start w:val="1"/>
      <w:numFmt w:val="lowerRoman"/>
      <w:lvlText w:val="%3."/>
      <w:lvlJc w:val="right"/>
      <w:pPr>
        <w:ind w:left="2160" w:hanging="180"/>
      </w:pPr>
    </w:lvl>
    <w:lvl w:ilvl="3" w:tplc="9BDE3682">
      <w:start w:val="1"/>
      <w:numFmt w:val="decimal"/>
      <w:lvlText w:val="%4."/>
      <w:lvlJc w:val="left"/>
      <w:pPr>
        <w:ind w:left="2880" w:hanging="360"/>
      </w:pPr>
    </w:lvl>
    <w:lvl w:ilvl="4" w:tplc="863C1F08">
      <w:start w:val="1"/>
      <w:numFmt w:val="lowerLetter"/>
      <w:lvlText w:val="%5."/>
      <w:lvlJc w:val="left"/>
      <w:pPr>
        <w:ind w:left="3600" w:hanging="360"/>
      </w:pPr>
    </w:lvl>
    <w:lvl w:ilvl="5" w:tplc="D78A7004">
      <w:start w:val="1"/>
      <w:numFmt w:val="lowerRoman"/>
      <w:lvlText w:val="%6."/>
      <w:lvlJc w:val="right"/>
      <w:pPr>
        <w:ind w:left="4320" w:hanging="180"/>
      </w:pPr>
    </w:lvl>
    <w:lvl w:ilvl="6" w:tplc="DBFAB406">
      <w:start w:val="1"/>
      <w:numFmt w:val="decimal"/>
      <w:lvlText w:val="%7."/>
      <w:lvlJc w:val="left"/>
      <w:pPr>
        <w:ind w:left="5040" w:hanging="360"/>
      </w:pPr>
    </w:lvl>
    <w:lvl w:ilvl="7" w:tplc="EAA42196">
      <w:start w:val="1"/>
      <w:numFmt w:val="lowerLetter"/>
      <w:lvlText w:val="%8."/>
      <w:lvlJc w:val="left"/>
      <w:pPr>
        <w:ind w:left="5760" w:hanging="360"/>
      </w:pPr>
    </w:lvl>
    <w:lvl w:ilvl="8" w:tplc="D26CF1B8">
      <w:start w:val="1"/>
      <w:numFmt w:val="lowerRoman"/>
      <w:lvlText w:val="%9."/>
      <w:lvlJc w:val="right"/>
      <w:pPr>
        <w:ind w:left="6480" w:hanging="180"/>
      </w:pPr>
    </w:lvl>
  </w:abstractNum>
  <w:abstractNum w:abstractNumId="42" w15:restartNumberingAfterBreak="0">
    <w:nsid w:val="1EA32281"/>
    <w:multiLevelType w:val="hybridMultilevel"/>
    <w:tmpl w:val="72E641C0"/>
    <w:lvl w:ilvl="0" w:tplc="B02C3506">
      <w:start w:val="1"/>
      <w:numFmt w:val="bullet"/>
      <w:lvlText w:val=""/>
      <w:lvlJc w:val="left"/>
      <w:pPr>
        <w:ind w:left="720" w:hanging="360"/>
      </w:pPr>
      <w:rPr>
        <w:rFonts w:ascii="Symbol" w:hAnsi="Symbol" w:hint="default"/>
      </w:rPr>
    </w:lvl>
    <w:lvl w:ilvl="1" w:tplc="B0FE8714">
      <w:start w:val="1"/>
      <w:numFmt w:val="bullet"/>
      <w:lvlText w:val="o"/>
      <w:lvlJc w:val="left"/>
      <w:pPr>
        <w:ind w:left="1440" w:hanging="360"/>
      </w:pPr>
      <w:rPr>
        <w:rFonts w:ascii="Courier New" w:hAnsi="Courier New" w:hint="default"/>
      </w:rPr>
    </w:lvl>
    <w:lvl w:ilvl="2" w:tplc="7A7A3BBE">
      <w:start w:val="1"/>
      <w:numFmt w:val="bullet"/>
      <w:lvlText w:val=""/>
      <w:lvlJc w:val="left"/>
      <w:pPr>
        <w:ind w:left="2160" w:hanging="360"/>
      </w:pPr>
      <w:rPr>
        <w:rFonts w:ascii="Wingdings" w:hAnsi="Wingdings" w:hint="default"/>
      </w:rPr>
    </w:lvl>
    <w:lvl w:ilvl="3" w:tplc="6A7CAEC2">
      <w:start w:val="1"/>
      <w:numFmt w:val="bullet"/>
      <w:lvlText w:val=""/>
      <w:lvlJc w:val="left"/>
      <w:pPr>
        <w:ind w:left="2880" w:hanging="360"/>
      </w:pPr>
      <w:rPr>
        <w:rFonts w:ascii="Symbol" w:hAnsi="Symbol" w:hint="default"/>
      </w:rPr>
    </w:lvl>
    <w:lvl w:ilvl="4" w:tplc="CE44A51C">
      <w:start w:val="1"/>
      <w:numFmt w:val="bullet"/>
      <w:lvlText w:val="o"/>
      <w:lvlJc w:val="left"/>
      <w:pPr>
        <w:ind w:left="3600" w:hanging="360"/>
      </w:pPr>
      <w:rPr>
        <w:rFonts w:ascii="Courier New" w:hAnsi="Courier New" w:hint="default"/>
      </w:rPr>
    </w:lvl>
    <w:lvl w:ilvl="5" w:tplc="C1EC19F4">
      <w:start w:val="1"/>
      <w:numFmt w:val="bullet"/>
      <w:lvlText w:val=""/>
      <w:lvlJc w:val="left"/>
      <w:pPr>
        <w:ind w:left="4320" w:hanging="360"/>
      </w:pPr>
      <w:rPr>
        <w:rFonts w:ascii="Wingdings" w:hAnsi="Wingdings" w:hint="default"/>
      </w:rPr>
    </w:lvl>
    <w:lvl w:ilvl="6" w:tplc="053E547C">
      <w:start w:val="1"/>
      <w:numFmt w:val="bullet"/>
      <w:lvlText w:val=""/>
      <w:lvlJc w:val="left"/>
      <w:pPr>
        <w:ind w:left="5040" w:hanging="360"/>
      </w:pPr>
      <w:rPr>
        <w:rFonts w:ascii="Symbol" w:hAnsi="Symbol" w:hint="default"/>
      </w:rPr>
    </w:lvl>
    <w:lvl w:ilvl="7" w:tplc="8D64AE6E">
      <w:start w:val="1"/>
      <w:numFmt w:val="bullet"/>
      <w:lvlText w:val="o"/>
      <w:lvlJc w:val="left"/>
      <w:pPr>
        <w:ind w:left="5760" w:hanging="360"/>
      </w:pPr>
      <w:rPr>
        <w:rFonts w:ascii="Courier New" w:hAnsi="Courier New" w:hint="default"/>
      </w:rPr>
    </w:lvl>
    <w:lvl w:ilvl="8" w:tplc="1D0E2794">
      <w:start w:val="1"/>
      <w:numFmt w:val="bullet"/>
      <w:lvlText w:val=""/>
      <w:lvlJc w:val="left"/>
      <w:pPr>
        <w:ind w:left="6480" w:hanging="360"/>
      </w:pPr>
      <w:rPr>
        <w:rFonts w:ascii="Wingdings" w:hAnsi="Wingdings" w:hint="default"/>
      </w:rPr>
    </w:lvl>
  </w:abstractNum>
  <w:abstractNum w:abstractNumId="43" w15:restartNumberingAfterBreak="0">
    <w:nsid w:val="1F0CE268"/>
    <w:multiLevelType w:val="hybridMultilevel"/>
    <w:tmpl w:val="A05682B0"/>
    <w:lvl w:ilvl="0" w:tplc="23AE1A30">
      <w:start w:val="1"/>
      <w:numFmt w:val="bullet"/>
      <w:lvlText w:val=""/>
      <w:lvlJc w:val="left"/>
      <w:pPr>
        <w:ind w:left="720" w:hanging="360"/>
      </w:pPr>
      <w:rPr>
        <w:rFonts w:ascii="Symbol" w:hAnsi="Symbol" w:hint="default"/>
      </w:rPr>
    </w:lvl>
    <w:lvl w:ilvl="1" w:tplc="F836D322">
      <w:start w:val="1"/>
      <w:numFmt w:val="bullet"/>
      <w:lvlText w:val="o"/>
      <w:lvlJc w:val="left"/>
      <w:pPr>
        <w:ind w:left="1440" w:hanging="360"/>
      </w:pPr>
      <w:rPr>
        <w:rFonts w:ascii="Courier New" w:hAnsi="Courier New" w:hint="default"/>
      </w:rPr>
    </w:lvl>
    <w:lvl w:ilvl="2" w:tplc="69F8DF88">
      <w:start w:val="1"/>
      <w:numFmt w:val="bullet"/>
      <w:lvlText w:val=""/>
      <w:lvlJc w:val="left"/>
      <w:pPr>
        <w:ind w:left="2160" w:hanging="360"/>
      </w:pPr>
      <w:rPr>
        <w:rFonts w:ascii="Wingdings" w:hAnsi="Wingdings" w:hint="default"/>
      </w:rPr>
    </w:lvl>
    <w:lvl w:ilvl="3" w:tplc="010A38E6">
      <w:start w:val="1"/>
      <w:numFmt w:val="bullet"/>
      <w:lvlText w:val=""/>
      <w:lvlJc w:val="left"/>
      <w:pPr>
        <w:ind w:left="2880" w:hanging="360"/>
      </w:pPr>
      <w:rPr>
        <w:rFonts w:ascii="Symbol" w:hAnsi="Symbol" w:hint="default"/>
      </w:rPr>
    </w:lvl>
    <w:lvl w:ilvl="4" w:tplc="426A7330">
      <w:start w:val="1"/>
      <w:numFmt w:val="bullet"/>
      <w:lvlText w:val="o"/>
      <w:lvlJc w:val="left"/>
      <w:pPr>
        <w:ind w:left="3600" w:hanging="360"/>
      </w:pPr>
      <w:rPr>
        <w:rFonts w:ascii="Courier New" w:hAnsi="Courier New" w:hint="default"/>
      </w:rPr>
    </w:lvl>
    <w:lvl w:ilvl="5" w:tplc="58529CD0">
      <w:start w:val="1"/>
      <w:numFmt w:val="bullet"/>
      <w:lvlText w:val=""/>
      <w:lvlJc w:val="left"/>
      <w:pPr>
        <w:ind w:left="4320" w:hanging="360"/>
      </w:pPr>
      <w:rPr>
        <w:rFonts w:ascii="Wingdings" w:hAnsi="Wingdings" w:hint="default"/>
      </w:rPr>
    </w:lvl>
    <w:lvl w:ilvl="6" w:tplc="61CA0862">
      <w:start w:val="1"/>
      <w:numFmt w:val="bullet"/>
      <w:lvlText w:val=""/>
      <w:lvlJc w:val="left"/>
      <w:pPr>
        <w:ind w:left="5040" w:hanging="360"/>
      </w:pPr>
      <w:rPr>
        <w:rFonts w:ascii="Symbol" w:hAnsi="Symbol" w:hint="default"/>
      </w:rPr>
    </w:lvl>
    <w:lvl w:ilvl="7" w:tplc="0AEA17A8">
      <w:start w:val="1"/>
      <w:numFmt w:val="bullet"/>
      <w:lvlText w:val="o"/>
      <w:lvlJc w:val="left"/>
      <w:pPr>
        <w:ind w:left="5760" w:hanging="360"/>
      </w:pPr>
      <w:rPr>
        <w:rFonts w:ascii="Courier New" w:hAnsi="Courier New" w:hint="default"/>
      </w:rPr>
    </w:lvl>
    <w:lvl w:ilvl="8" w:tplc="EF683096">
      <w:start w:val="1"/>
      <w:numFmt w:val="bullet"/>
      <w:lvlText w:val=""/>
      <w:lvlJc w:val="left"/>
      <w:pPr>
        <w:ind w:left="6480" w:hanging="360"/>
      </w:pPr>
      <w:rPr>
        <w:rFonts w:ascii="Wingdings" w:hAnsi="Wingdings" w:hint="default"/>
      </w:rPr>
    </w:lvl>
  </w:abstractNum>
  <w:abstractNum w:abstractNumId="44" w15:restartNumberingAfterBreak="0">
    <w:nsid w:val="1F1BF2E8"/>
    <w:multiLevelType w:val="hybridMultilevel"/>
    <w:tmpl w:val="0660F7EC"/>
    <w:lvl w:ilvl="0" w:tplc="9AB81E4E">
      <w:start w:val="1"/>
      <w:numFmt w:val="bullet"/>
      <w:lvlText w:val=""/>
      <w:lvlJc w:val="left"/>
      <w:pPr>
        <w:ind w:left="720" w:hanging="360"/>
      </w:pPr>
      <w:rPr>
        <w:rFonts w:ascii="Symbol" w:hAnsi="Symbol" w:hint="default"/>
      </w:rPr>
    </w:lvl>
    <w:lvl w:ilvl="1" w:tplc="DFA41746">
      <w:start w:val="1"/>
      <w:numFmt w:val="bullet"/>
      <w:lvlText w:val="o"/>
      <w:lvlJc w:val="left"/>
      <w:pPr>
        <w:ind w:left="1440" w:hanging="360"/>
      </w:pPr>
      <w:rPr>
        <w:rFonts w:ascii="Courier New" w:hAnsi="Courier New" w:hint="default"/>
      </w:rPr>
    </w:lvl>
    <w:lvl w:ilvl="2" w:tplc="601A3328">
      <w:start w:val="1"/>
      <w:numFmt w:val="bullet"/>
      <w:lvlText w:val=""/>
      <w:lvlJc w:val="left"/>
      <w:pPr>
        <w:ind w:left="2160" w:hanging="360"/>
      </w:pPr>
      <w:rPr>
        <w:rFonts w:ascii="Wingdings" w:hAnsi="Wingdings" w:hint="default"/>
      </w:rPr>
    </w:lvl>
    <w:lvl w:ilvl="3" w:tplc="E196BA42">
      <w:start w:val="1"/>
      <w:numFmt w:val="bullet"/>
      <w:lvlText w:val=""/>
      <w:lvlJc w:val="left"/>
      <w:pPr>
        <w:ind w:left="2880" w:hanging="360"/>
      </w:pPr>
      <w:rPr>
        <w:rFonts w:ascii="Symbol" w:hAnsi="Symbol" w:hint="default"/>
      </w:rPr>
    </w:lvl>
    <w:lvl w:ilvl="4" w:tplc="F904A97A">
      <w:start w:val="1"/>
      <w:numFmt w:val="bullet"/>
      <w:lvlText w:val="o"/>
      <w:lvlJc w:val="left"/>
      <w:pPr>
        <w:ind w:left="3600" w:hanging="360"/>
      </w:pPr>
      <w:rPr>
        <w:rFonts w:ascii="Courier New" w:hAnsi="Courier New" w:hint="default"/>
      </w:rPr>
    </w:lvl>
    <w:lvl w:ilvl="5" w:tplc="4298529C">
      <w:start w:val="1"/>
      <w:numFmt w:val="bullet"/>
      <w:lvlText w:val=""/>
      <w:lvlJc w:val="left"/>
      <w:pPr>
        <w:ind w:left="4320" w:hanging="360"/>
      </w:pPr>
      <w:rPr>
        <w:rFonts w:ascii="Wingdings" w:hAnsi="Wingdings" w:hint="default"/>
      </w:rPr>
    </w:lvl>
    <w:lvl w:ilvl="6" w:tplc="85EC3CD2">
      <w:start w:val="1"/>
      <w:numFmt w:val="bullet"/>
      <w:lvlText w:val=""/>
      <w:lvlJc w:val="left"/>
      <w:pPr>
        <w:ind w:left="5040" w:hanging="360"/>
      </w:pPr>
      <w:rPr>
        <w:rFonts w:ascii="Symbol" w:hAnsi="Symbol" w:hint="default"/>
      </w:rPr>
    </w:lvl>
    <w:lvl w:ilvl="7" w:tplc="8F8C8BBA">
      <w:start w:val="1"/>
      <w:numFmt w:val="bullet"/>
      <w:lvlText w:val="o"/>
      <w:lvlJc w:val="left"/>
      <w:pPr>
        <w:ind w:left="5760" w:hanging="360"/>
      </w:pPr>
      <w:rPr>
        <w:rFonts w:ascii="Courier New" w:hAnsi="Courier New" w:hint="default"/>
      </w:rPr>
    </w:lvl>
    <w:lvl w:ilvl="8" w:tplc="D0C00F88">
      <w:start w:val="1"/>
      <w:numFmt w:val="bullet"/>
      <w:lvlText w:val=""/>
      <w:lvlJc w:val="left"/>
      <w:pPr>
        <w:ind w:left="6480" w:hanging="360"/>
      </w:pPr>
      <w:rPr>
        <w:rFonts w:ascii="Wingdings" w:hAnsi="Wingdings" w:hint="default"/>
      </w:rPr>
    </w:lvl>
  </w:abstractNum>
  <w:abstractNum w:abstractNumId="45" w15:restartNumberingAfterBreak="0">
    <w:nsid w:val="1F7D3334"/>
    <w:multiLevelType w:val="hybridMultilevel"/>
    <w:tmpl w:val="15CCB882"/>
    <w:lvl w:ilvl="0" w:tplc="C5A4BCC2">
      <w:start w:val="4"/>
      <w:numFmt w:val="decimal"/>
      <w:lvlText w:val="%1."/>
      <w:lvlJc w:val="left"/>
      <w:pPr>
        <w:ind w:left="720" w:hanging="360"/>
      </w:pPr>
    </w:lvl>
    <w:lvl w:ilvl="1" w:tplc="18BC2396">
      <w:start w:val="1"/>
      <w:numFmt w:val="lowerLetter"/>
      <w:lvlText w:val="%2."/>
      <w:lvlJc w:val="left"/>
      <w:pPr>
        <w:ind w:left="1440" w:hanging="360"/>
      </w:pPr>
    </w:lvl>
    <w:lvl w:ilvl="2" w:tplc="786C3DAE">
      <w:start w:val="1"/>
      <w:numFmt w:val="lowerRoman"/>
      <w:lvlText w:val="%3."/>
      <w:lvlJc w:val="right"/>
      <w:pPr>
        <w:ind w:left="2160" w:hanging="180"/>
      </w:pPr>
    </w:lvl>
    <w:lvl w:ilvl="3" w:tplc="B52A8A34">
      <w:start w:val="1"/>
      <w:numFmt w:val="decimal"/>
      <w:lvlText w:val="%4."/>
      <w:lvlJc w:val="left"/>
      <w:pPr>
        <w:ind w:left="2880" w:hanging="360"/>
      </w:pPr>
    </w:lvl>
    <w:lvl w:ilvl="4" w:tplc="68667AD4">
      <w:start w:val="1"/>
      <w:numFmt w:val="lowerLetter"/>
      <w:lvlText w:val="%5."/>
      <w:lvlJc w:val="left"/>
      <w:pPr>
        <w:ind w:left="3600" w:hanging="360"/>
      </w:pPr>
    </w:lvl>
    <w:lvl w:ilvl="5" w:tplc="836EAB7C">
      <w:start w:val="1"/>
      <w:numFmt w:val="lowerRoman"/>
      <w:lvlText w:val="%6."/>
      <w:lvlJc w:val="right"/>
      <w:pPr>
        <w:ind w:left="4320" w:hanging="180"/>
      </w:pPr>
    </w:lvl>
    <w:lvl w:ilvl="6" w:tplc="391C7364">
      <w:start w:val="1"/>
      <w:numFmt w:val="decimal"/>
      <w:lvlText w:val="%7."/>
      <w:lvlJc w:val="left"/>
      <w:pPr>
        <w:ind w:left="5040" w:hanging="360"/>
      </w:pPr>
    </w:lvl>
    <w:lvl w:ilvl="7" w:tplc="22EE46AC">
      <w:start w:val="1"/>
      <w:numFmt w:val="lowerLetter"/>
      <w:lvlText w:val="%8."/>
      <w:lvlJc w:val="left"/>
      <w:pPr>
        <w:ind w:left="5760" w:hanging="360"/>
      </w:pPr>
    </w:lvl>
    <w:lvl w:ilvl="8" w:tplc="BF386080">
      <w:start w:val="1"/>
      <w:numFmt w:val="lowerRoman"/>
      <w:lvlText w:val="%9."/>
      <w:lvlJc w:val="right"/>
      <w:pPr>
        <w:ind w:left="6480" w:hanging="180"/>
      </w:pPr>
    </w:lvl>
  </w:abstractNum>
  <w:abstractNum w:abstractNumId="46" w15:restartNumberingAfterBreak="0">
    <w:nsid w:val="1F925F3F"/>
    <w:multiLevelType w:val="hybridMultilevel"/>
    <w:tmpl w:val="DC3CAE5C"/>
    <w:lvl w:ilvl="0" w:tplc="838AC4C8">
      <w:start w:val="1"/>
      <w:numFmt w:val="bullet"/>
      <w:lvlText w:val=""/>
      <w:lvlJc w:val="left"/>
      <w:pPr>
        <w:ind w:left="720" w:hanging="360"/>
      </w:pPr>
      <w:rPr>
        <w:rFonts w:ascii="Symbol" w:hAnsi="Symbol" w:hint="default"/>
      </w:rPr>
    </w:lvl>
    <w:lvl w:ilvl="1" w:tplc="E2CC48D2">
      <w:start w:val="1"/>
      <w:numFmt w:val="bullet"/>
      <w:lvlText w:val="o"/>
      <w:lvlJc w:val="left"/>
      <w:pPr>
        <w:ind w:left="1440" w:hanging="360"/>
      </w:pPr>
      <w:rPr>
        <w:rFonts w:ascii="Courier New" w:hAnsi="Courier New" w:hint="default"/>
      </w:rPr>
    </w:lvl>
    <w:lvl w:ilvl="2" w:tplc="33C6C260">
      <w:start w:val="1"/>
      <w:numFmt w:val="bullet"/>
      <w:lvlText w:val=""/>
      <w:lvlJc w:val="left"/>
      <w:pPr>
        <w:ind w:left="2160" w:hanging="360"/>
      </w:pPr>
      <w:rPr>
        <w:rFonts w:ascii="Wingdings" w:hAnsi="Wingdings" w:hint="default"/>
      </w:rPr>
    </w:lvl>
    <w:lvl w:ilvl="3" w:tplc="4EE4D632">
      <w:start w:val="1"/>
      <w:numFmt w:val="bullet"/>
      <w:lvlText w:val=""/>
      <w:lvlJc w:val="left"/>
      <w:pPr>
        <w:ind w:left="2880" w:hanging="360"/>
      </w:pPr>
      <w:rPr>
        <w:rFonts w:ascii="Symbol" w:hAnsi="Symbol" w:hint="default"/>
      </w:rPr>
    </w:lvl>
    <w:lvl w:ilvl="4" w:tplc="BF16247E">
      <w:start w:val="1"/>
      <w:numFmt w:val="bullet"/>
      <w:lvlText w:val="o"/>
      <w:lvlJc w:val="left"/>
      <w:pPr>
        <w:ind w:left="3600" w:hanging="360"/>
      </w:pPr>
      <w:rPr>
        <w:rFonts w:ascii="Courier New" w:hAnsi="Courier New" w:hint="default"/>
      </w:rPr>
    </w:lvl>
    <w:lvl w:ilvl="5" w:tplc="76ACFF44">
      <w:start w:val="1"/>
      <w:numFmt w:val="bullet"/>
      <w:lvlText w:val=""/>
      <w:lvlJc w:val="left"/>
      <w:pPr>
        <w:ind w:left="4320" w:hanging="360"/>
      </w:pPr>
      <w:rPr>
        <w:rFonts w:ascii="Wingdings" w:hAnsi="Wingdings" w:hint="default"/>
      </w:rPr>
    </w:lvl>
    <w:lvl w:ilvl="6" w:tplc="8ECA50A4">
      <w:start w:val="1"/>
      <w:numFmt w:val="bullet"/>
      <w:lvlText w:val=""/>
      <w:lvlJc w:val="left"/>
      <w:pPr>
        <w:ind w:left="5040" w:hanging="360"/>
      </w:pPr>
      <w:rPr>
        <w:rFonts w:ascii="Symbol" w:hAnsi="Symbol" w:hint="default"/>
      </w:rPr>
    </w:lvl>
    <w:lvl w:ilvl="7" w:tplc="0D725166">
      <w:start w:val="1"/>
      <w:numFmt w:val="bullet"/>
      <w:lvlText w:val="o"/>
      <w:lvlJc w:val="left"/>
      <w:pPr>
        <w:ind w:left="5760" w:hanging="360"/>
      </w:pPr>
      <w:rPr>
        <w:rFonts w:ascii="Courier New" w:hAnsi="Courier New" w:hint="default"/>
      </w:rPr>
    </w:lvl>
    <w:lvl w:ilvl="8" w:tplc="1760106A">
      <w:start w:val="1"/>
      <w:numFmt w:val="bullet"/>
      <w:lvlText w:val=""/>
      <w:lvlJc w:val="left"/>
      <w:pPr>
        <w:ind w:left="6480" w:hanging="360"/>
      </w:pPr>
      <w:rPr>
        <w:rFonts w:ascii="Wingdings" w:hAnsi="Wingdings" w:hint="default"/>
      </w:rPr>
    </w:lvl>
  </w:abstractNum>
  <w:abstractNum w:abstractNumId="47" w15:restartNumberingAfterBreak="0">
    <w:nsid w:val="20A114C2"/>
    <w:multiLevelType w:val="hybridMultilevel"/>
    <w:tmpl w:val="24E84DC0"/>
    <w:lvl w:ilvl="0" w:tplc="2BC803C6">
      <w:start w:val="1"/>
      <w:numFmt w:val="bullet"/>
      <w:lvlText w:val=""/>
      <w:lvlJc w:val="left"/>
      <w:pPr>
        <w:ind w:left="720" w:hanging="360"/>
      </w:pPr>
      <w:rPr>
        <w:rFonts w:ascii="Symbol" w:hAnsi="Symbol" w:hint="default"/>
      </w:rPr>
    </w:lvl>
    <w:lvl w:ilvl="1" w:tplc="3FF64BAA">
      <w:start w:val="1"/>
      <w:numFmt w:val="bullet"/>
      <w:lvlText w:val="o"/>
      <w:lvlJc w:val="left"/>
      <w:pPr>
        <w:ind w:left="1440" w:hanging="360"/>
      </w:pPr>
      <w:rPr>
        <w:rFonts w:ascii="Courier New" w:hAnsi="Courier New" w:hint="default"/>
      </w:rPr>
    </w:lvl>
    <w:lvl w:ilvl="2" w:tplc="45EAAF98">
      <w:start w:val="1"/>
      <w:numFmt w:val="bullet"/>
      <w:lvlText w:val=""/>
      <w:lvlJc w:val="left"/>
      <w:pPr>
        <w:ind w:left="2160" w:hanging="360"/>
      </w:pPr>
      <w:rPr>
        <w:rFonts w:ascii="Wingdings" w:hAnsi="Wingdings" w:hint="default"/>
      </w:rPr>
    </w:lvl>
    <w:lvl w:ilvl="3" w:tplc="DD56D068">
      <w:start w:val="1"/>
      <w:numFmt w:val="bullet"/>
      <w:lvlText w:val=""/>
      <w:lvlJc w:val="left"/>
      <w:pPr>
        <w:ind w:left="2880" w:hanging="360"/>
      </w:pPr>
      <w:rPr>
        <w:rFonts w:ascii="Symbol" w:hAnsi="Symbol" w:hint="default"/>
      </w:rPr>
    </w:lvl>
    <w:lvl w:ilvl="4" w:tplc="B41C0A24">
      <w:start w:val="1"/>
      <w:numFmt w:val="bullet"/>
      <w:lvlText w:val="o"/>
      <w:lvlJc w:val="left"/>
      <w:pPr>
        <w:ind w:left="3600" w:hanging="360"/>
      </w:pPr>
      <w:rPr>
        <w:rFonts w:ascii="Courier New" w:hAnsi="Courier New" w:hint="default"/>
      </w:rPr>
    </w:lvl>
    <w:lvl w:ilvl="5" w:tplc="417A4092">
      <w:start w:val="1"/>
      <w:numFmt w:val="bullet"/>
      <w:lvlText w:val=""/>
      <w:lvlJc w:val="left"/>
      <w:pPr>
        <w:ind w:left="4320" w:hanging="360"/>
      </w:pPr>
      <w:rPr>
        <w:rFonts w:ascii="Wingdings" w:hAnsi="Wingdings" w:hint="default"/>
      </w:rPr>
    </w:lvl>
    <w:lvl w:ilvl="6" w:tplc="8F1EFDFA">
      <w:start w:val="1"/>
      <w:numFmt w:val="bullet"/>
      <w:lvlText w:val=""/>
      <w:lvlJc w:val="left"/>
      <w:pPr>
        <w:ind w:left="5040" w:hanging="360"/>
      </w:pPr>
      <w:rPr>
        <w:rFonts w:ascii="Symbol" w:hAnsi="Symbol" w:hint="default"/>
      </w:rPr>
    </w:lvl>
    <w:lvl w:ilvl="7" w:tplc="296431AA">
      <w:start w:val="1"/>
      <w:numFmt w:val="bullet"/>
      <w:lvlText w:val="o"/>
      <w:lvlJc w:val="left"/>
      <w:pPr>
        <w:ind w:left="5760" w:hanging="360"/>
      </w:pPr>
      <w:rPr>
        <w:rFonts w:ascii="Courier New" w:hAnsi="Courier New" w:hint="default"/>
      </w:rPr>
    </w:lvl>
    <w:lvl w:ilvl="8" w:tplc="C0C610B6">
      <w:start w:val="1"/>
      <w:numFmt w:val="bullet"/>
      <w:lvlText w:val=""/>
      <w:lvlJc w:val="left"/>
      <w:pPr>
        <w:ind w:left="6480" w:hanging="360"/>
      </w:pPr>
      <w:rPr>
        <w:rFonts w:ascii="Wingdings" w:hAnsi="Wingdings" w:hint="default"/>
      </w:rPr>
    </w:lvl>
  </w:abstractNum>
  <w:abstractNum w:abstractNumId="48" w15:restartNumberingAfterBreak="0">
    <w:nsid w:val="20E5C420"/>
    <w:multiLevelType w:val="hybridMultilevel"/>
    <w:tmpl w:val="49F844CA"/>
    <w:lvl w:ilvl="0" w:tplc="81FAF1BE">
      <w:start w:val="1"/>
      <w:numFmt w:val="bullet"/>
      <w:lvlText w:val=""/>
      <w:lvlJc w:val="left"/>
      <w:pPr>
        <w:ind w:left="720" w:hanging="360"/>
      </w:pPr>
      <w:rPr>
        <w:rFonts w:ascii="Symbol" w:hAnsi="Symbol" w:hint="default"/>
      </w:rPr>
    </w:lvl>
    <w:lvl w:ilvl="1" w:tplc="AEA4457C">
      <w:start w:val="1"/>
      <w:numFmt w:val="bullet"/>
      <w:lvlText w:val="o"/>
      <w:lvlJc w:val="left"/>
      <w:pPr>
        <w:ind w:left="1440" w:hanging="360"/>
      </w:pPr>
      <w:rPr>
        <w:rFonts w:ascii="Courier New" w:hAnsi="Courier New" w:hint="default"/>
      </w:rPr>
    </w:lvl>
    <w:lvl w:ilvl="2" w:tplc="34A2B5A8">
      <w:start w:val="1"/>
      <w:numFmt w:val="bullet"/>
      <w:lvlText w:val=""/>
      <w:lvlJc w:val="left"/>
      <w:pPr>
        <w:ind w:left="2160" w:hanging="360"/>
      </w:pPr>
      <w:rPr>
        <w:rFonts w:ascii="Wingdings" w:hAnsi="Wingdings" w:hint="default"/>
      </w:rPr>
    </w:lvl>
    <w:lvl w:ilvl="3" w:tplc="6DBC3252">
      <w:start w:val="1"/>
      <w:numFmt w:val="bullet"/>
      <w:lvlText w:val=""/>
      <w:lvlJc w:val="left"/>
      <w:pPr>
        <w:ind w:left="2880" w:hanging="360"/>
      </w:pPr>
      <w:rPr>
        <w:rFonts w:ascii="Symbol" w:hAnsi="Symbol" w:hint="default"/>
      </w:rPr>
    </w:lvl>
    <w:lvl w:ilvl="4" w:tplc="C89C85B6">
      <w:start w:val="1"/>
      <w:numFmt w:val="bullet"/>
      <w:lvlText w:val="o"/>
      <w:lvlJc w:val="left"/>
      <w:pPr>
        <w:ind w:left="3600" w:hanging="360"/>
      </w:pPr>
      <w:rPr>
        <w:rFonts w:ascii="Courier New" w:hAnsi="Courier New" w:hint="default"/>
      </w:rPr>
    </w:lvl>
    <w:lvl w:ilvl="5" w:tplc="08F04D70">
      <w:start w:val="1"/>
      <w:numFmt w:val="bullet"/>
      <w:lvlText w:val=""/>
      <w:lvlJc w:val="left"/>
      <w:pPr>
        <w:ind w:left="4320" w:hanging="360"/>
      </w:pPr>
      <w:rPr>
        <w:rFonts w:ascii="Wingdings" w:hAnsi="Wingdings" w:hint="default"/>
      </w:rPr>
    </w:lvl>
    <w:lvl w:ilvl="6" w:tplc="41F0EE12">
      <w:start w:val="1"/>
      <w:numFmt w:val="bullet"/>
      <w:lvlText w:val=""/>
      <w:lvlJc w:val="left"/>
      <w:pPr>
        <w:ind w:left="5040" w:hanging="360"/>
      </w:pPr>
      <w:rPr>
        <w:rFonts w:ascii="Symbol" w:hAnsi="Symbol" w:hint="default"/>
      </w:rPr>
    </w:lvl>
    <w:lvl w:ilvl="7" w:tplc="BF664BD8">
      <w:start w:val="1"/>
      <w:numFmt w:val="bullet"/>
      <w:lvlText w:val="o"/>
      <w:lvlJc w:val="left"/>
      <w:pPr>
        <w:ind w:left="5760" w:hanging="360"/>
      </w:pPr>
      <w:rPr>
        <w:rFonts w:ascii="Courier New" w:hAnsi="Courier New" w:hint="default"/>
      </w:rPr>
    </w:lvl>
    <w:lvl w:ilvl="8" w:tplc="F2F06EF0">
      <w:start w:val="1"/>
      <w:numFmt w:val="bullet"/>
      <w:lvlText w:val=""/>
      <w:lvlJc w:val="left"/>
      <w:pPr>
        <w:ind w:left="6480" w:hanging="360"/>
      </w:pPr>
      <w:rPr>
        <w:rFonts w:ascii="Wingdings" w:hAnsi="Wingdings" w:hint="default"/>
      </w:rPr>
    </w:lvl>
  </w:abstractNum>
  <w:abstractNum w:abstractNumId="49" w15:restartNumberingAfterBreak="0">
    <w:nsid w:val="20F6BFA6"/>
    <w:multiLevelType w:val="hybridMultilevel"/>
    <w:tmpl w:val="6A84B8FE"/>
    <w:lvl w:ilvl="0" w:tplc="99885F68">
      <w:start w:val="1"/>
      <w:numFmt w:val="bullet"/>
      <w:lvlText w:val=""/>
      <w:lvlJc w:val="left"/>
      <w:pPr>
        <w:ind w:left="720" w:hanging="360"/>
      </w:pPr>
      <w:rPr>
        <w:rFonts w:ascii="Symbol" w:hAnsi="Symbol" w:hint="default"/>
      </w:rPr>
    </w:lvl>
    <w:lvl w:ilvl="1" w:tplc="923699FA">
      <w:start w:val="1"/>
      <w:numFmt w:val="bullet"/>
      <w:lvlText w:val="o"/>
      <w:lvlJc w:val="left"/>
      <w:pPr>
        <w:ind w:left="1440" w:hanging="360"/>
      </w:pPr>
      <w:rPr>
        <w:rFonts w:ascii="Courier New" w:hAnsi="Courier New" w:hint="default"/>
      </w:rPr>
    </w:lvl>
    <w:lvl w:ilvl="2" w:tplc="A1687C8E">
      <w:start w:val="1"/>
      <w:numFmt w:val="bullet"/>
      <w:lvlText w:val=""/>
      <w:lvlJc w:val="left"/>
      <w:pPr>
        <w:ind w:left="2160" w:hanging="360"/>
      </w:pPr>
      <w:rPr>
        <w:rFonts w:ascii="Wingdings" w:hAnsi="Wingdings" w:hint="default"/>
      </w:rPr>
    </w:lvl>
    <w:lvl w:ilvl="3" w:tplc="C9CAF85E">
      <w:start w:val="1"/>
      <w:numFmt w:val="bullet"/>
      <w:lvlText w:val=""/>
      <w:lvlJc w:val="left"/>
      <w:pPr>
        <w:ind w:left="2880" w:hanging="360"/>
      </w:pPr>
      <w:rPr>
        <w:rFonts w:ascii="Symbol" w:hAnsi="Symbol" w:hint="default"/>
      </w:rPr>
    </w:lvl>
    <w:lvl w:ilvl="4" w:tplc="CDAE461C">
      <w:start w:val="1"/>
      <w:numFmt w:val="bullet"/>
      <w:lvlText w:val="o"/>
      <w:lvlJc w:val="left"/>
      <w:pPr>
        <w:ind w:left="3600" w:hanging="360"/>
      </w:pPr>
      <w:rPr>
        <w:rFonts w:ascii="Courier New" w:hAnsi="Courier New" w:hint="default"/>
      </w:rPr>
    </w:lvl>
    <w:lvl w:ilvl="5" w:tplc="F078AD12">
      <w:start w:val="1"/>
      <w:numFmt w:val="bullet"/>
      <w:lvlText w:val=""/>
      <w:lvlJc w:val="left"/>
      <w:pPr>
        <w:ind w:left="4320" w:hanging="360"/>
      </w:pPr>
      <w:rPr>
        <w:rFonts w:ascii="Wingdings" w:hAnsi="Wingdings" w:hint="default"/>
      </w:rPr>
    </w:lvl>
    <w:lvl w:ilvl="6" w:tplc="FD787030">
      <w:start w:val="1"/>
      <w:numFmt w:val="bullet"/>
      <w:lvlText w:val=""/>
      <w:lvlJc w:val="left"/>
      <w:pPr>
        <w:ind w:left="5040" w:hanging="360"/>
      </w:pPr>
      <w:rPr>
        <w:rFonts w:ascii="Symbol" w:hAnsi="Symbol" w:hint="default"/>
      </w:rPr>
    </w:lvl>
    <w:lvl w:ilvl="7" w:tplc="526A36BC">
      <w:start w:val="1"/>
      <w:numFmt w:val="bullet"/>
      <w:lvlText w:val="o"/>
      <w:lvlJc w:val="left"/>
      <w:pPr>
        <w:ind w:left="5760" w:hanging="360"/>
      </w:pPr>
      <w:rPr>
        <w:rFonts w:ascii="Courier New" w:hAnsi="Courier New" w:hint="default"/>
      </w:rPr>
    </w:lvl>
    <w:lvl w:ilvl="8" w:tplc="564AEDCC">
      <w:start w:val="1"/>
      <w:numFmt w:val="bullet"/>
      <w:lvlText w:val=""/>
      <w:lvlJc w:val="left"/>
      <w:pPr>
        <w:ind w:left="6480" w:hanging="360"/>
      </w:pPr>
      <w:rPr>
        <w:rFonts w:ascii="Wingdings" w:hAnsi="Wingdings" w:hint="default"/>
      </w:rPr>
    </w:lvl>
  </w:abstractNum>
  <w:abstractNum w:abstractNumId="50" w15:restartNumberingAfterBreak="0">
    <w:nsid w:val="218119F9"/>
    <w:multiLevelType w:val="hybridMultilevel"/>
    <w:tmpl w:val="4EE88704"/>
    <w:lvl w:ilvl="0" w:tplc="2AD49236">
      <w:start w:val="1"/>
      <w:numFmt w:val="bullet"/>
      <w:lvlText w:val=""/>
      <w:lvlJc w:val="left"/>
      <w:pPr>
        <w:ind w:left="720" w:hanging="360"/>
      </w:pPr>
      <w:rPr>
        <w:rFonts w:ascii="Symbol" w:hAnsi="Symbol" w:hint="default"/>
      </w:rPr>
    </w:lvl>
    <w:lvl w:ilvl="1" w:tplc="B0A89BB6">
      <w:start w:val="1"/>
      <w:numFmt w:val="bullet"/>
      <w:lvlText w:val="o"/>
      <w:lvlJc w:val="left"/>
      <w:pPr>
        <w:ind w:left="1440" w:hanging="360"/>
      </w:pPr>
      <w:rPr>
        <w:rFonts w:ascii="Courier New" w:hAnsi="Courier New" w:hint="default"/>
      </w:rPr>
    </w:lvl>
    <w:lvl w:ilvl="2" w:tplc="2B12B486">
      <w:start w:val="1"/>
      <w:numFmt w:val="bullet"/>
      <w:lvlText w:val=""/>
      <w:lvlJc w:val="left"/>
      <w:pPr>
        <w:ind w:left="2160" w:hanging="360"/>
      </w:pPr>
      <w:rPr>
        <w:rFonts w:ascii="Wingdings" w:hAnsi="Wingdings" w:hint="default"/>
      </w:rPr>
    </w:lvl>
    <w:lvl w:ilvl="3" w:tplc="0472D036">
      <w:start w:val="1"/>
      <w:numFmt w:val="bullet"/>
      <w:lvlText w:val=""/>
      <w:lvlJc w:val="left"/>
      <w:pPr>
        <w:ind w:left="2880" w:hanging="360"/>
      </w:pPr>
      <w:rPr>
        <w:rFonts w:ascii="Symbol" w:hAnsi="Symbol" w:hint="default"/>
      </w:rPr>
    </w:lvl>
    <w:lvl w:ilvl="4" w:tplc="39AAC240">
      <w:start w:val="1"/>
      <w:numFmt w:val="bullet"/>
      <w:lvlText w:val="o"/>
      <w:lvlJc w:val="left"/>
      <w:pPr>
        <w:ind w:left="3600" w:hanging="360"/>
      </w:pPr>
      <w:rPr>
        <w:rFonts w:ascii="Courier New" w:hAnsi="Courier New" w:hint="default"/>
      </w:rPr>
    </w:lvl>
    <w:lvl w:ilvl="5" w:tplc="C3169508">
      <w:start w:val="1"/>
      <w:numFmt w:val="bullet"/>
      <w:lvlText w:val=""/>
      <w:lvlJc w:val="left"/>
      <w:pPr>
        <w:ind w:left="4320" w:hanging="360"/>
      </w:pPr>
      <w:rPr>
        <w:rFonts w:ascii="Wingdings" w:hAnsi="Wingdings" w:hint="default"/>
      </w:rPr>
    </w:lvl>
    <w:lvl w:ilvl="6" w:tplc="DC869092">
      <w:start w:val="1"/>
      <w:numFmt w:val="bullet"/>
      <w:lvlText w:val=""/>
      <w:lvlJc w:val="left"/>
      <w:pPr>
        <w:ind w:left="5040" w:hanging="360"/>
      </w:pPr>
      <w:rPr>
        <w:rFonts w:ascii="Symbol" w:hAnsi="Symbol" w:hint="default"/>
      </w:rPr>
    </w:lvl>
    <w:lvl w:ilvl="7" w:tplc="DAA0BA86">
      <w:start w:val="1"/>
      <w:numFmt w:val="bullet"/>
      <w:lvlText w:val="o"/>
      <w:lvlJc w:val="left"/>
      <w:pPr>
        <w:ind w:left="5760" w:hanging="360"/>
      </w:pPr>
      <w:rPr>
        <w:rFonts w:ascii="Courier New" w:hAnsi="Courier New" w:hint="default"/>
      </w:rPr>
    </w:lvl>
    <w:lvl w:ilvl="8" w:tplc="4D122F60">
      <w:start w:val="1"/>
      <w:numFmt w:val="bullet"/>
      <w:lvlText w:val=""/>
      <w:lvlJc w:val="left"/>
      <w:pPr>
        <w:ind w:left="6480" w:hanging="360"/>
      </w:pPr>
      <w:rPr>
        <w:rFonts w:ascii="Wingdings" w:hAnsi="Wingdings" w:hint="default"/>
      </w:rPr>
    </w:lvl>
  </w:abstractNum>
  <w:abstractNum w:abstractNumId="51" w15:restartNumberingAfterBreak="0">
    <w:nsid w:val="21CC2A4E"/>
    <w:multiLevelType w:val="hybridMultilevel"/>
    <w:tmpl w:val="DE4EF6EC"/>
    <w:lvl w:ilvl="0" w:tplc="60B8F9B0">
      <w:start w:val="1"/>
      <w:numFmt w:val="decimal"/>
      <w:lvlText w:val="%1."/>
      <w:lvlJc w:val="left"/>
      <w:pPr>
        <w:ind w:left="720" w:hanging="360"/>
      </w:pPr>
    </w:lvl>
    <w:lvl w:ilvl="1" w:tplc="7DBE6E1E">
      <w:start w:val="1"/>
      <w:numFmt w:val="lowerLetter"/>
      <w:lvlText w:val="%2."/>
      <w:lvlJc w:val="left"/>
      <w:pPr>
        <w:ind w:left="1440" w:hanging="360"/>
      </w:pPr>
    </w:lvl>
    <w:lvl w:ilvl="2" w:tplc="D098128C">
      <w:start w:val="1"/>
      <w:numFmt w:val="lowerRoman"/>
      <w:lvlText w:val="%3."/>
      <w:lvlJc w:val="right"/>
      <w:pPr>
        <w:ind w:left="2160" w:hanging="180"/>
      </w:pPr>
    </w:lvl>
    <w:lvl w:ilvl="3" w:tplc="F498214C">
      <w:start w:val="1"/>
      <w:numFmt w:val="decimal"/>
      <w:lvlText w:val="%4."/>
      <w:lvlJc w:val="left"/>
      <w:pPr>
        <w:ind w:left="2880" w:hanging="360"/>
      </w:pPr>
    </w:lvl>
    <w:lvl w:ilvl="4" w:tplc="B8947AEC">
      <w:start w:val="1"/>
      <w:numFmt w:val="lowerLetter"/>
      <w:lvlText w:val="%5."/>
      <w:lvlJc w:val="left"/>
      <w:pPr>
        <w:ind w:left="3600" w:hanging="360"/>
      </w:pPr>
    </w:lvl>
    <w:lvl w:ilvl="5" w:tplc="32E870C8">
      <w:start w:val="1"/>
      <w:numFmt w:val="lowerRoman"/>
      <w:lvlText w:val="%6."/>
      <w:lvlJc w:val="right"/>
      <w:pPr>
        <w:ind w:left="4320" w:hanging="180"/>
      </w:pPr>
    </w:lvl>
    <w:lvl w:ilvl="6" w:tplc="147E70A6">
      <w:start w:val="1"/>
      <w:numFmt w:val="decimal"/>
      <w:lvlText w:val="%7."/>
      <w:lvlJc w:val="left"/>
      <w:pPr>
        <w:ind w:left="5040" w:hanging="360"/>
      </w:pPr>
    </w:lvl>
    <w:lvl w:ilvl="7" w:tplc="2648DA7E">
      <w:start w:val="1"/>
      <w:numFmt w:val="lowerLetter"/>
      <w:lvlText w:val="%8."/>
      <w:lvlJc w:val="left"/>
      <w:pPr>
        <w:ind w:left="5760" w:hanging="360"/>
      </w:pPr>
    </w:lvl>
    <w:lvl w:ilvl="8" w:tplc="A3DCDC4E">
      <w:start w:val="1"/>
      <w:numFmt w:val="lowerRoman"/>
      <w:lvlText w:val="%9."/>
      <w:lvlJc w:val="right"/>
      <w:pPr>
        <w:ind w:left="6480" w:hanging="180"/>
      </w:pPr>
    </w:lvl>
  </w:abstractNum>
  <w:abstractNum w:abstractNumId="52" w15:restartNumberingAfterBreak="0">
    <w:nsid w:val="21DD2F59"/>
    <w:multiLevelType w:val="hybridMultilevel"/>
    <w:tmpl w:val="18247580"/>
    <w:lvl w:ilvl="0" w:tplc="1F0C8A5C">
      <w:start w:val="1"/>
      <w:numFmt w:val="bullet"/>
      <w:lvlText w:val=""/>
      <w:lvlJc w:val="left"/>
      <w:pPr>
        <w:ind w:left="720" w:hanging="360"/>
      </w:pPr>
      <w:rPr>
        <w:rFonts w:ascii="Symbol" w:hAnsi="Symbol" w:hint="default"/>
      </w:rPr>
    </w:lvl>
    <w:lvl w:ilvl="1" w:tplc="6060DA7E">
      <w:start w:val="1"/>
      <w:numFmt w:val="bullet"/>
      <w:lvlText w:val=""/>
      <w:lvlJc w:val="left"/>
      <w:pPr>
        <w:ind w:left="1440" w:hanging="360"/>
      </w:pPr>
      <w:rPr>
        <w:rFonts w:ascii="Symbol" w:hAnsi="Symbol" w:hint="default"/>
      </w:rPr>
    </w:lvl>
    <w:lvl w:ilvl="2" w:tplc="BFC4687A">
      <w:start w:val="1"/>
      <w:numFmt w:val="bullet"/>
      <w:lvlText w:val=""/>
      <w:lvlJc w:val="left"/>
      <w:pPr>
        <w:ind w:left="2160" w:hanging="360"/>
      </w:pPr>
      <w:rPr>
        <w:rFonts w:ascii="Wingdings" w:hAnsi="Wingdings" w:hint="default"/>
      </w:rPr>
    </w:lvl>
    <w:lvl w:ilvl="3" w:tplc="ABB60DCC">
      <w:start w:val="1"/>
      <w:numFmt w:val="bullet"/>
      <w:lvlText w:val=""/>
      <w:lvlJc w:val="left"/>
      <w:pPr>
        <w:ind w:left="2880" w:hanging="360"/>
      </w:pPr>
      <w:rPr>
        <w:rFonts w:ascii="Symbol" w:hAnsi="Symbol" w:hint="default"/>
      </w:rPr>
    </w:lvl>
    <w:lvl w:ilvl="4" w:tplc="8B441AB0">
      <w:start w:val="1"/>
      <w:numFmt w:val="bullet"/>
      <w:lvlText w:val="o"/>
      <w:lvlJc w:val="left"/>
      <w:pPr>
        <w:ind w:left="3600" w:hanging="360"/>
      </w:pPr>
      <w:rPr>
        <w:rFonts w:ascii="Courier New" w:hAnsi="Courier New" w:hint="default"/>
      </w:rPr>
    </w:lvl>
    <w:lvl w:ilvl="5" w:tplc="29F64BE4">
      <w:start w:val="1"/>
      <w:numFmt w:val="bullet"/>
      <w:lvlText w:val=""/>
      <w:lvlJc w:val="left"/>
      <w:pPr>
        <w:ind w:left="4320" w:hanging="360"/>
      </w:pPr>
      <w:rPr>
        <w:rFonts w:ascii="Wingdings" w:hAnsi="Wingdings" w:hint="default"/>
      </w:rPr>
    </w:lvl>
    <w:lvl w:ilvl="6" w:tplc="CD26E0D4">
      <w:start w:val="1"/>
      <w:numFmt w:val="bullet"/>
      <w:lvlText w:val=""/>
      <w:lvlJc w:val="left"/>
      <w:pPr>
        <w:ind w:left="5040" w:hanging="360"/>
      </w:pPr>
      <w:rPr>
        <w:rFonts w:ascii="Symbol" w:hAnsi="Symbol" w:hint="default"/>
      </w:rPr>
    </w:lvl>
    <w:lvl w:ilvl="7" w:tplc="D1F672EE">
      <w:start w:val="1"/>
      <w:numFmt w:val="bullet"/>
      <w:lvlText w:val="o"/>
      <w:lvlJc w:val="left"/>
      <w:pPr>
        <w:ind w:left="5760" w:hanging="360"/>
      </w:pPr>
      <w:rPr>
        <w:rFonts w:ascii="Courier New" w:hAnsi="Courier New" w:hint="default"/>
      </w:rPr>
    </w:lvl>
    <w:lvl w:ilvl="8" w:tplc="89AE656E">
      <w:start w:val="1"/>
      <w:numFmt w:val="bullet"/>
      <w:lvlText w:val=""/>
      <w:lvlJc w:val="left"/>
      <w:pPr>
        <w:ind w:left="6480" w:hanging="360"/>
      </w:pPr>
      <w:rPr>
        <w:rFonts w:ascii="Wingdings" w:hAnsi="Wingdings" w:hint="default"/>
      </w:rPr>
    </w:lvl>
  </w:abstractNum>
  <w:abstractNum w:abstractNumId="53" w15:restartNumberingAfterBreak="0">
    <w:nsid w:val="2217C747"/>
    <w:multiLevelType w:val="hybridMultilevel"/>
    <w:tmpl w:val="3F8099E0"/>
    <w:lvl w:ilvl="0" w:tplc="D6ECB890">
      <w:start w:val="1"/>
      <w:numFmt w:val="bullet"/>
      <w:lvlText w:val=""/>
      <w:lvlJc w:val="left"/>
      <w:pPr>
        <w:ind w:left="720" w:hanging="360"/>
      </w:pPr>
      <w:rPr>
        <w:rFonts w:ascii="Symbol" w:hAnsi="Symbol" w:hint="default"/>
      </w:rPr>
    </w:lvl>
    <w:lvl w:ilvl="1" w:tplc="1C647BBE">
      <w:start w:val="1"/>
      <w:numFmt w:val="bullet"/>
      <w:lvlText w:val="o"/>
      <w:lvlJc w:val="left"/>
      <w:pPr>
        <w:ind w:left="1440" w:hanging="360"/>
      </w:pPr>
      <w:rPr>
        <w:rFonts w:ascii="Courier New" w:hAnsi="Courier New" w:hint="default"/>
      </w:rPr>
    </w:lvl>
    <w:lvl w:ilvl="2" w:tplc="839A2AB8">
      <w:start w:val="1"/>
      <w:numFmt w:val="bullet"/>
      <w:lvlText w:val=""/>
      <w:lvlJc w:val="left"/>
      <w:pPr>
        <w:ind w:left="2160" w:hanging="360"/>
      </w:pPr>
      <w:rPr>
        <w:rFonts w:ascii="Wingdings" w:hAnsi="Wingdings" w:hint="default"/>
      </w:rPr>
    </w:lvl>
    <w:lvl w:ilvl="3" w:tplc="3970CB44">
      <w:start w:val="1"/>
      <w:numFmt w:val="bullet"/>
      <w:lvlText w:val=""/>
      <w:lvlJc w:val="left"/>
      <w:pPr>
        <w:ind w:left="2880" w:hanging="360"/>
      </w:pPr>
      <w:rPr>
        <w:rFonts w:ascii="Symbol" w:hAnsi="Symbol" w:hint="default"/>
      </w:rPr>
    </w:lvl>
    <w:lvl w:ilvl="4" w:tplc="A730491C">
      <w:start w:val="1"/>
      <w:numFmt w:val="bullet"/>
      <w:lvlText w:val="o"/>
      <w:lvlJc w:val="left"/>
      <w:pPr>
        <w:ind w:left="3600" w:hanging="360"/>
      </w:pPr>
      <w:rPr>
        <w:rFonts w:ascii="Courier New" w:hAnsi="Courier New" w:hint="default"/>
      </w:rPr>
    </w:lvl>
    <w:lvl w:ilvl="5" w:tplc="346094D6">
      <w:start w:val="1"/>
      <w:numFmt w:val="bullet"/>
      <w:lvlText w:val=""/>
      <w:lvlJc w:val="left"/>
      <w:pPr>
        <w:ind w:left="4320" w:hanging="360"/>
      </w:pPr>
      <w:rPr>
        <w:rFonts w:ascii="Wingdings" w:hAnsi="Wingdings" w:hint="default"/>
      </w:rPr>
    </w:lvl>
    <w:lvl w:ilvl="6" w:tplc="6F023AE4">
      <w:start w:val="1"/>
      <w:numFmt w:val="bullet"/>
      <w:lvlText w:val=""/>
      <w:lvlJc w:val="left"/>
      <w:pPr>
        <w:ind w:left="5040" w:hanging="360"/>
      </w:pPr>
      <w:rPr>
        <w:rFonts w:ascii="Symbol" w:hAnsi="Symbol" w:hint="default"/>
      </w:rPr>
    </w:lvl>
    <w:lvl w:ilvl="7" w:tplc="9BA6B984">
      <w:start w:val="1"/>
      <w:numFmt w:val="bullet"/>
      <w:lvlText w:val="o"/>
      <w:lvlJc w:val="left"/>
      <w:pPr>
        <w:ind w:left="5760" w:hanging="360"/>
      </w:pPr>
      <w:rPr>
        <w:rFonts w:ascii="Courier New" w:hAnsi="Courier New" w:hint="default"/>
      </w:rPr>
    </w:lvl>
    <w:lvl w:ilvl="8" w:tplc="72F8028A">
      <w:start w:val="1"/>
      <w:numFmt w:val="bullet"/>
      <w:lvlText w:val=""/>
      <w:lvlJc w:val="left"/>
      <w:pPr>
        <w:ind w:left="6480" w:hanging="360"/>
      </w:pPr>
      <w:rPr>
        <w:rFonts w:ascii="Wingdings" w:hAnsi="Wingdings" w:hint="default"/>
      </w:rPr>
    </w:lvl>
  </w:abstractNum>
  <w:abstractNum w:abstractNumId="54" w15:restartNumberingAfterBreak="0">
    <w:nsid w:val="22A62FE7"/>
    <w:multiLevelType w:val="hybridMultilevel"/>
    <w:tmpl w:val="DCD43DF8"/>
    <w:lvl w:ilvl="0" w:tplc="D262B246">
      <w:start w:val="1"/>
      <w:numFmt w:val="bullet"/>
      <w:lvlText w:val=""/>
      <w:lvlJc w:val="left"/>
      <w:pPr>
        <w:ind w:left="720" w:hanging="360"/>
      </w:pPr>
      <w:rPr>
        <w:rFonts w:ascii="Symbol" w:hAnsi="Symbol" w:hint="default"/>
      </w:rPr>
    </w:lvl>
    <w:lvl w:ilvl="1" w:tplc="AE300628">
      <w:start w:val="1"/>
      <w:numFmt w:val="bullet"/>
      <w:lvlText w:val="o"/>
      <w:lvlJc w:val="left"/>
      <w:pPr>
        <w:ind w:left="1440" w:hanging="360"/>
      </w:pPr>
      <w:rPr>
        <w:rFonts w:ascii="Courier New" w:hAnsi="Courier New" w:hint="default"/>
      </w:rPr>
    </w:lvl>
    <w:lvl w:ilvl="2" w:tplc="7C3C94F2">
      <w:start w:val="1"/>
      <w:numFmt w:val="bullet"/>
      <w:lvlText w:val=""/>
      <w:lvlJc w:val="left"/>
      <w:pPr>
        <w:ind w:left="2160" w:hanging="360"/>
      </w:pPr>
      <w:rPr>
        <w:rFonts w:ascii="Wingdings" w:hAnsi="Wingdings" w:hint="default"/>
      </w:rPr>
    </w:lvl>
    <w:lvl w:ilvl="3" w:tplc="6D0AA1F4">
      <w:start w:val="1"/>
      <w:numFmt w:val="bullet"/>
      <w:lvlText w:val=""/>
      <w:lvlJc w:val="left"/>
      <w:pPr>
        <w:ind w:left="2880" w:hanging="360"/>
      </w:pPr>
      <w:rPr>
        <w:rFonts w:ascii="Symbol" w:hAnsi="Symbol" w:hint="default"/>
      </w:rPr>
    </w:lvl>
    <w:lvl w:ilvl="4" w:tplc="AB4C2A56">
      <w:start w:val="1"/>
      <w:numFmt w:val="bullet"/>
      <w:lvlText w:val="o"/>
      <w:lvlJc w:val="left"/>
      <w:pPr>
        <w:ind w:left="3600" w:hanging="360"/>
      </w:pPr>
      <w:rPr>
        <w:rFonts w:ascii="Courier New" w:hAnsi="Courier New" w:hint="default"/>
      </w:rPr>
    </w:lvl>
    <w:lvl w:ilvl="5" w:tplc="B0CABD2A">
      <w:start w:val="1"/>
      <w:numFmt w:val="bullet"/>
      <w:lvlText w:val=""/>
      <w:lvlJc w:val="left"/>
      <w:pPr>
        <w:ind w:left="4320" w:hanging="360"/>
      </w:pPr>
      <w:rPr>
        <w:rFonts w:ascii="Wingdings" w:hAnsi="Wingdings" w:hint="default"/>
      </w:rPr>
    </w:lvl>
    <w:lvl w:ilvl="6" w:tplc="98CC4138">
      <w:start w:val="1"/>
      <w:numFmt w:val="bullet"/>
      <w:lvlText w:val=""/>
      <w:lvlJc w:val="left"/>
      <w:pPr>
        <w:ind w:left="5040" w:hanging="360"/>
      </w:pPr>
      <w:rPr>
        <w:rFonts w:ascii="Symbol" w:hAnsi="Symbol" w:hint="default"/>
      </w:rPr>
    </w:lvl>
    <w:lvl w:ilvl="7" w:tplc="8C426526">
      <w:start w:val="1"/>
      <w:numFmt w:val="bullet"/>
      <w:lvlText w:val="o"/>
      <w:lvlJc w:val="left"/>
      <w:pPr>
        <w:ind w:left="5760" w:hanging="360"/>
      </w:pPr>
      <w:rPr>
        <w:rFonts w:ascii="Courier New" w:hAnsi="Courier New" w:hint="default"/>
      </w:rPr>
    </w:lvl>
    <w:lvl w:ilvl="8" w:tplc="EC10DF72">
      <w:start w:val="1"/>
      <w:numFmt w:val="bullet"/>
      <w:lvlText w:val=""/>
      <w:lvlJc w:val="left"/>
      <w:pPr>
        <w:ind w:left="6480" w:hanging="360"/>
      </w:pPr>
      <w:rPr>
        <w:rFonts w:ascii="Wingdings" w:hAnsi="Wingdings" w:hint="default"/>
      </w:rPr>
    </w:lvl>
  </w:abstractNum>
  <w:abstractNum w:abstractNumId="55" w15:restartNumberingAfterBreak="0">
    <w:nsid w:val="22E62D16"/>
    <w:multiLevelType w:val="hybridMultilevel"/>
    <w:tmpl w:val="4F9C7A5C"/>
    <w:lvl w:ilvl="0" w:tplc="8F5E6FB6">
      <w:start w:val="1"/>
      <w:numFmt w:val="bullet"/>
      <w:lvlText w:val=""/>
      <w:lvlJc w:val="left"/>
      <w:pPr>
        <w:ind w:left="720" w:hanging="360"/>
      </w:pPr>
      <w:rPr>
        <w:rFonts w:ascii="Symbol" w:hAnsi="Symbol" w:hint="default"/>
      </w:rPr>
    </w:lvl>
    <w:lvl w:ilvl="1" w:tplc="1F4ABD10">
      <w:start w:val="1"/>
      <w:numFmt w:val="bullet"/>
      <w:lvlText w:val="o"/>
      <w:lvlJc w:val="left"/>
      <w:pPr>
        <w:ind w:left="1440" w:hanging="360"/>
      </w:pPr>
      <w:rPr>
        <w:rFonts w:ascii="Courier New" w:hAnsi="Courier New" w:hint="default"/>
      </w:rPr>
    </w:lvl>
    <w:lvl w:ilvl="2" w:tplc="9B0A7C36">
      <w:start w:val="1"/>
      <w:numFmt w:val="bullet"/>
      <w:lvlText w:val=""/>
      <w:lvlJc w:val="left"/>
      <w:pPr>
        <w:ind w:left="2160" w:hanging="360"/>
      </w:pPr>
      <w:rPr>
        <w:rFonts w:ascii="Wingdings" w:hAnsi="Wingdings" w:hint="default"/>
      </w:rPr>
    </w:lvl>
    <w:lvl w:ilvl="3" w:tplc="842026A2">
      <w:start w:val="1"/>
      <w:numFmt w:val="bullet"/>
      <w:lvlText w:val=""/>
      <w:lvlJc w:val="left"/>
      <w:pPr>
        <w:ind w:left="2880" w:hanging="360"/>
      </w:pPr>
      <w:rPr>
        <w:rFonts w:ascii="Symbol" w:hAnsi="Symbol" w:hint="default"/>
      </w:rPr>
    </w:lvl>
    <w:lvl w:ilvl="4" w:tplc="75EA2B20">
      <w:start w:val="1"/>
      <w:numFmt w:val="bullet"/>
      <w:lvlText w:val="o"/>
      <w:lvlJc w:val="left"/>
      <w:pPr>
        <w:ind w:left="3600" w:hanging="360"/>
      </w:pPr>
      <w:rPr>
        <w:rFonts w:ascii="Courier New" w:hAnsi="Courier New" w:hint="default"/>
      </w:rPr>
    </w:lvl>
    <w:lvl w:ilvl="5" w:tplc="D19AA06E">
      <w:start w:val="1"/>
      <w:numFmt w:val="bullet"/>
      <w:lvlText w:val=""/>
      <w:lvlJc w:val="left"/>
      <w:pPr>
        <w:ind w:left="4320" w:hanging="360"/>
      </w:pPr>
      <w:rPr>
        <w:rFonts w:ascii="Wingdings" w:hAnsi="Wingdings" w:hint="default"/>
      </w:rPr>
    </w:lvl>
    <w:lvl w:ilvl="6" w:tplc="051EA3CC">
      <w:start w:val="1"/>
      <w:numFmt w:val="bullet"/>
      <w:lvlText w:val=""/>
      <w:lvlJc w:val="left"/>
      <w:pPr>
        <w:ind w:left="5040" w:hanging="360"/>
      </w:pPr>
      <w:rPr>
        <w:rFonts w:ascii="Symbol" w:hAnsi="Symbol" w:hint="default"/>
      </w:rPr>
    </w:lvl>
    <w:lvl w:ilvl="7" w:tplc="77206A4E">
      <w:start w:val="1"/>
      <w:numFmt w:val="bullet"/>
      <w:lvlText w:val="o"/>
      <w:lvlJc w:val="left"/>
      <w:pPr>
        <w:ind w:left="5760" w:hanging="360"/>
      </w:pPr>
      <w:rPr>
        <w:rFonts w:ascii="Courier New" w:hAnsi="Courier New" w:hint="default"/>
      </w:rPr>
    </w:lvl>
    <w:lvl w:ilvl="8" w:tplc="BEC2ABBA">
      <w:start w:val="1"/>
      <w:numFmt w:val="bullet"/>
      <w:lvlText w:val=""/>
      <w:lvlJc w:val="left"/>
      <w:pPr>
        <w:ind w:left="6480" w:hanging="360"/>
      </w:pPr>
      <w:rPr>
        <w:rFonts w:ascii="Wingdings" w:hAnsi="Wingdings" w:hint="default"/>
      </w:rPr>
    </w:lvl>
  </w:abstractNum>
  <w:abstractNum w:abstractNumId="56" w15:restartNumberingAfterBreak="0">
    <w:nsid w:val="231692ED"/>
    <w:multiLevelType w:val="hybridMultilevel"/>
    <w:tmpl w:val="8E7CCE2C"/>
    <w:lvl w:ilvl="0" w:tplc="E760EA58">
      <w:start w:val="1"/>
      <w:numFmt w:val="decimal"/>
      <w:lvlText w:val="%1."/>
      <w:lvlJc w:val="left"/>
      <w:pPr>
        <w:ind w:left="720" w:hanging="360"/>
      </w:pPr>
    </w:lvl>
    <w:lvl w:ilvl="1" w:tplc="D6540A70">
      <w:start w:val="1"/>
      <w:numFmt w:val="bullet"/>
      <w:lvlText w:val=""/>
      <w:lvlJc w:val="left"/>
      <w:pPr>
        <w:ind w:left="1440" w:hanging="360"/>
      </w:pPr>
      <w:rPr>
        <w:rFonts w:ascii="Symbol" w:hAnsi="Symbol" w:hint="default"/>
      </w:rPr>
    </w:lvl>
    <w:lvl w:ilvl="2" w:tplc="C85CF170">
      <w:start w:val="1"/>
      <w:numFmt w:val="lowerRoman"/>
      <w:lvlText w:val="%3."/>
      <w:lvlJc w:val="right"/>
      <w:pPr>
        <w:ind w:left="2160" w:hanging="180"/>
      </w:pPr>
    </w:lvl>
    <w:lvl w:ilvl="3" w:tplc="01742AE2">
      <w:start w:val="1"/>
      <w:numFmt w:val="decimal"/>
      <w:lvlText w:val="%4."/>
      <w:lvlJc w:val="left"/>
      <w:pPr>
        <w:ind w:left="2880" w:hanging="360"/>
      </w:pPr>
    </w:lvl>
    <w:lvl w:ilvl="4" w:tplc="8B36053A">
      <w:start w:val="1"/>
      <w:numFmt w:val="lowerLetter"/>
      <w:lvlText w:val="%5."/>
      <w:lvlJc w:val="left"/>
      <w:pPr>
        <w:ind w:left="3600" w:hanging="360"/>
      </w:pPr>
    </w:lvl>
    <w:lvl w:ilvl="5" w:tplc="C2665E84">
      <w:start w:val="1"/>
      <w:numFmt w:val="lowerRoman"/>
      <w:lvlText w:val="%6."/>
      <w:lvlJc w:val="right"/>
      <w:pPr>
        <w:ind w:left="4320" w:hanging="180"/>
      </w:pPr>
    </w:lvl>
    <w:lvl w:ilvl="6" w:tplc="678CF1F8">
      <w:start w:val="1"/>
      <w:numFmt w:val="decimal"/>
      <w:lvlText w:val="%7."/>
      <w:lvlJc w:val="left"/>
      <w:pPr>
        <w:ind w:left="5040" w:hanging="360"/>
      </w:pPr>
    </w:lvl>
    <w:lvl w:ilvl="7" w:tplc="3E16630E">
      <w:start w:val="1"/>
      <w:numFmt w:val="lowerLetter"/>
      <w:lvlText w:val="%8."/>
      <w:lvlJc w:val="left"/>
      <w:pPr>
        <w:ind w:left="5760" w:hanging="360"/>
      </w:pPr>
    </w:lvl>
    <w:lvl w:ilvl="8" w:tplc="75166662">
      <w:start w:val="1"/>
      <w:numFmt w:val="lowerRoman"/>
      <w:lvlText w:val="%9."/>
      <w:lvlJc w:val="right"/>
      <w:pPr>
        <w:ind w:left="6480" w:hanging="180"/>
      </w:pPr>
    </w:lvl>
  </w:abstractNum>
  <w:abstractNum w:abstractNumId="57" w15:restartNumberingAfterBreak="0">
    <w:nsid w:val="23934919"/>
    <w:multiLevelType w:val="hybridMultilevel"/>
    <w:tmpl w:val="4C14FADA"/>
    <w:lvl w:ilvl="0" w:tplc="190A0742">
      <w:start w:val="1"/>
      <w:numFmt w:val="bullet"/>
      <w:lvlText w:val=""/>
      <w:lvlJc w:val="left"/>
      <w:pPr>
        <w:ind w:left="720" w:hanging="360"/>
      </w:pPr>
      <w:rPr>
        <w:rFonts w:ascii="Symbol" w:hAnsi="Symbol" w:hint="default"/>
      </w:rPr>
    </w:lvl>
    <w:lvl w:ilvl="1" w:tplc="DDD6E16A">
      <w:start w:val="1"/>
      <w:numFmt w:val="bullet"/>
      <w:lvlText w:val="o"/>
      <w:lvlJc w:val="left"/>
      <w:pPr>
        <w:ind w:left="1440" w:hanging="360"/>
      </w:pPr>
      <w:rPr>
        <w:rFonts w:ascii="Courier New" w:hAnsi="Courier New" w:hint="default"/>
      </w:rPr>
    </w:lvl>
    <w:lvl w:ilvl="2" w:tplc="27A65A90">
      <w:start w:val="1"/>
      <w:numFmt w:val="bullet"/>
      <w:lvlText w:val=""/>
      <w:lvlJc w:val="left"/>
      <w:pPr>
        <w:ind w:left="2160" w:hanging="360"/>
      </w:pPr>
      <w:rPr>
        <w:rFonts w:ascii="Wingdings" w:hAnsi="Wingdings" w:hint="default"/>
      </w:rPr>
    </w:lvl>
    <w:lvl w:ilvl="3" w:tplc="AC002BE2">
      <w:start w:val="1"/>
      <w:numFmt w:val="bullet"/>
      <w:lvlText w:val=""/>
      <w:lvlJc w:val="left"/>
      <w:pPr>
        <w:ind w:left="2880" w:hanging="360"/>
      </w:pPr>
      <w:rPr>
        <w:rFonts w:ascii="Symbol" w:hAnsi="Symbol" w:hint="default"/>
      </w:rPr>
    </w:lvl>
    <w:lvl w:ilvl="4" w:tplc="C360B7A0">
      <w:start w:val="1"/>
      <w:numFmt w:val="bullet"/>
      <w:lvlText w:val="o"/>
      <w:lvlJc w:val="left"/>
      <w:pPr>
        <w:ind w:left="3600" w:hanging="360"/>
      </w:pPr>
      <w:rPr>
        <w:rFonts w:ascii="Courier New" w:hAnsi="Courier New" w:hint="default"/>
      </w:rPr>
    </w:lvl>
    <w:lvl w:ilvl="5" w:tplc="102A76E2">
      <w:start w:val="1"/>
      <w:numFmt w:val="bullet"/>
      <w:lvlText w:val=""/>
      <w:lvlJc w:val="left"/>
      <w:pPr>
        <w:ind w:left="4320" w:hanging="360"/>
      </w:pPr>
      <w:rPr>
        <w:rFonts w:ascii="Wingdings" w:hAnsi="Wingdings" w:hint="default"/>
      </w:rPr>
    </w:lvl>
    <w:lvl w:ilvl="6" w:tplc="2E5E1990">
      <w:start w:val="1"/>
      <w:numFmt w:val="bullet"/>
      <w:lvlText w:val=""/>
      <w:lvlJc w:val="left"/>
      <w:pPr>
        <w:ind w:left="5040" w:hanging="360"/>
      </w:pPr>
      <w:rPr>
        <w:rFonts w:ascii="Symbol" w:hAnsi="Symbol" w:hint="default"/>
      </w:rPr>
    </w:lvl>
    <w:lvl w:ilvl="7" w:tplc="1E96C272">
      <w:start w:val="1"/>
      <w:numFmt w:val="bullet"/>
      <w:lvlText w:val="o"/>
      <w:lvlJc w:val="left"/>
      <w:pPr>
        <w:ind w:left="5760" w:hanging="360"/>
      </w:pPr>
      <w:rPr>
        <w:rFonts w:ascii="Courier New" w:hAnsi="Courier New" w:hint="default"/>
      </w:rPr>
    </w:lvl>
    <w:lvl w:ilvl="8" w:tplc="40820AFA">
      <w:start w:val="1"/>
      <w:numFmt w:val="bullet"/>
      <w:lvlText w:val=""/>
      <w:lvlJc w:val="left"/>
      <w:pPr>
        <w:ind w:left="6480" w:hanging="360"/>
      </w:pPr>
      <w:rPr>
        <w:rFonts w:ascii="Wingdings" w:hAnsi="Wingdings" w:hint="default"/>
      </w:rPr>
    </w:lvl>
  </w:abstractNum>
  <w:abstractNum w:abstractNumId="58" w15:restartNumberingAfterBreak="0">
    <w:nsid w:val="23ABB039"/>
    <w:multiLevelType w:val="hybridMultilevel"/>
    <w:tmpl w:val="0DC808A0"/>
    <w:lvl w:ilvl="0" w:tplc="567E9EBC">
      <w:start w:val="1"/>
      <w:numFmt w:val="decimal"/>
      <w:lvlText w:val="%1."/>
      <w:lvlJc w:val="left"/>
      <w:pPr>
        <w:ind w:left="1068" w:hanging="360"/>
      </w:pPr>
    </w:lvl>
    <w:lvl w:ilvl="1" w:tplc="350A0CB8">
      <w:start w:val="1"/>
      <w:numFmt w:val="lowerLetter"/>
      <w:lvlText w:val="%2."/>
      <w:lvlJc w:val="left"/>
      <w:pPr>
        <w:ind w:left="1788" w:hanging="360"/>
      </w:pPr>
    </w:lvl>
    <w:lvl w:ilvl="2" w:tplc="62803A3C">
      <w:start w:val="1"/>
      <w:numFmt w:val="lowerRoman"/>
      <w:lvlText w:val="%3."/>
      <w:lvlJc w:val="right"/>
      <w:pPr>
        <w:ind w:left="2508" w:hanging="180"/>
      </w:pPr>
    </w:lvl>
    <w:lvl w:ilvl="3" w:tplc="5B52D0C2">
      <w:start w:val="1"/>
      <w:numFmt w:val="decimal"/>
      <w:lvlText w:val="%4."/>
      <w:lvlJc w:val="left"/>
      <w:pPr>
        <w:ind w:left="3228" w:hanging="360"/>
      </w:pPr>
    </w:lvl>
    <w:lvl w:ilvl="4" w:tplc="3E6041FC">
      <w:start w:val="1"/>
      <w:numFmt w:val="lowerLetter"/>
      <w:lvlText w:val="%5."/>
      <w:lvlJc w:val="left"/>
      <w:pPr>
        <w:ind w:left="3948" w:hanging="360"/>
      </w:pPr>
    </w:lvl>
    <w:lvl w:ilvl="5" w:tplc="CEC0181A">
      <w:start w:val="1"/>
      <w:numFmt w:val="lowerRoman"/>
      <w:lvlText w:val="%6."/>
      <w:lvlJc w:val="right"/>
      <w:pPr>
        <w:ind w:left="4668" w:hanging="180"/>
      </w:pPr>
    </w:lvl>
    <w:lvl w:ilvl="6" w:tplc="22F67B02">
      <w:start w:val="1"/>
      <w:numFmt w:val="decimal"/>
      <w:lvlText w:val="%7."/>
      <w:lvlJc w:val="left"/>
      <w:pPr>
        <w:ind w:left="5388" w:hanging="360"/>
      </w:pPr>
    </w:lvl>
    <w:lvl w:ilvl="7" w:tplc="66D43110">
      <w:start w:val="1"/>
      <w:numFmt w:val="lowerLetter"/>
      <w:lvlText w:val="%8."/>
      <w:lvlJc w:val="left"/>
      <w:pPr>
        <w:ind w:left="6108" w:hanging="360"/>
      </w:pPr>
    </w:lvl>
    <w:lvl w:ilvl="8" w:tplc="8A706196">
      <w:start w:val="1"/>
      <w:numFmt w:val="lowerRoman"/>
      <w:lvlText w:val="%9."/>
      <w:lvlJc w:val="right"/>
      <w:pPr>
        <w:ind w:left="6828" w:hanging="180"/>
      </w:pPr>
    </w:lvl>
  </w:abstractNum>
  <w:abstractNum w:abstractNumId="59" w15:restartNumberingAfterBreak="0">
    <w:nsid w:val="23E19FC1"/>
    <w:multiLevelType w:val="hybridMultilevel"/>
    <w:tmpl w:val="7D9E7A3C"/>
    <w:lvl w:ilvl="0" w:tplc="11F64B18">
      <w:start w:val="1"/>
      <w:numFmt w:val="bullet"/>
      <w:lvlText w:val=""/>
      <w:lvlJc w:val="left"/>
      <w:pPr>
        <w:ind w:left="720" w:hanging="360"/>
      </w:pPr>
      <w:rPr>
        <w:rFonts w:ascii="Symbol" w:hAnsi="Symbol" w:hint="default"/>
      </w:rPr>
    </w:lvl>
    <w:lvl w:ilvl="1" w:tplc="04160001">
      <w:start w:val="1"/>
      <w:numFmt w:val="bullet"/>
      <w:lvlText w:val=""/>
      <w:lvlJc w:val="left"/>
      <w:pPr>
        <w:ind w:left="1776" w:hanging="360"/>
      </w:pPr>
      <w:rPr>
        <w:rFonts w:ascii="Symbol" w:hAnsi="Symbol" w:hint="default"/>
      </w:rPr>
    </w:lvl>
    <w:lvl w:ilvl="2" w:tplc="1B26D0F2">
      <w:start w:val="1"/>
      <w:numFmt w:val="bullet"/>
      <w:lvlText w:val=""/>
      <w:lvlJc w:val="left"/>
      <w:pPr>
        <w:ind w:left="2160" w:hanging="360"/>
      </w:pPr>
      <w:rPr>
        <w:rFonts w:ascii="Wingdings" w:hAnsi="Wingdings" w:hint="default"/>
      </w:rPr>
    </w:lvl>
    <w:lvl w:ilvl="3" w:tplc="8E2E1C02">
      <w:start w:val="1"/>
      <w:numFmt w:val="bullet"/>
      <w:lvlText w:val=""/>
      <w:lvlJc w:val="left"/>
      <w:pPr>
        <w:ind w:left="2880" w:hanging="360"/>
      </w:pPr>
      <w:rPr>
        <w:rFonts w:ascii="Symbol" w:hAnsi="Symbol" w:hint="default"/>
      </w:rPr>
    </w:lvl>
    <w:lvl w:ilvl="4" w:tplc="E1BC85E2">
      <w:start w:val="1"/>
      <w:numFmt w:val="bullet"/>
      <w:lvlText w:val="o"/>
      <w:lvlJc w:val="left"/>
      <w:pPr>
        <w:ind w:left="3600" w:hanging="360"/>
      </w:pPr>
      <w:rPr>
        <w:rFonts w:ascii="Courier New" w:hAnsi="Courier New" w:hint="default"/>
      </w:rPr>
    </w:lvl>
    <w:lvl w:ilvl="5" w:tplc="92FE9B48">
      <w:start w:val="1"/>
      <w:numFmt w:val="bullet"/>
      <w:lvlText w:val=""/>
      <w:lvlJc w:val="left"/>
      <w:pPr>
        <w:ind w:left="4320" w:hanging="360"/>
      </w:pPr>
      <w:rPr>
        <w:rFonts w:ascii="Wingdings" w:hAnsi="Wingdings" w:hint="default"/>
      </w:rPr>
    </w:lvl>
    <w:lvl w:ilvl="6" w:tplc="B84A9A82">
      <w:start w:val="1"/>
      <w:numFmt w:val="bullet"/>
      <w:lvlText w:val=""/>
      <w:lvlJc w:val="left"/>
      <w:pPr>
        <w:ind w:left="5040" w:hanging="360"/>
      </w:pPr>
      <w:rPr>
        <w:rFonts w:ascii="Symbol" w:hAnsi="Symbol" w:hint="default"/>
      </w:rPr>
    </w:lvl>
    <w:lvl w:ilvl="7" w:tplc="EB48E354">
      <w:start w:val="1"/>
      <w:numFmt w:val="bullet"/>
      <w:lvlText w:val="o"/>
      <w:lvlJc w:val="left"/>
      <w:pPr>
        <w:ind w:left="5760" w:hanging="360"/>
      </w:pPr>
      <w:rPr>
        <w:rFonts w:ascii="Courier New" w:hAnsi="Courier New" w:hint="default"/>
      </w:rPr>
    </w:lvl>
    <w:lvl w:ilvl="8" w:tplc="A19687A2">
      <w:start w:val="1"/>
      <w:numFmt w:val="bullet"/>
      <w:lvlText w:val=""/>
      <w:lvlJc w:val="left"/>
      <w:pPr>
        <w:ind w:left="6480" w:hanging="360"/>
      </w:pPr>
      <w:rPr>
        <w:rFonts w:ascii="Wingdings" w:hAnsi="Wingdings" w:hint="default"/>
      </w:rPr>
    </w:lvl>
  </w:abstractNum>
  <w:abstractNum w:abstractNumId="60" w15:restartNumberingAfterBreak="0">
    <w:nsid w:val="24AF040F"/>
    <w:multiLevelType w:val="hybridMultilevel"/>
    <w:tmpl w:val="37DA134A"/>
    <w:lvl w:ilvl="0" w:tplc="7012C70E">
      <w:start w:val="1"/>
      <w:numFmt w:val="bullet"/>
      <w:lvlText w:val=""/>
      <w:lvlJc w:val="left"/>
      <w:pPr>
        <w:ind w:left="720" w:hanging="360"/>
      </w:pPr>
      <w:rPr>
        <w:rFonts w:ascii="Symbol" w:hAnsi="Symbol" w:hint="default"/>
      </w:rPr>
    </w:lvl>
    <w:lvl w:ilvl="1" w:tplc="1BBC7928">
      <w:start w:val="1"/>
      <w:numFmt w:val="bullet"/>
      <w:lvlText w:val="o"/>
      <w:lvlJc w:val="left"/>
      <w:pPr>
        <w:ind w:left="1440" w:hanging="360"/>
      </w:pPr>
      <w:rPr>
        <w:rFonts w:ascii="Courier New" w:hAnsi="Courier New" w:hint="default"/>
      </w:rPr>
    </w:lvl>
    <w:lvl w:ilvl="2" w:tplc="79BED76C">
      <w:start w:val="1"/>
      <w:numFmt w:val="bullet"/>
      <w:lvlText w:val=""/>
      <w:lvlJc w:val="left"/>
      <w:pPr>
        <w:ind w:left="2160" w:hanging="360"/>
      </w:pPr>
      <w:rPr>
        <w:rFonts w:ascii="Wingdings" w:hAnsi="Wingdings" w:hint="default"/>
      </w:rPr>
    </w:lvl>
    <w:lvl w:ilvl="3" w:tplc="E81E5E44">
      <w:start w:val="1"/>
      <w:numFmt w:val="bullet"/>
      <w:lvlText w:val=""/>
      <w:lvlJc w:val="left"/>
      <w:pPr>
        <w:ind w:left="2880" w:hanging="360"/>
      </w:pPr>
      <w:rPr>
        <w:rFonts w:ascii="Symbol" w:hAnsi="Symbol" w:hint="default"/>
      </w:rPr>
    </w:lvl>
    <w:lvl w:ilvl="4" w:tplc="F0C8BC88">
      <w:start w:val="1"/>
      <w:numFmt w:val="bullet"/>
      <w:lvlText w:val="o"/>
      <w:lvlJc w:val="left"/>
      <w:pPr>
        <w:ind w:left="3600" w:hanging="360"/>
      </w:pPr>
      <w:rPr>
        <w:rFonts w:ascii="Courier New" w:hAnsi="Courier New" w:hint="default"/>
      </w:rPr>
    </w:lvl>
    <w:lvl w:ilvl="5" w:tplc="2BB88DB4">
      <w:start w:val="1"/>
      <w:numFmt w:val="bullet"/>
      <w:lvlText w:val=""/>
      <w:lvlJc w:val="left"/>
      <w:pPr>
        <w:ind w:left="4320" w:hanging="360"/>
      </w:pPr>
      <w:rPr>
        <w:rFonts w:ascii="Wingdings" w:hAnsi="Wingdings" w:hint="default"/>
      </w:rPr>
    </w:lvl>
    <w:lvl w:ilvl="6" w:tplc="ACAA9C8A">
      <w:start w:val="1"/>
      <w:numFmt w:val="bullet"/>
      <w:lvlText w:val=""/>
      <w:lvlJc w:val="left"/>
      <w:pPr>
        <w:ind w:left="5040" w:hanging="360"/>
      </w:pPr>
      <w:rPr>
        <w:rFonts w:ascii="Symbol" w:hAnsi="Symbol" w:hint="default"/>
      </w:rPr>
    </w:lvl>
    <w:lvl w:ilvl="7" w:tplc="F36ABDAE">
      <w:start w:val="1"/>
      <w:numFmt w:val="bullet"/>
      <w:lvlText w:val="o"/>
      <w:lvlJc w:val="left"/>
      <w:pPr>
        <w:ind w:left="5760" w:hanging="360"/>
      </w:pPr>
      <w:rPr>
        <w:rFonts w:ascii="Courier New" w:hAnsi="Courier New" w:hint="default"/>
      </w:rPr>
    </w:lvl>
    <w:lvl w:ilvl="8" w:tplc="3DF67BEA">
      <w:start w:val="1"/>
      <w:numFmt w:val="bullet"/>
      <w:lvlText w:val=""/>
      <w:lvlJc w:val="left"/>
      <w:pPr>
        <w:ind w:left="6480" w:hanging="360"/>
      </w:pPr>
      <w:rPr>
        <w:rFonts w:ascii="Wingdings" w:hAnsi="Wingdings" w:hint="default"/>
      </w:rPr>
    </w:lvl>
  </w:abstractNum>
  <w:abstractNum w:abstractNumId="61" w15:restartNumberingAfterBreak="0">
    <w:nsid w:val="24FA07A4"/>
    <w:multiLevelType w:val="hybridMultilevel"/>
    <w:tmpl w:val="89FC2E32"/>
    <w:lvl w:ilvl="0" w:tplc="B25851AE">
      <w:start w:val="1"/>
      <w:numFmt w:val="decimal"/>
      <w:lvlText w:val="%1."/>
      <w:lvlJc w:val="left"/>
      <w:pPr>
        <w:ind w:left="720" w:hanging="360"/>
      </w:pPr>
    </w:lvl>
    <w:lvl w:ilvl="1" w:tplc="F7D43144">
      <w:start w:val="1"/>
      <w:numFmt w:val="lowerLetter"/>
      <w:lvlText w:val="%2."/>
      <w:lvlJc w:val="left"/>
      <w:pPr>
        <w:ind w:left="1440" w:hanging="360"/>
      </w:pPr>
    </w:lvl>
    <w:lvl w:ilvl="2" w:tplc="8BB4F34A">
      <w:start w:val="1"/>
      <w:numFmt w:val="lowerRoman"/>
      <w:lvlText w:val="%3."/>
      <w:lvlJc w:val="right"/>
      <w:pPr>
        <w:ind w:left="2160" w:hanging="180"/>
      </w:pPr>
    </w:lvl>
    <w:lvl w:ilvl="3" w:tplc="251E67D6">
      <w:start w:val="1"/>
      <w:numFmt w:val="decimal"/>
      <w:lvlText w:val="%4."/>
      <w:lvlJc w:val="left"/>
      <w:pPr>
        <w:ind w:left="2880" w:hanging="360"/>
      </w:pPr>
    </w:lvl>
    <w:lvl w:ilvl="4" w:tplc="04B6F4B6">
      <w:start w:val="1"/>
      <w:numFmt w:val="lowerLetter"/>
      <w:lvlText w:val="%5."/>
      <w:lvlJc w:val="left"/>
      <w:pPr>
        <w:ind w:left="3600" w:hanging="360"/>
      </w:pPr>
    </w:lvl>
    <w:lvl w:ilvl="5" w:tplc="A13C11CE">
      <w:start w:val="1"/>
      <w:numFmt w:val="lowerRoman"/>
      <w:lvlText w:val="%6."/>
      <w:lvlJc w:val="right"/>
      <w:pPr>
        <w:ind w:left="4320" w:hanging="180"/>
      </w:pPr>
    </w:lvl>
    <w:lvl w:ilvl="6" w:tplc="935CA2C4">
      <w:start w:val="1"/>
      <w:numFmt w:val="decimal"/>
      <w:lvlText w:val="%7."/>
      <w:lvlJc w:val="left"/>
      <w:pPr>
        <w:ind w:left="5040" w:hanging="360"/>
      </w:pPr>
    </w:lvl>
    <w:lvl w:ilvl="7" w:tplc="AD66A9F0">
      <w:start w:val="1"/>
      <w:numFmt w:val="lowerLetter"/>
      <w:lvlText w:val="%8."/>
      <w:lvlJc w:val="left"/>
      <w:pPr>
        <w:ind w:left="5760" w:hanging="360"/>
      </w:pPr>
    </w:lvl>
    <w:lvl w:ilvl="8" w:tplc="ED5EDF9A">
      <w:start w:val="1"/>
      <w:numFmt w:val="lowerRoman"/>
      <w:lvlText w:val="%9."/>
      <w:lvlJc w:val="right"/>
      <w:pPr>
        <w:ind w:left="6480" w:hanging="180"/>
      </w:pPr>
    </w:lvl>
  </w:abstractNum>
  <w:abstractNum w:abstractNumId="62" w15:restartNumberingAfterBreak="0">
    <w:nsid w:val="252BAD29"/>
    <w:multiLevelType w:val="hybridMultilevel"/>
    <w:tmpl w:val="F078D180"/>
    <w:lvl w:ilvl="0" w:tplc="BA445BBE">
      <w:start w:val="1"/>
      <w:numFmt w:val="bullet"/>
      <w:lvlText w:val=""/>
      <w:lvlJc w:val="left"/>
      <w:pPr>
        <w:ind w:left="720" w:hanging="360"/>
      </w:pPr>
      <w:rPr>
        <w:rFonts w:ascii="Symbol" w:hAnsi="Symbol" w:hint="default"/>
      </w:rPr>
    </w:lvl>
    <w:lvl w:ilvl="1" w:tplc="E2C8C7FC">
      <w:start w:val="1"/>
      <w:numFmt w:val="bullet"/>
      <w:lvlText w:val="o"/>
      <w:lvlJc w:val="left"/>
      <w:pPr>
        <w:ind w:left="1440" w:hanging="360"/>
      </w:pPr>
      <w:rPr>
        <w:rFonts w:ascii="Courier New" w:hAnsi="Courier New" w:hint="default"/>
      </w:rPr>
    </w:lvl>
    <w:lvl w:ilvl="2" w:tplc="AE929B88">
      <w:start w:val="1"/>
      <w:numFmt w:val="bullet"/>
      <w:lvlText w:val=""/>
      <w:lvlJc w:val="left"/>
      <w:pPr>
        <w:ind w:left="2160" w:hanging="360"/>
      </w:pPr>
      <w:rPr>
        <w:rFonts w:ascii="Wingdings" w:hAnsi="Wingdings" w:hint="default"/>
      </w:rPr>
    </w:lvl>
    <w:lvl w:ilvl="3" w:tplc="4A9CB9E6">
      <w:start w:val="1"/>
      <w:numFmt w:val="bullet"/>
      <w:lvlText w:val=""/>
      <w:lvlJc w:val="left"/>
      <w:pPr>
        <w:ind w:left="2880" w:hanging="360"/>
      </w:pPr>
      <w:rPr>
        <w:rFonts w:ascii="Symbol" w:hAnsi="Symbol" w:hint="default"/>
      </w:rPr>
    </w:lvl>
    <w:lvl w:ilvl="4" w:tplc="403C992A">
      <w:start w:val="1"/>
      <w:numFmt w:val="bullet"/>
      <w:lvlText w:val="o"/>
      <w:lvlJc w:val="left"/>
      <w:pPr>
        <w:ind w:left="3600" w:hanging="360"/>
      </w:pPr>
      <w:rPr>
        <w:rFonts w:ascii="Courier New" w:hAnsi="Courier New" w:hint="default"/>
      </w:rPr>
    </w:lvl>
    <w:lvl w:ilvl="5" w:tplc="53EE492A">
      <w:start w:val="1"/>
      <w:numFmt w:val="bullet"/>
      <w:lvlText w:val=""/>
      <w:lvlJc w:val="left"/>
      <w:pPr>
        <w:ind w:left="4320" w:hanging="360"/>
      </w:pPr>
      <w:rPr>
        <w:rFonts w:ascii="Wingdings" w:hAnsi="Wingdings" w:hint="default"/>
      </w:rPr>
    </w:lvl>
    <w:lvl w:ilvl="6" w:tplc="1EC2423E">
      <w:start w:val="1"/>
      <w:numFmt w:val="bullet"/>
      <w:lvlText w:val=""/>
      <w:lvlJc w:val="left"/>
      <w:pPr>
        <w:ind w:left="5040" w:hanging="360"/>
      </w:pPr>
      <w:rPr>
        <w:rFonts w:ascii="Symbol" w:hAnsi="Symbol" w:hint="default"/>
      </w:rPr>
    </w:lvl>
    <w:lvl w:ilvl="7" w:tplc="9852F0A0">
      <w:start w:val="1"/>
      <w:numFmt w:val="bullet"/>
      <w:lvlText w:val="o"/>
      <w:lvlJc w:val="left"/>
      <w:pPr>
        <w:ind w:left="5760" w:hanging="360"/>
      </w:pPr>
      <w:rPr>
        <w:rFonts w:ascii="Courier New" w:hAnsi="Courier New" w:hint="default"/>
      </w:rPr>
    </w:lvl>
    <w:lvl w:ilvl="8" w:tplc="B2F2932C">
      <w:start w:val="1"/>
      <w:numFmt w:val="bullet"/>
      <w:lvlText w:val=""/>
      <w:lvlJc w:val="left"/>
      <w:pPr>
        <w:ind w:left="6480" w:hanging="360"/>
      </w:pPr>
      <w:rPr>
        <w:rFonts w:ascii="Wingdings" w:hAnsi="Wingdings" w:hint="default"/>
      </w:rPr>
    </w:lvl>
  </w:abstractNum>
  <w:abstractNum w:abstractNumId="63" w15:restartNumberingAfterBreak="0">
    <w:nsid w:val="2600EFA1"/>
    <w:multiLevelType w:val="hybridMultilevel"/>
    <w:tmpl w:val="41B41B7A"/>
    <w:lvl w:ilvl="0" w:tplc="8766F352">
      <w:start w:val="1"/>
      <w:numFmt w:val="bullet"/>
      <w:lvlText w:val=""/>
      <w:lvlJc w:val="left"/>
      <w:pPr>
        <w:ind w:left="720" w:hanging="360"/>
      </w:pPr>
      <w:rPr>
        <w:rFonts w:ascii="Symbol" w:hAnsi="Symbol" w:hint="default"/>
      </w:rPr>
    </w:lvl>
    <w:lvl w:ilvl="1" w:tplc="4462D672">
      <w:start w:val="1"/>
      <w:numFmt w:val="bullet"/>
      <w:lvlText w:val="o"/>
      <w:lvlJc w:val="left"/>
      <w:pPr>
        <w:ind w:left="1440" w:hanging="360"/>
      </w:pPr>
      <w:rPr>
        <w:rFonts w:ascii="Courier New" w:hAnsi="Courier New" w:hint="default"/>
      </w:rPr>
    </w:lvl>
    <w:lvl w:ilvl="2" w:tplc="6FD8303E">
      <w:start w:val="1"/>
      <w:numFmt w:val="bullet"/>
      <w:lvlText w:val=""/>
      <w:lvlJc w:val="left"/>
      <w:pPr>
        <w:ind w:left="2160" w:hanging="360"/>
      </w:pPr>
      <w:rPr>
        <w:rFonts w:ascii="Wingdings" w:hAnsi="Wingdings" w:hint="default"/>
      </w:rPr>
    </w:lvl>
    <w:lvl w:ilvl="3" w:tplc="2B6A0A9C">
      <w:start w:val="1"/>
      <w:numFmt w:val="bullet"/>
      <w:lvlText w:val=""/>
      <w:lvlJc w:val="left"/>
      <w:pPr>
        <w:ind w:left="2880" w:hanging="360"/>
      </w:pPr>
      <w:rPr>
        <w:rFonts w:ascii="Symbol" w:hAnsi="Symbol" w:hint="default"/>
      </w:rPr>
    </w:lvl>
    <w:lvl w:ilvl="4" w:tplc="4C68B086">
      <w:start w:val="1"/>
      <w:numFmt w:val="bullet"/>
      <w:lvlText w:val="o"/>
      <w:lvlJc w:val="left"/>
      <w:pPr>
        <w:ind w:left="3600" w:hanging="360"/>
      </w:pPr>
      <w:rPr>
        <w:rFonts w:ascii="Courier New" w:hAnsi="Courier New" w:hint="default"/>
      </w:rPr>
    </w:lvl>
    <w:lvl w:ilvl="5" w:tplc="81EE1A38">
      <w:start w:val="1"/>
      <w:numFmt w:val="bullet"/>
      <w:lvlText w:val=""/>
      <w:lvlJc w:val="left"/>
      <w:pPr>
        <w:ind w:left="4320" w:hanging="360"/>
      </w:pPr>
      <w:rPr>
        <w:rFonts w:ascii="Wingdings" w:hAnsi="Wingdings" w:hint="default"/>
      </w:rPr>
    </w:lvl>
    <w:lvl w:ilvl="6" w:tplc="5A3E70A2">
      <w:start w:val="1"/>
      <w:numFmt w:val="bullet"/>
      <w:lvlText w:val=""/>
      <w:lvlJc w:val="left"/>
      <w:pPr>
        <w:ind w:left="5040" w:hanging="360"/>
      </w:pPr>
      <w:rPr>
        <w:rFonts w:ascii="Symbol" w:hAnsi="Symbol" w:hint="default"/>
      </w:rPr>
    </w:lvl>
    <w:lvl w:ilvl="7" w:tplc="5D66ABBE">
      <w:start w:val="1"/>
      <w:numFmt w:val="bullet"/>
      <w:lvlText w:val="o"/>
      <w:lvlJc w:val="left"/>
      <w:pPr>
        <w:ind w:left="5760" w:hanging="360"/>
      </w:pPr>
      <w:rPr>
        <w:rFonts w:ascii="Courier New" w:hAnsi="Courier New" w:hint="default"/>
      </w:rPr>
    </w:lvl>
    <w:lvl w:ilvl="8" w:tplc="229033D6">
      <w:start w:val="1"/>
      <w:numFmt w:val="bullet"/>
      <w:lvlText w:val=""/>
      <w:lvlJc w:val="left"/>
      <w:pPr>
        <w:ind w:left="6480" w:hanging="360"/>
      </w:pPr>
      <w:rPr>
        <w:rFonts w:ascii="Wingdings" w:hAnsi="Wingdings" w:hint="default"/>
      </w:rPr>
    </w:lvl>
  </w:abstractNum>
  <w:abstractNum w:abstractNumId="64" w15:restartNumberingAfterBreak="0">
    <w:nsid w:val="277B2066"/>
    <w:multiLevelType w:val="hybridMultilevel"/>
    <w:tmpl w:val="0FDCD9FE"/>
    <w:lvl w:ilvl="0" w:tplc="74C41112">
      <w:start w:val="1"/>
      <w:numFmt w:val="bullet"/>
      <w:lvlText w:val=""/>
      <w:lvlJc w:val="left"/>
      <w:pPr>
        <w:ind w:left="720" w:hanging="360"/>
      </w:pPr>
      <w:rPr>
        <w:rFonts w:ascii="Symbol" w:hAnsi="Symbol" w:hint="default"/>
      </w:rPr>
    </w:lvl>
    <w:lvl w:ilvl="1" w:tplc="5CA6DD3C">
      <w:start w:val="1"/>
      <w:numFmt w:val="bullet"/>
      <w:lvlText w:val="o"/>
      <w:lvlJc w:val="left"/>
      <w:pPr>
        <w:ind w:left="1440" w:hanging="360"/>
      </w:pPr>
      <w:rPr>
        <w:rFonts w:ascii="Courier New" w:hAnsi="Courier New" w:hint="default"/>
      </w:rPr>
    </w:lvl>
    <w:lvl w:ilvl="2" w:tplc="F96AE514">
      <w:start w:val="1"/>
      <w:numFmt w:val="bullet"/>
      <w:lvlText w:val=""/>
      <w:lvlJc w:val="left"/>
      <w:pPr>
        <w:ind w:left="2160" w:hanging="360"/>
      </w:pPr>
      <w:rPr>
        <w:rFonts w:ascii="Wingdings" w:hAnsi="Wingdings" w:hint="default"/>
      </w:rPr>
    </w:lvl>
    <w:lvl w:ilvl="3" w:tplc="BB46EC22">
      <w:start w:val="1"/>
      <w:numFmt w:val="bullet"/>
      <w:lvlText w:val=""/>
      <w:lvlJc w:val="left"/>
      <w:pPr>
        <w:ind w:left="2880" w:hanging="360"/>
      </w:pPr>
      <w:rPr>
        <w:rFonts w:ascii="Symbol" w:hAnsi="Symbol" w:hint="default"/>
      </w:rPr>
    </w:lvl>
    <w:lvl w:ilvl="4" w:tplc="97A071A8">
      <w:start w:val="1"/>
      <w:numFmt w:val="bullet"/>
      <w:lvlText w:val="o"/>
      <w:lvlJc w:val="left"/>
      <w:pPr>
        <w:ind w:left="3600" w:hanging="360"/>
      </w:pPr>
      <w:rPr>
        <w:rFonts w:ascii="Courier New" w:hAnsi="Courier New" w:hint="default"/>
      </w:rPr>
    </w:lvl>
    <w:lvl w:ilvl="5" w:tplc="A5BEE3CE">
      <w:start w:val="1"/>
      <w:numFmt w:val="bullet"/>
      <w:lvlText w:val=""/>
      <w:lvlJc w:val="left"/>
      <w:pPr>
        <w:ind w:left="4320" w:hanging="360"/>
      </w:pPr>
      <w:rPr>
        <w:rFonts w:ascii="Wingdings" w:hAnsi="Wingdings" w:hint="default"/>
      </w:rPr>
    </w:lvl>
    <w:lvl w:ilvl="6" w:tplc="D3B2F916">
      <w:start w:val="1"/>
      <w:numFmt w:val="bullet"/>
      <w:lvlText w:val=""/>
      <w:lvlJc w:val="left"/>
      <w:pPr>
        <w:ind w:left="5040" w:hanging="360"/>
      </w:pPr>
      <w:rPr>
        <w:rFonts w:ascii="Symbol" w:hAnsi="Symbol" w:hint="default"/>
      </w:rPr>
    </w:lvl>
    <w:lvl w:ilvl="7" w:tplc="546C4D88">
      <w:start w:val="1"/>
      <w:numFmt w:val="bullet"/>
      <w:lvlText w:val="o"/>
      <w:lvlJc w:val="left"/>
      <w:pPr>
        <w:ind w:left="5760" w:hanging="360"/>
      </w:pPr>
      <w:rPr>
        <w:rFonts w:ascii="Courier New" w:hAnsi="Courier New" w:hint="default"/>
      </w:rPr>
    </w:lvl>
    <w:lvl w:ilvl="8" w:tplc="C99C0A1E">
      <w:start w:val="1"/>
      <w:numFmt w:val="bullet"/>
      <w:lvlText w:val=""/>
      <w:lvlJc w:val="left"/>
      <w:pPr>
        <w:ind w:left="6480" w:hanging="360"/>
      </w:pPr>
      <w:rPr>
        <w:rFonts w:ascii="Wingdings" w:hAnsi="Wingdings" w:hint="default"/>
      </w:rPr>
    </w:lvl>
  </w:abstractNum>
  <w:abstractNum w:abstractNumId="65" w15:restartNumberingAfterBreak="0">
    <w:nsid w:val="2802FA71"/>
    <w:multiLevelType w:val="hybridMultilevel"/>
    <w:tmpl w:val="19229480"/>
    <w:lvl w:ilvl="0" w:tplc="8DD24A24">
      <w:start w:val="1"/>
      <w:numFmt w:val="decimal"/>
      <w:lvlText w:val="%1."/>
      <w:lvlJc w:val="left"/>
      <w:pPr>
        <w:ind w:left="720" w:hanging="360"/>
      </w:pPr>
    </w:lvl>
    <w:lvl w:ilvl="1" w:tplc="B85400CA">
      <w:start w:val="1"/>
      <w:numFmt w:val="lowerLetter"/>
      <w:lvlText w:val="%2."/>
      <w:lvlJc w:val="left"/>
      <w:pPr>
        <w:ind w:left="1440" w:hanging="360"/>
      </w:pPr>
    </w:lvl>
    <w:lvl w:ilvl="2" w:tplc="87486F58">
      <w:start w:val="1"/>
      <w:numFmt w:val="lowerRoman"/>
      <w:lvlText w:val="%3."/>
      <w:lvlJc w:val="right"/>
      <w:pPr>
        <w:ind w:left="2160" w:hanging="180"/>
      </w:pPr>
    </w:lvl>
    <w:lvl w:ilvl="3" w:tplc="048484EA">
      <w:start w:val="1"/>
      <w:numFmt w:val="decimal"/>
      <w:lvlText w:val="%4."/>
      <w:lvlJc w:val="left"/>
      <w:pPr>
        <w:ind w:left="2880" w:hanging="360"/>
      </w:pPr>
    </w:lvl>
    <w:lvl w:ilvl="4" w:tplc="7E5E75C2">
      <w:start w:val="1"/>
      <w:numFmt w:val="lowerLetter"/>
      <w:lvlText w:val="%5."/>
      <w:lvlJc w:val="left"/>
      <w:pPr>
        <w:ind w:left="3600" w:hanging="360"/>
      </w:pPr>
    </w:lvl>
    <w:lvl w:ilvl="5" w:tplc="02C6BE76">
      <w:start w:val="1"/>
      <w:numFmt w:val="lowerRoman"/>
      <w:lvlText w:val="%6."/>
      <w:lvlJc w:val="right"/>
      <w:pPr>
        <w:ind w:left="4320" w:hanging="180"/>
      </w:pPr>
    </w:lvl>
    <w:lvl w:ilvl="6" w:tplc="3D8E0058">
      <w:start w:val="1"/>
      <w:numFmt w:val="decimal"/>
      <w:lvlText w:val="%7."/>
      <w:lvlJc w:val="left"/>
      <w:pPr>
        <w:ind w:left="5040" w:hanging="360"/>
      </w:pPr>
    </w:lvl>
    <w:lvl w:ilvl="7" w:tplc="7122C260">
      <w:start w:val="1"/>
      <w:numFmt w:val="lowerLetter"/>
      <w:lvlText w:val="%8."/>
      <w:lvlJc w:val="left"/>
      <w:pPr>
        <w:ind w:left="5760" w:hanging="360"/>
      </w:pPr>
    </w:lvl>
    <w:lvl w:ilvl="8" w:tplc="7F626626">
      <w:start w:val="1"/>
      <w:numFmt w:val="lowerRoman"/>
      <w:lvlText w:val="%9."/>
      <w:lvlJc w:val="right"/>
      <w:pPr>
        <w:ind w:left="6480" w:hanging="180"/>
      </w:pPr>
    </w:lvl>
  </w:abstractNum>
  <w:abstractNum w:abstractNumId="66" w15:restartNumberingAfterBreak="0">
    <w:nsid w:val="292F4BF9"/>
    <w:multiLevelType w:val="hybridMultilevel"/>
    <w:tmpl w:val="54047FF2"/>
    <w:lvl w:ilvl="0" w:tplc="F5402FFA">
      <w:start w:val="1"/>
      <w:numFmt w:val="decimal"/>
      <w:lvlText w:val="%1)"/>
      <w:lvlJc w:val="left"/>
      <w:pPr>
        <w:ind w:left="720" w:hanging="360"/>
      </w:pPr>
    </w:lvl>
    <w:lvl w:ilvl="1" w:tplc="DEA6269C">
      <w:start w:val="1"/>
      <w:numFmt w:val="lowerLetter"/>
      <w:lvlText w:val="%2."/>
      <w:lvlJc w:val="left"/>
      <w:pPr>
        <w:ind w:left="1440" w:hanging="360"/>
      </w:pPr>
    </w:lvl>
    <w:lvl w:ilvl="2" w:tplc="A8987AE0">
      <w:start w:val="1"/>
      <w:numFmt w:val="lowerRoman"/>
      <w:lvlText w:val="%3."/>
      <w:lvlJc w:val="right"/>
      <w:pPr>
        <w:ind w:left="2160" w:hanging="180"/>
      </w:pPr>
    </w:lvl>
    <w:lvl w:ilvl="3" w:tplc="6E1800E0">
      <w:start w:val="1"/>
      <w:numFmt w:val="decimal"/>
      <w:lvlText w:val="%4."/>
      <w:lvlJc w:val="left"/>
      <w:pPr>
        <w:ind w:left="2880" w:hanging="360"/>
      </w:pPr>
    </w:lvl>
    <w:lvl w:ilvl="4" w:tplc="DB2828D4">
      <w:start w:val="1"/>
      <w:numFmt w:val="lowerLetter"/>
      <w:lvlText w:val="%5."/>
      <w:lvlJc w:val="left"/>
      <w:pPr>
        <w:ind w:left="3600" w:hanging="360"/>
      </w:pPr>
    </w:lvl>
    <w:lvl w:ilvl="5" w:tplc="ADA07D02">
      <w:start w:val="1"/>
      <w:numFmt w:val="lowerRoman"/>
      <w:lvlText w:val="%6."/>
      <w:lvlJc w:val="right"/>
      <w:pPr>
        <w:ind w:left="4320" w:hanging="180"/>
      </w:pPr>
    </w:lvl>
    <w:lvl w:ilvl="6" w:tplc="54C0D64C">
      <w:start w:val="1"/>
      <w:numFmt w:val="decimal"/>
      <w:lvlText w:val="%7."/>
      <w:lvlJc w:val="left"/>
      <w:pPr>
        <w:ind w:left="5040" w:hanging="360"/>
      </w:pPr>
    </w:lvl>
    <w:lvl w:ilvl="7" w:tplc="E1E0E3B8">
      <w:start w:val="1"/>
      <w:numFmt w:val="lowerLetter"/>
      <w:lvlText w:val="%8."/>
      <w:lvlJc w:val="left"/>
      <w:pPr>
        <w:ind w:left="5760" w:hanging="360"/>
      </w:pPr>
    </w:lvl>
    <w:lvl w:ilvl="8" w:tplc="9F54F7D4">
      <w:start w:val="1"/>
      <w:numFmt w:val="lowerRoman"/>
      <w:lvlText w:val="%9."/>
      <w:lvlJc w:val="right"/>
      <w:pPr>
        <w:ind w:left="6480" w:hanging="180"/>
      </w:pPr>
    </w:lvl>
  </w:abstractNum>
  <w:abstractNum w:abstractNumId="67" w15:restartNumberingAfterBreak="0">
    <w:nsid w:val="2A89DFE8"/>
    <w:multiLevelType w:val="hybridMultilevel"/>
    <w:tmpl w:val="B0F42BBA"/>
    <w:lvl w:ilvl="0" w:tplc="C5C00D54">
      <w:start w:val="1"/>
      <w:numFmt w:val="bullet"/>
      <w:lvlText w:val=""/>
      <w:lvlJc w:val="left"/>
      <w:pPr>
        <w:ind w:left="720" w:hanging="360"/>
      </w:pPr>
      <w:rPr>
        <w:rFonts w:ascii="Symbol" w:hAnsi="Symbol" w:hint="default"/>
      </w:rPr>
    </w:lvl>
    <w:lvl w:ilvl="1" w:tplc="C4AA5336">
      <w:start w:val="1"/>
      <w:numFmt w:val="bullet"/>
      <w:lvlText w:val="o"/>
      <w:lvlJc w:val="left"/>
      <w:pPr>
        <w:ind w:left="1440" w:hanging="360"/>
      </w:pPr>
      <w:rPr>
        <w:rFonts w:ascii="Courier New" w:hAnsi="Courier New" w:hint="default"/>
      </w:rPr>
    </w:lvl>
    <w:lvl w:ilvl="2" w:tplc="D0D4D26C">
      <w:start w:val="1"/>
      <w:numFmt w:val="bullet"/>
      <w:lvlText w:val=""/>
      <w:lvlJc w:val="left"/>
      <w:pPr>
        <w:ind w:left="2160" w:hanging="360"/>
      </w:pPr>
      <w:rPr>
        <w:rFonts w:ascii="Wingdings" w:hAnsi="Wingdings" w:hint="default"/>
      </w:rPr>
    </w:lvl>
    <w:lvl w:ilvl="3" w:tplc="077C6712">
      <w:start w:val="1"/>
      <w:numFmt w:val="bullet"/>
      <w:lvlText w:val=""/>
      <w:lvlJc w:val="left"/>
      <w:pPr>
        <w:ind w:left="2880" w:hanging="360"/>
      </w:pPr>
      <w:rPr>
        <w:rFonts w:ascii="Symbol" w:hAnsi="Symbol" w:hint="default"/>
      </w:rPr>
    </w:lvl>
    <w:lvl w:ilvl="4" w:tplc="AFD89D28">
      <w:start w:val="1"/>
      <w:numFmt w:val="bullet"/>
      <w:lvlText w:val="o"/>
      <w:lvlJc w:val="left"/>
      <w:pPr>
        <w:ind w:left="3600" w:hanging="360"/>
      </w:pPr>
      <w:rPr>
        <w:rFonts w:ascii="Courier New" w:hAnsi="Courier New" w:hint="default"/>
      </w:rPr>
    </w:lvl>
    <w:lvl w:ilvl="5" w:tplc="825CA1F2">
      <w:start w:val="1"/>
      <w:numFmt w:val="bullet"/>
      <w:lvlText w:val=""/>
      <w:lvlJc w:val="left"/>
      <w:pPr>
        <w:ind w:left="4320" w:hanging="360"/>
      </w:pPr>
      <w:rPr>
        <w:rFonts w:ascii="Wingdings" w:hAnsi="Wingdings" w:hint="default"/>
      </w:rPr>
    </w:lvl>
    <w:lvl w:ilvl="6" w:tplc="6E88EEFE">
      <w:start w:val="1"/>
      <w:numFmt w:val="bullet"/>
      <w:lvlText w:val=""/>
      <w:lvlJc w:val="left"/>
      <w:pPr>
        <w:ind w:left="5040" w:hanging="360"/>
      </w:pPr>
      <w:rPr>
        <w:rFonts w:ascii="Symbol" w:hAnsi="Symbol" w:hint="default"/>
      </w:rPr>
    </w:lvl>
    <w:lvl w:ilvl="7" w:tplc="440CD0A2">
      <w:start w:val="1"/>
      <w:numFmt w:val="bullet"/>
      <w:lvlText w:val="o"/>
      <w:lvlJc w:val="left"/>
      <w:pPr>
        <w:ind w:left="5760" w:hanging="360"/>
      </w:pPr>
      <w:rPr>
        <w:rFonts w:ascii="Courier New" w:hAnsi="Courier New" w:hint="default"/>
      </w:rPr>
    </w:lvl>
    <w:lvl w:ilvl="8" w:tplc="944EF5E6">
      <w:start w:val="1"/>
      <w:numFmt w:val="bullet"/>
      <w:lvlText w:val=""/>
      <w:lvlJc w:val="left"/>
      <w:pPr>
        <w:ind w:left="6480" w:hanging="360"/>
      </w:pPr>
      <w:rPr>
        <w:rFonts w:ascii="Wingdings" w:hAnsi="Wingdings" w:hint="default"/>
      </w:rPr>
    </w:lvl>
  </w:abstractNum>
  <w:abstractNum w:abstractNumId="68" w15:restartNumberingAfterBreak="0">
    <w:nsid w:val="2AB602FB"/>
    <w:multiLevelType w:val="hybridMultilevel"/>
    <w:tmpl w:val="B07CFDF2"/>
    <w:lvl w:ilvl="0" w:tplc="C5C47D1A">
      <w:start w:val="1"/>
      <w:numFmt w:val="bullet"/>
      <w:lvlText w:val=""/>
      <w:lvlJc w:val="left"/>
      <w:pPr>
        <w:ind w:left="720" w:hanging="360"/>
      </w:pPr>
      <w:rPr>
        <w:rFonts w:ascii="Symbol" w:hAnsi="Symbol" w:hint="default"/>
      </w:rPr>
    </w:lvl>
    <w:lvl w:ilvl="1" w:tplc="BAA2626E">
      <w:start w:val="1"/>
      <w:numFmt w:val="bullet"/>
      <w:lvlText w:val="o"/>
      <w:lvlJc w:val="left"/>
      <w:pPr>
        <w:ind w:left="1440" w:hanging="360"/>
      </w:pPr>
      <w:rPr>
        <w:rFonts w:ascii="Courier New" w:hAnsi="Courier New" w:hint="default"/>
      </w:rPr>
    </w:lvl>
    <w:lvl w:ilvl="2" w:tplc="8900599E">
      <w:start w:val="1"/>
      <w:numFmt w:val="bullet"/>
      <w:lvlText w:val=""/>
      <w:lvlJc w:val="left"/>
      <w:pPr>
        <w:ind w:left="2160" w:hanging="360"/>
      </w:pPr>
      <w:rPr>
        <w:rFonts w:ascii="Wingdings" w:hAnsi="Wingdings" w:hint="default"/>
      </w:rPr>
    </w:lvl>
    <w:lvl w:ilvl="3" w:tplc="666465F4">
      <w:start w:val="1"/>
      <w:numFmt w:val="bullet"/>
      <w:lvlText w:val=""/>
      <w:lvlJc w:val="left"/>
      <w:pPr>
        <w:ind w:left="2880" w:hanging="360"/>
      </w:pPr>
      <w:rPr>
        <w:rFonts w:ascii="Symbol" w:hAnsi="Symbol" w:hint="default"/>
      </w:rPr>
    </w:lvl>
    <w:lvl w:ilvl="4" w:tplc="BC92A508">
      <w:start w:val="1"/>
      <w:numFmt w:val="bullet"/>
      <w:lvlText w:val="o"/>
      <w:lvlJc w:val="left"/>
      <w:pPr>
        <w:ind w:left="3600" w:hanging="360"/>
      </w:pPr>
      <w:rPr>
        <w:rFonts w:ascii="Courier New" w:hAnsi="Courier New" w:hint="default"/>
      </w:rPr>
    </w:lvl>
    <w:lvl w:ilvl="5" w:tplc="CC102B30">
      <w:start w:val="1"/>
      <w:numFmt w:val="bullet"/>
      <w:lvlText w:val=""/>
      <w:lvlJc w:val="left"/>
      <w:pPr>
        <w:ind w:left="4320" w:hanging="360"/>
      </w:pPr>
      <w:rPr>
        <w:rFonts w:ascii="Wingdings" w:hAnsi="Wingdings" w:hint="default"/>
      </w:rPr>
    </w:lvl>
    <w:lvl w:ilvl="6" w:tplc="208E2E50">
      <w:start w:val="1"/>
      <w:numFmt w:val="bullet"/>
      <w:lvlText w:val=""/>
      <w:lvlJc w:val="left"/>
      <w:pPr>
        <w:ind w:left="5040" w:hanging="360"/>
      </w:pPr>
      <w:rPr>
        <w:rFonts w:ascii="Symbol" w:hAnsi="Symbol" w:hint="default"/>
      </w:rPr>
    </w:lvl>
    <w:lvl w:ilvl="7" w:tplc="13505370">
      <w:start w:val="1"/>
      <w:numFmt w:val="bullet"/>
      <w:lvlText w:val="o"/>
      <w:lvlJc w:val="left"/>
      <w:pPr>
        <w:ind w:left="5760" w:hanging="360"/>
      </w:pPr>
      <w:rPr>
        <w:rFonts w:ascii="Courier New" w:hAnsi="Courier New" w:hint="default"/>
      </w:rPr>
    </w:lvl>
    <w:lvl w:ilvl="8" w:tplc="823488A4">
      <w:start w:val="1"/>
      <w:numFmt w:val="bullet"/>
      <w:lvlText w:val=""/>
      <w:lvlJc w:val="left"/>
      <w:pPr>
        <w:ind w:left="6480" w:hanging="360"/>
      </w:pPr>
      <w:rPr>
        <w:rFonts w:ascii="Wingdings" w:hAnsi="Wingdings" w:hint="default"/>
      </w:rPr>
    </w:lvl>
  </w:abstractNum>
  <w:abstractNum w:abstractNumId="69" w15:restartNumberingAfterBreak="0">
    <w:nsid w:val="2BE6D7F8"/>
    <w:multiLevelType w:val="hybridMultilevel"/>
    <w:tmpl w:val="B8C28DF4"/>
    <w:lvl w:ilvl="0" w:tplc="3CC6C576">
      <w:start w:val="1"/>
      <w:numFmt w:val="decimal"/>
      <w:lvlText w:val="%1."/>
      <w:lvlJc w:val="left"/>
      <w:pPr>
        <w:ind w:left="720" w:hanging="360"/>
      </w:pPr>
    </w:lvl>
    <w:lvl w:ilvl="1" w:tplc="D4BCB0E4">
      <w:start w:val="1"/>
      <w:numFmt w:val="lowerLetter"/>
      <w:lvlText w:val="%2."/>
      <w:lvlJc w:val="left"/>
      <w:pPr>
        <w:ind w:left="1440" w:hanging="360"/>
      </w:pPr>
    </w:lvl>
    <w:lvl w:ilvl="2" w:tplc="9CCA7758">
      <w:start w:val="1"/>
      <w:numFmt w:val="lowerRoman"/>
      <w:lvlText w:val="%3."/>
      <w:lvlJc w:val="right"/>
      <w:pPr>
        <w:ind w:left="2160" w:hanging="180"/>
      </w:pPr>
    </w:lvl>
    <w:lvl w:ilvl="3" w:tplc="C97C0FCA">
      <w:start w:val="1"/>
      <w:numFmt w:val="decimal"/>
      <w:lvlText w:val="%4."/>
      <w:lvlJc w:val="left"/>
      <w:pPr>
        <w:ind w:left="2880" w:hanging="360"/>
      </w:pPr>
    </w:lvl>
    <w:lvl w:ilvl="4" w:tplc="137E3DF8">
      <w:start w:val="1"/>
      <w:numFmt w:val="lowerLetter"/>
      <w:lvlText w:val="%5."/>
      <w:lvlJc w:val="left"/>
      <w:pPr>
        <w:ind w:left="3600" w:hanging="360"/>
      </w:pPr>
    </w:lvl>
    <w:lvl w:ilvl="5" w:tplc="C4EE5824">
      <w:start w:val="1"/>
      <w:numFmt w:val="lowerRoman"/>
      <w:lvlText w:val="%6."/>
      <w:lvlJc w:val="right"/>
      <w:pPr>
        <w:ind w:left="4320" w:hanging="180"/>
      </w:pPr>
    </w:lvl>
    <w:lvl w:ilvl="6" w:tplc="BA1A173E">
      <w:start w:val="1"/>
      <w:numFmt w:val="decimal"/>
      <w:lvlText w:val="%7."/>
      <w:lvlJc w:val="left"/>
      <w:pPr>
        <w:ind w:left="5040" w:hanging="360"/>
      </w:pPr>
    </w:lvl>
    <w:lvl w:ilvl="7" w:tplc="FE42B3EE">
      <w:start w:val="1"/>
      <w:numFmt w:val="lowerLetter"/>
      <w:lvlText w:val="%8."/>
      <w:lvlJc w:val="left"/>
      <w:pPr>
        <w:ind w:left="5760" w:hanging="360"/>
      </w:pPr>
    </w:lvl>
    <w:lvl w:ilvl="8" w:tplc="488EBE80">
      <w:start w:val="1"/>
      <w:numFmt w:val="lowerRoman"/>
      <w:lvlText w:val="%9."/>
      <w:lvlJc w:val="right"/>
      <w:pPr>
        <w:ind w:left="6480" w:hanging="180"/>
      </w:pPr>
    </w:lvl>
  </w:abstractNum>
  <w:abstractNum w:abstractNumId="70" w15:restartNumberingAfterBreak="0">
    <w:nsid w:val="2C3648DE"/>
    <w:multiLevelType w:val="hybridMultilevel"/>
    <w:tmpl w:val="57CCB368"/>
    <w:lvl w:ilvl="0" w:tplc="13FC01BE">
      <w:start w:val="1"/>
      <w:numFmt w:val="bullet"/>
      <w:lvlText w:val=""/>
      <w:lvlJc w:val="left"/>
      <w:pPr>
        <w:ind w:left="1440" w:hanging="360"/>
      </w:pPr>
      <w:rPr>
        <w:rFonts w:ascii="Symbol" w:hAnsi="Symbol" w:hint="default"/>
      </w:rPr>
    </w:lvl>
    <w:lvl w:ilvl="1" w:tplc="511E77E4">
      <w:start w:val="1"/>
      <w:numFmt w:val="bullet"/>
      <w:lvlText w:val="o"/>
      <w:lvlJc w:val="left"/>
      <w:pPr>
        <w:ind w:left="2160" w:hanging="360"/>
      </w:pPr>
      <w:rPr>
        <w:rFonts w:ascii="Courier New" w:hAnsi="Courier New" w:hint="default"/>
      </w:rPr>
    </w:lvl>
    <w:lvl w:ilvl="2" w:tplc="E23249BE">
      <w:start w:val="1"/>
      <w:numFmt w:val="bullet"/>
      <w:lvlText w:val=""/>
      <w:lvlJc w:val="left"/>
      <w:pPr>
        <w:ind w:left="2880" w:hanging="360"/>
      </w:pPr>
      <w:rPr>
        <w:rFonts w:ascii="Wingdings" w:hAnsi="Wingdings" w:hint="default"/>
      </w:rPr>
    </w:lvl>
    <w:lvl w:ilvl="3" w:tplc="712E8858">
      <w:start w:val="1"/>
      <w:numFmt w:val="bullet"/>
      <w:lvlText w:val=""/>
      <w:lvlJc w:val="left"/>
      <w:pPr>
        <w:ind w:left="3600" w:hanging="360"/>
      </w:pPr>
      <w:rPr>
        <w:rFonts w:ascii="Symbol" w:hAnsi="Symbol" w:hint="default"/>
      </w:rPr>
    </w:lvl>
    <w:lvl w:ilvl="4" w:tplc="30DE4074">
      <w:start w:val="1"/>
      <w:numFmt w:val="bullet"/>
      <w:lvlText w:val="o"/>
      <w:lvlJc w:val="left"/>
      <w:pPr>
        <w:ind w:left="4320" w:hanging="360"/>
      </w:pPr>
      <w:rPr>
        <w:rFonts w:ascii="Courier New" w:hAnsi="Courier New" w:hint="default"/>
      </w:rPr>
    </w:lvl>
    <w:lvl w:ilvl="5" w:tplc="24D0A370">
      <w:start w:val="1"/>
      <w:numFmt w:val="bullet"/>
      <w:lvlText w:val=""/>
      <w:lvlJc w:val="left"/>
      <w:pPr>
        <w:ind w:left="5040" w:hanging="360"/>
      </w:pPr>
      <w:rPr>
        <w:rFonts w:ascii="Wingdings" w:hAnsi="Wingdings" w:hint="default"/>
      </w:rPr>
    </w:lvl>
    <w:lvl w:ilvl="6" w:tplc="8A6825B6">
      <w:start w:val="1"/>
      <w:numFmt w:val="bullet"/>
      <w:lvlText w:val=""/>
      <w:lvlJc w:val="left"/>
      <w:pPr>
        <w:ind w:left="5760" w:hanging="360"/>
      </w:pPr>
      <w:rPr>
        <w:rFonts w:ascii="Symbol" w:hAnsi="Symbol" w:hint="default"/>
      </w:rPr>
    </w:lvl>
    <w:lvl w:ilvl="7" w:tplc="2E8E5E4E">
      <w:start w:val="1"/>
      <w:numFmt w:val="bullet"/>
      <w:lvlText w:val="o"/>
      <w:lvlJc w:val="left"/>
      <w:pPr>
        <w:ind w:left="6480" w:hanging="360"/>
      </w:pPr>
      <w:rPr>
        <w:rFonts w:ascii="Courier New" w:hAnsi="Courier New" w:hint="default"/>
      </w:rPr>
    </w:lvl>
    <w:lvl w:ilvl="8" w:tplc="3EB6196C">
      <w:start w:val="1"/>
      <w:numFmt w:val="bullet"/>
      <w:lvlText w:val=""/>
      <w:lvlJc w:val="left"/>
      <w:pPr>
        <w:ind w:left="7200" w:hanging="360"/>
      </w:pPr>
      <w:rPr>
        <w:rFonts w:ascii="Wingdings" w:hAnsi="Wingdings" w:hint="default"/>
      </w:rPr>
    </w:lvl>
  </w:abstractNum>
  <w:abstractNum w:abstractNumId="71" w15:restartNumberingAfterBreak="0">
    <w:nsid w:val="2CC5A502"/>
    <w:multiLevelType w:val="hybridMultilevel"/>
    <w:tmpl w:val="14E4B850"/>
    <w:lvl w:ilvl="0" w:tplc="8D08DEC2">
      <w:start w:val="1"/>
      <w:numFmt w:val="decimal"/>
      <w:lvlText w:val="%1."/>
      <w:lvlJc w:val="left"/>
      <w:pPr>
        <w:ind w:left="720" w:hanging="360"/>
      </w:pPr>
    </w:lvl>
    <w:lvl w:ilvl="1" w:tplc="4BAA2C8E">
      <w:start w:val="1"/>
      <w:numFmt w:val="lowerLetter"/>
      <w:lvlText w:val="%2."/>
      <w:lvlJc w:val="left"/>
      <w:pPr>
        <w:ind w:left="1440" w:hanging="360"/>
      </w:pPr>
    </w:lvl>
    <w:lvl w:ilvl="2" w:tplc="B288ACD6">
      <w:start w:val="1"/>
      <w:numFmt w:val="lowerRoman"/>
      <w:lvlText w:val="%3."/>
      <w:lvlJc w:val="right"/>
      <w:pPr>
        <w:ind w:left="2160" w:hanging="180"/>
      </w:pPr>
    </w:lvl>
    <w:lvl w:ilvl="3" w:tplc="FBF4728C">
      <w:start w:val="1"/>
      <w:numFmt w:val="decimal"/>
      <w:lvlText w:val="%4."/>
      <w:lvlJc w:val="left"/>
      <w:pPr>
        <w:ind w:left="2880" w:hanging="360"/>
      </w:pPr>
    </w:lvl>
    <w:lvl w:ilvl="4" w:tplc="01240E62">
      <w:start w:val="1"/>
      <w:numFmt w:val="lowerLetter"/>
      <w:lvlText w:val="%5."/>
      <w:lvlJc w:val="left"/>
      <w:pPr>
        <w:ind w:left="3600" w:hanging="360"/>
      </w:pPr>
    </w:lvl>
    <w:lvl w:ilvl="5" w:tplc="0120656A">
      <w:start w:val="1"/>
      <w:numFmt w:val="lowerRoman"/>
      <w:lvlText w:val="%6."/>
      <w:lvlJc w:val="right"/>
      <w:pPr>
        <w:ind w:left="4320" w:hanging="180"/>
      </w:pPr>
    </w:lvl>
    <w:lvl w:ilvl="6" w:tplc="FCBC83DA">
      <w:start w:val="1"/>
      <w:numFmt w:val="decimal"/>
      <w:lvlText w:val="%7."/>
      <w:lvlJc w:val="left"/>
      <w:pPr>
        <w:ind w:left="5040" w:hanging="360"/>
      </w:pPr>
    </w:lvl>
    <w:lvl w:ilvl="7" w:tplc="D3F4F4D2">
      <w:start w:val="1"/>
      <w:numFmt w:val="lowerLetter"/>
      <w:lvlText w:val="%8."/>
      <w:lvlJc w:val="left"/>
      <w:pPr>
        <w:ind w:left="5760" w:hanging="360"/>
      </w:pPr>
    </w:lvl>
    <w:lvl w:ilvl="8" w:tplc="AE3A53DC">
      <w:start w:val="1"/>
      <w:numFmt w:val="lowerRoman"/>
      <w:lvlText w:val="%9."/>
      <w:lvlJc w:val="right"/>
      <w:pPr>
        <w:ind w:left="6480" w:hanging="180"/>
      </w:pPr>
    </w:lvl>
  </w:abstractNum>
  <w:abstractNum w:abstractNumId="72" w15:restartNumberingAfterBreak="0">
    <w:nsid w:val="2CCE9F43"/>
    <w:multiLevelType w:val="hybridMultilevel"/>
    <w:tmpl w:val="063A564C"/>
    <w:lvl w:ilvl="0" w:tplc="10E22B88">
      <w:start w:val="1"/>
      <w:numFmt w:val="bullet"/>
      <w:lvlText w:val=""/>
      <w:lvlJc w:val="left"/>
      <w:pPr>
        <w:ind w:left="720" w:hanging="360"/>
      </w:pPr>
      <w:rPr>
        <w:rFonts w:ascii="Symbol" w:hAnsi="Symbol" w:hint="default"/>
      </w:rPr>
    </w:lvl>
    <w:lvl w:ilvl="1" w:tplc="54628E6A">
      <w:start w:val="1"/>
      <w:numFmt w:val="bullet"/>
      <w:lvlText w:val="o"/>
      <w:lvlJc w:val="left"/>
      <w:pPr>
        <w:ind w:left="1440" w:hanging="360"/>
      </w:pPr>
      <w:rPr>
        <w:rFonts w:ascii="Courier New" w:hAnsi="Courier New" w:hint="default"/>
      </w:rPr>
    </w:lvl>
    <w:lvl w:ilvl="2" w:tplc="DB2A992E">
      <w:start w:val="1"/>
      <w:numFmt w:val="bullet"/>
      <w:lvlText w:val=""/>
      <w:lvlJc w:val="left"/>
      <w:pPr>
        <w:ind w:left="2160" w:hanging="360"/>
      </w:pPr>
      <w:rPr>
        <w:rFonts w:ascii="Wingdings" w:hAnsi="Wingdings" w:hint="default"/>
      </w:rPr>
    </w:lvl>
    <w:lvl w:ilvl="3" w:tplc="F7700816">
      <w:start w:val="1"/>
      <w:numFmt w:val="bullet"/>
      <w:lvlText w:val=""/>
      <w:lvlJc w:val="left"/>
      <w:pPr>
        <w:ind w:left="2880" w:hanging="360"/>
      </w:pPr>
      <w:rPr>
        <w:rFonts w:ascii="Symbol" w:hAnsi="Symbol" w:hint="default"/>
      </w:rPr>
    </w:lvl>
    <w:lvl w:ilvl="4" w:tplc="8ACE8998">
      <w:start w:val="1"/>
      <w:numFmt w:val="bullet"/>
      <w:lvlText w:val="o"/>
      <w:lvlJc w:val="left"/>
      <w:pPr>
        <w:ind w:left="3600" w:hanging="360"/>
      </w:pPr>
      <w:rPr>
        <w:rFonts w:ascii="Courier New" w:hAnsi="Courier New" w:hint="default"/>
      </w:rPr>
    </w:lvl>
    <w:lvl w:ilvl="5" w:tplc="0FE2AAB0">
      <w:start w:val="1"/>
      <w:numFmt w:val="bullet"/>
      <w:lvlText w:val=""/>
      <w:lvlJc w:val="left"/>
      <w:pPr>
        <w:ind w:left="4320" w:hanging="360"/>
      </w:pPr>
      <w:rPr>
        <w:rFonts w:ascii="Wingdings" w:hAnsi="Wingdings" w:hint="default"/>
      </w:rPr>
    </w:lvl>
    <w:lvl w:ilvl="6" w:tplc="9BC8C9F2">
      <w:start w:val="1"/>
      <w:numFmt w:val="bullet"/>
      <w:lvlText w:val=""/>
      <w:lvlJc w:val="left"/>
      <w:pPr>
        <w:ind w:left="5040" w:hanging="360"/>
      </w:pPr>
      <w:rPr>
        <w:rFonts w:ascii="Symbol" w:hAnsi="Symbol" w:hint="default"/>
      </w:rPr>
    </w:lvl>
    <w:lvl w:ilvl="7" w:tplc="E23E1552">
      <w:start w:val="1"/>
      <w:numFmt w:val="bullet"/>
      <w:lvlText w:val="o"/>
      <w:lvlJc w:val="left"/>
      <w:pPr>
        <w:ind w:left="5760" w:hanging="360"/>
      </w:pPr>
      <w:rPr>
        <w:rFonts w:ascii="Courier New" w:hAnsi="Courier New" w:hint="default"/>
      </w:rPr>
    </w:lvl>
    <w:lvl w:ilvl="8" w:tplc="33046F62">
      <w:start w:val="1"/>
      <w:numFmt w:val="bullet"/>
      <w:lvlText w:val=""/>
      <w:lvlJc w:val="left"/>
      <w:pPr>
        <w:ind w:left="6480" w:hanging="360"/>
      </w:pPr>
      <w:rPr>
        <w:rFonts w:ascii="Wingdings" w:hAnsi="Wingdings" w:hint="default"/>
      </w:rPr>
    </w:lvl>
  </w:abstractNum>
  <w:abstractNum w:abstractNumId="73" w15:restartNumberingAfterBreak="0">
    <w:nsid w:val="2D9C01FA"/>
    <w:multiLevelType w:val="hybridMultilevel"/>
    <w:tmpl w:val="5B5C6F5E"/>
    <w:lvl w:ilvl="0" w:tplc="D6E235CE">
      <w:start w:val="1"/>
      <w:numFmt w:val="decimal"/>
      <w:lvlText w:val="%1."/>
      <w:lvlJc w:val="left"/>
      <w:pPr>
        <w:ind w:left="720" w:hanging="360"/>
      </w:pPr>
    </w:lvl>
    <w:lvl w:ilvl="1" w:tplc="A738A12A">
      <w:start w:val="1"/>
      <w:numFmt w:val="lowerLetter"/>
      <w:lvlText w:val="%2."/>
      <w:lvlJc w:val="left"/>
      <w:pPr>
        <w:ind w:left="1440" w:hanging="360"/>
      </w:pPr>
    </w:lvl>
    <w:lvl w:ilvl="2" w:tplc="61A69240">
      <w:start w:val="1"/>
      <w:numFmt w:val="lowerRoman"/>
      <w:lvlText w:val="%3."/>
      <w:lvlJc w:val="right"/>
      <w:pPr>
        <w:ind w:left="2160" w:hanging="180"/>
      </w:pPr>
    </w:lvl>
    <w:lvl w:ilvl="3" w:tplc="3922471A">
      <w:start w:val="1"/>
      <w:numFmt w:val="decimal"/>
      <w:lvlText w:val="%4."/>
      <w:lvlJc w:val="left"/>
      <w:pPr>
        <w:ind w:left="2880" w:hanging="360"/>
      </w:pPr>
    </w:lvl>
    <w:lvl w:ilvl="4" w:tplc="35D80094">
      <w:start w:val="1"/>
      <w:numFmt w:val="lowerLetter"/>
      <w:lvlText w:val="%5."/>
      <w:lvlJc w:val="left"/>
      <w:pPr>
        <w:ind w:left="3600" w:hanging="360"/>
      </w:pPr>
    </w:lvl>
    <w:lvl w:ilvl="5" w:tplc="6728DDBC">
      <w:start w:val="1"/>
      <w:numFmt w:val="lowerRoman"/>
      <w:lvlText w:val="%6."/>
      <w:lvlJc w:val="right"/>
      <w:pPr>
        <w:ind w:left="4320" w:hanging="180"/>
      </w:pPr>
    </w:lvl>
    <w:lvl w:ilvl="6" w:tplc="23FA9562">
      <w:start w:val="1"/>
      <w:numFmt w:val="decimal"/>
      <w:lvlText w:val="%7."/>
      <w:lvlJc w:val="left"/>
      <w:pPr>
        <w:ind w:left="5040" w:hanging="360"/>
      </w:pPr>
    </w:lvl>
    <w:lvl w:ilvl="7" w:tplc="65BC35D2">
      <w:start w:val="1"/>
      <w:numFmt w:val="lowerLetter"/>
      <w:lvlText w:val="%8."/>
      <w:lvlJc w:val="left"/>
      <w:pPr>
        <w:ind w:left="5760" w:hanging="360"/>
      </w:pPr>
    </w:lvl>
    <w:lvl w:ilvl="8" w:tplc="25965418">
      <w:start w:val="1"/>
      <w:numFmt w:val="lowerRoman"/>
      <w:lvlText w:val="%9."/>
      <w:lvlJc w:val="right"/>
      <w:pPr>
        <w:ind w:left="6480" w:hanging="180"/>
      </w:pPr>
    </w:lvl>
  </w:abstractNum>
  <w:abstractNum w:abstractNumId="74" w15:restartNumberingAfterBreak="0">
    <w:nsid w:val="2DA78DCA"/>
    <w:multiLevelType w:val="hybridMultilevel"/>
    <w:tmpl w:val="6346D38C"/>
    <w:lvl w:ilvl="0" w:tplc="48B0E298">
      <w:start w:val="1"/>
      <w:numFmt w:val="bullet"/>
      <w:lvlText w:val=""/>
      <w:lvlJc w:val="left"/>
      <w:pPr>
        <w:ind w:left="1068" w:hanging="360"/>
      </w:pPr>
      <w:rPr>
        <w:rFonts w:ascii="Symbol" w:hAnsi="Symbol" w:hint="default"/>
      </w:rPr>
    </w:lvl>
    <w:lvl w:ilvl="1" w:tplc="830843BA">
      <w:start w:val="1"/>
      <w:numFmt w:val="bullet"/>
      <w:lvlText w:val="o"/>
      <w:lvlJc w:val="left"/>
      <w:pPr>
        <w:ind w:left="1788" w:hanging="360"/>
      </w:pPr>
      <w:rPr>
        <w:rFonts w:ascii="Courier New" w:hAnsi="Courier New" w:hint="default"/>
      </w:rPr>
    </w:lvl>
    <w:lvl w:ilvl="2" w:tplc="96467E36">
      <w:start w:val="1"/>
      <w:numFmt w:val="bullet"/>
      <w:lvlText w:val=""/>
      <w:lvlJc w:val="left"/>
      <w:pPr>
        <w:ind w:left="2508" w:hanging="360"/>
      </w:pPr>
      <w:rPr>
        <w:rFonts w:ascii="Wingdings" w:hAnsi="Wingdings" w:hint="default"/>
      </w:rPr>
    </w:lvl>
    <w:lvl w:ilvl="3" w:tplc="53FE957C">
      <w:start w:val="1"/>
      <w:numFmt w:val="bullet"/>
      <w:lvlText w:val=""/>
      <w:lvlJc w:val="left"/>
      <w:pPr>
        <w:ind w:left="3228" w:hanging="360"/>
      </w:pPr>
      <w:rPr>
        <w:rFonts w:ascii="Symbol" w:hAnsi="Symbol" w:hint="default"/>
      </w:rPr>
    </w:lvl>
    <w:lvl w:ilvl="4" w:tplc="64BE6DC2">
      <w:start w:val="1"/>
      <w:numFmt w:val="bullet"/>
      <w:lvlText w:val="o"/>
      <w:lvlJc w:val="left"/>
      <w:pPr>
        <w:ind w:left="3948" w:hanging="360"/>
      </w:pPr>
      <w:rPr>
        <w:rFonts w:ascii="Courier New" w:hAnsi="Courier New" w:hint="default"/>
      </w:rPr>
    </w:lvl>
    <w:lvl w:ilvl="5" w:tplc="37E846C2">
      <w:start w:val="1"/>
      <w:numFmt w:val="bullet"/>
      <w:lvlText w:val=""/>
      <w:lvlJc w:val="left"/>
      <w:pPr>
        <w:ind w:left="4668" w:hanging="360"/>
      </w:pPr>
      <w:rPr>
        <w:rFonts w:ascii="Wingdings" w:hAnsi="Wingdings" w:hint="default"/>
      </w:rPr>
    </w:lvl>
    <w:lvl w:ilvl="6" w:tplc="E9202DA2">
      <w:start w:val="1"/>
      <w:numFmt w:val="bullet"/>
      <w:lvlText w:val=""/>
      <w:lvlJc w:val="left"/>
      <w:pPr>
        <w:ind w:left="5388" w:hanging="360"/>
      </w:pPr>
      <w:rPr>
        <w:rFonts w:ascii="Symbol" w:hAnsi="Symbol" w:hint="default"/>
      </w:rPr>
    </w:lvl>
    <w:lvl w:ilvl="7" w:tplc="EA266A26">
      <w:start w:val="1"/>
      <w:numFmt w:val="bullet"/>
      <w:lvlText w:val="o"/>
      <w:lvlJc w:val="left"/>
      <w:pPr>
        <w:ind w:left="6108" w:hanging="360"/>
      </w:pPr>
      <w:rPr>
        <w:rFonts w:ascii="Courier New" w:hAnsi="Courier New" w:hint="default"/>
      </w:rPr>
    </w:lvl>
    <w:lvl w:ilvl="8" w:tplc="92924FFA">
      <w:start w:val="1"/>
      <w:numFmt w:val="bullet"/>
      <w:lvlText w:val=""/>
      <w:lvlJc w:val="left"/>
      <w:pPr>
        <w:ind w:left="6828" w:hanging="360"/>
      </w:pPr>
      <w:rPr>
        <w:rFonts w:ascii="Wingdings" w:hAnsi="Wingdings" w:hint="default"/>
      </w:rPr>
    </w:lvl>
  </w:abstractNum>
  <w:abstractNum w:abstractNumId="75" w15:restartNumberingAfterBreak="0">
    <w:nsid w:val="2F0C6C0A"/>
    <w:multiLevelType w:val="hybridMultilevel"/>
    <w:tmpl w:val="01C40D94"/>
    <w:lvl w:ilvl="0" w:tplc="217CFCA4">
      <w:start w:val="1"/>
      <w:numFmt w:val="bullet"/>
      <w:lvlText w:val=""/>
      <w:lvlJc w:val="left"/>
      <w:pPr>
        <w:ind w:left="1068" w:hanging="360"/>
      </w:pPr>
      <w:rPr>
        <w:rFonts w:ascii="Symbol" w:hAnsi="Symbol" w:hint="default"/>
      </w:rPr>
    </w:lvl>
    <w:lvl w:ilvl="1" w:tplc="AEF21606">
      <w:start w:val="1"/>
      <w:numFmt w:val="bullet"/>
      <w:lvlText w:val="o"/>
      <w:lvlJc w:val="left"/>
      <w:pPr>
        <w:ind w:left="1788" w:hanging="360"/>
      </w:pPr>
      <w:rPr>
        <w:rFonts w:ascii="Courier New" w:hAnsi="Courier New" w:hint="default"/>
      </w:rPr>
    </w:lvl>
    <w:lvl w:ilvl="2" w:tplc="4CCED008">
      <w:start w:val="1"/>
      <w:numFmt w:val="bullet"/>
      <w:lvlText w:val=""/>
      <w:lvlJc w:val="left"/>
      <w:pPr>
        <w:ind w:left="2508" w:hanging="360"/>
      </w:pPr>
      <w:rPr>
        <w:rFonts w:ascii="Wingdings" w:hAnsi="Wingdings" w:hint="default"/>
      </w:rPr>
    </w:lvl>
    <w:lvl w:ilvl="3" w:tplc="814CC9FC">
      <w:start w:val="1"/>
      <w:numFmt w:val="bullet"/>
      <w:lvlText w:val=""/>
      <w:lvlJc w:val="left"/>
      <w:pPr>
        <w:ind w:left="3228" w:hanging="360"/>
      </w:pPr>
      <w:rPr>
        <w:rFonts w:ascii="Symbol" w:hAnsi="Symbol" w:hint="default"/>
      </w:rPr>
    </w:lvl>
    <w:lvl w:ilvl="4" w:tplc="683ADD7A">
      <w:start w:val="1"/>
      <w:numFmt w:val="bullet"/>
      <w:lvlText w:val="o"/>
      <w:lvlJc w:val="left"/>
      <w:pPr>
        <w:ind w:left="3948" w:hanging="360"/>
      </w:pPr>
      <w:rPr>
        <w:rFonts w:ascii="Courier New" w:hAnsi="Courier New" w:hint="default"/>
      </w:rPr>
    </w:lvl>
    <w:lvl w:ilvl="5" w:tplc="54FE138E">
      <w:start w:val="1"/>
      <w:numFmt w:val="bullet"/>
      <w:lvlText w:val=""/>
      <w:lvlJc w:val="left"/>
      <w:pPr>
        <w:ind w:left="4668" w:hanging="360"/>
      </w:pPr>
      <w:rPr>
        <w:rFonts w:ascii="Wingdings" w:hAnsi="Wingdings" w:hint="default"/>
      </w:rPr>
    </w:lvl>
    <w:lvl w:ilvl="6" w:tplc="7E167972">
      <w:start w:val="1"/>
      <w:numFmt w:val="bullet"/>
      <w:lvlText w:val=""/>
      <w:lvlJc w:val="left"/>
      <w:pPr>
        <w:ind w:left="5388" w:hanging="360"/>
      </w:pPr>
      <w:rPr>
        <w:rFonts w:ascii="Symbol" w:hAnsi="Symbol" w:hint="default"/>
      </w:rPr>
    </w:lvl>
    <w:lvl w:ilvl="7" w:tplc="86DAC28C">
      <w:start w:val="1"/>
      <w:numFmt w:val="bullet"/>
      <w:lvlText w:val="o"/>
      <w:lvlJc w:val="left"/>
      <w:pPr>
        <w:ind w:left="6108" w:hanging="360"/>
      </w:pPr>
      <w:rPr>
        <w:rFonts w:ascii="Courier New" w:hAnsi="Courier New" w:hint="default"/>
      </w:rPr>
    </w:lvl>
    <w:lvl w:ilvl="8" w:tplc="2D4E7168">
      <w:start w:val="1"/>
      <w:numFmt w:val="bullet"/>
      <w:lvlText w:val=""/>
      <w:lvlJc w:val="left"/>
      <w:pPr>
        <w:ind w:left="6828" w:hanging="360"/>
      </w:pPr>
      <w:rPr>
        <w:rFonts w:ascii="Wingdings" w:hAnsi="Wingdings" w:hint="default"/>
      </w:rPr>
    </w:lvl>
  </w:abstractNum>
  <w:abstractNum w:abstractNumId="76" w15:restartNumberingAfterBreak="0">
    <w:nsid w:val="2FECCB38"/>
    <w:multiLevelType w:val="hybridMultilevel"/>
    <w:tmpl w:val="916C7A2C"/>
    <w:lvl w:ilvl="0" w:tplc="7CE83230">
      <w:start w:val="1"/>
      <w:numFmt w:val="bullet"/>
      <w:lvlText w:val=""/>
      <w:lvlJc w:val="left"/>
      <w:pPr>
        <w:ind w:left="720" w:hanging="360"/>
      </w:pPr>
      <w:rPr>
        <w:rFonts w:ascii="Symbol" w:hAnsi="Symbol" w:hint="default"/>
      </w:rPr>
    </w:lvl>
    <w:lvl w:ilvl="1" w:tplc="DA92ADF4">
      <w:start w:val="1"/>
      <w:numFmt w:val="bullet"/>
      <w:lvlText w:val="o"/>
      <w:lvlJc w:val="left"/>
      <w:pPr>
        <w:ind w:left="1440" w:hanging="360"/>
      </w:pPr>
      <w:rPr>
        <w:rFonts w:ascii="Courier New" w:hAnsi="Courier New" w:hint="default"/>
      </w:rPr>
    </w:lvl>
    <w:lvl w:ilvl="2" w:tplc="08842090">
      <w:start w:val="1"/>
      <w:numFmt w:val="bullet"/>
      <w:lvlText w:val=""/>
      <w:lvlJc w:val="left"/>
      <w:pPr>
        <w:ind w:left="2160" w:hanging="360"/>
      </w:pPr>
      <w:rPr>
        <w:rFonts w:ascii="Wingdings" w:hAnsi="Wingdings" w:hint="default"/>
      </w:rPr>
    </w:lvl>
    <w:lvl w:ilvl="3" w:tplc="7B8E82DC">
      <w:start w:val="1"/>
      <w:numFmt w:val="bullet"/>
      <w:lvlText w:val=""/>
      <w:lvlJc w:val="left"/>
      <w:pPr>
        <w:ind w:left="2880" w:hanging="360"/>
      </w:pPr>
      <w:rPr>
        <w:rFonts w:ascii="Symbol" w:hAnsi="Symbol" w:hint="default"/>
      </w:rPr>
    </w:lvl>
    <w:lvl w:ilvl="4" w:tplc="A8820A90">
      <w:start w:val="1"/>
      <w:numFmt w:val="bullet"/>
      <w:lvlText w:val="o"/>
      <w:lvlJc w:val="left"/>
      <w:pPr>
        <w:ind w:left="3600" w:hanging="360"/>
      </w:pPr>
      <w:rPr>
        <w:rFonts w:ascii="Courier New" w:hAnsi="Courier New" w:hint="default"/>
      </w:rPr>
    </w:lvl>
    <w:lvl w:ilvl="5" w:tplc="797616F6">
      <w:start w:val="1"/>
      <w:numFmt w:val="bullet"/>
      <w:lvlText w:val=""/>
      <w:lvlJc w:val="left"/>
      <w:pPr>
        <w:ind w:left="4320" w:hanging="360"/>
      </w:pPr>
      <w:rPr>
        <w:rFonts w:ascii="Wingdings" w:hAnsi="Wingdings" w:hint="default"/>
      </w:rPr>
    </w:lvl>
    <w:lvl w:ilvl="6" w:tplc="2AAEA442">
      <w:start w:val="1"/>
      <w:numFmt w:val="bullet"/>
      <w:lvlText w:val=""/>
      <w:lvlJc w:val="left"/>
      <w:pPr>
        <w:ind w:left="5040" w:hanging="360"/>
      </w:pPr>
      <w:rPr>
        <w:rFonts w:ascii="Symbol" w:hAnsi="Symbol" w:hint="default"/>
      </w:rPr>
    </w:lvl>
    <w:lvl w:ilvl="7" w:tplc="22489562">
      <w:start w:val="1"/>
      <w:numFmt w:val="bullet"/>
      <w:lvlText w:val="o"/>
      <w:lvlJc w:val="left"/>
      <w:pPr>
        <w:ind w:left="5760" w:hanging="360"/>
      </w:pPr>
      <w:rPr>
        <w:rFonts w:ascii="Courier New" w:hAnsi="Courier New" w:hint="default"/>
      </w:rPr>
    </w:lvl>
    <w:lvl w:ilvl="8" w:tplc="4642AC8E">
      <w:start w:val="1"/>
      <w:numFmt w:val="bullet"/>
      <w:lvlText w:val=""/>
      <w:lvlJc w:val="left"/>
      <w:pPr>
        <w:ind w:left="6480" w:hanging="360"/>
      </w:pPr>
      <w:rPr>
        <w:rFonts w:ascii="Wingdings" w:hAnsi="Wingdings" w:hint="default"/>
      </w:rPr>
    </w:lvl>
  </w:abstractNum>
  <w:abstractNum w:abstractNumId="77" w15:restartNumberingAfterBreak="0">
    <w:nsid w:val="3019091B"/>
    <w:multiLevelType w:val="hybridMultilevel"/>
    <w:tmpl w:val="2DE045AC"/>
    <w:lvl w:ilvl="0" w:tplc="37A0878C">
      <w:start w:val="1"/>
      <w:numFmt w:val="bullet"/>
      <w:lvlText w:val=""/>
      <w:lvlJc w:val="left"/>
      <w:pPr>
        <w:ind w:left="720" w:hanging="360"/>
      </w:pPr>
      <w:rPr>
        <w:rFonts w:ascii="Symbol" w:hAnsi="Symbol" w:hint="default"/>
      </w:rPr>
    </w:lvl>
    <w:lvl w:ilvl="1" w:tplc="68785B80">
      <w:start w:val="1"/>
      <w:numFmt w:val="bullet"/>
      <w:lvlText w:val="o"/>
      <w:lvlJc w:val="left"/>
      <w:pPr>
        <w:ind w:left="1440" w:hanging="360"/>
      </w:pPr>
      <w:rPr>
        <w:rFonts w:ascii="Courier New" w:hAnsi="Courier New" w:hint="default"/>
      </w:rPr>
    </w:lvl>
    <w:lvl w:ilvl="2" w:tplc="B0622332">
      <w:start w:val="1"/>
      <w:numFmt w:val="bullet"/>
      <w:lvlText w:val=""/>
      <w:lvlJc w:val="left"/>
      <w:pPr>
        <w:ind w:left="2160" w:hanging="360"/>
      </w:pPr>
      <w:rPr>
        <w:rFonts w:ascii="Wingdings" w:hAnsi="Wingdings" w:hint="default"/>
      </w:rPr>
    </w:lvl>
    <w:lvl w:ilvl="3" w:tplc="A4E0C85A">
      <w:start w:val="1"/>
      <w:numFmt w:val="bullet"/>
      <w:lvlText w:val=""/>
      <w:lvlJc w:val="left"/>
      <w:pPr>
        <w:ind w:left="2880" w:hanging="360"/>
      </w:pPr>
      <w:rPr>
        <w:rFonts w:ascii="Symbol" w:hAnsi="Symbol" w:hint="default"/>
      </w:rPr>
    </w:lvl>
    <w:lvl w:ilvl="4" w:tplc="D1A2DAA0">
      <w:start w:val="1"/>
      <w:numFmt w:val="bullet"/>
      <w:lvlText w:val="o"/>
      <w:lvlJc w:val="left"/>
      <w:pPr>
        <w:ind w:left="3600" w:hanging="360"/>
      </w:pPr>
      <w:rPr>
        <w:rFonts w:ascii="Courier New" w:hAnsi="Courier New" w:hint="default"/>
      </w:rPr>
    </w:lvl>
    <w:lvl w:ilvl="5" w:tplc="DC14866A">
      <w:start w:val="1"/>
      <w:numFmt w:val="bullet"/>
      <w:lvlText w:val=""/>
      <w:lvlJc w:val="left"/>
      <w:pPr>
        <w:ind w:left="4320" w:hanging="360"/>
      </w:pPr>
      <w:rPr>
        <w:rFonts w:ascii="Wingdings" w:hAnsi="Wingdings" w:hint="default"/>
      </w:rPr>
    </w:lvl>
    <w:lvl w:ilvl="6" w:tplc="2F6230EA">
      <w:start w:val="1"/>
      <w:numFmt w:val="bullet"/>
      <w:lvlText w:val=""/>
      <w:lvlJc w:val="left"/>
      <w:pPr>
        <w:ind w:left="5040" w:hanging="360"/>
      </w:pPr>
      <w:rPr>
        <w:rFonts w:ascii="Symbol" w:hAnsi="Symbol" w:hint="default"/>
      </w:rPr>
    </w:lvl>
    <w:lvl w:ilvl="7" w:tplc="05C01462">
      <w:start w:val="1"/>
      <w:numFmt w:val="bullet"/>
      <w:lvlText w:val="o"/>
      <w:lvlJc w:val="left"/>
      <w:pPr>
        <w:ind w:left="5760" w:hanging="360"/>
      </w:pPr>
      <w:rPr>
        <w:rFonts w:ascii="Courier New" w:hAnsi="Courier New" w:hint="default"/>
      </w:rPr>
    </w:lvl>
    <w:lvl w:ilvl="8" w:tplc="6D945C98">
      <w:start w:val="1"/>
      <w:numFmt w:val="bullet"/>
      <w:lvlText w:val=""/>
      <w:lvlJc w:val="left"/>
      <w:pPr>
        <w:ind w:left="6480" w:hanging="360"/>
      </w:pPr>
      <w:rPr>
        <w:rFonts w:ascii="Wingdings" w:hAnsi="Wingdings" w:hint="default"/>
      </w:rPr>
    </w:lvl>
  </w:abstractNum>
  <w:abstractNum w:abstractNumId="78" w15:restartNumberingAfterBreak="0">
    <w:nsid w:val="305C6044"/>
    <w:multiLevelType w:val="hybridMultilevel"/>
    <w:tmpl w:val="4B3EED7A"/>
    <w:lvl w:ilvl="0" w:tplc="083402A2">
      <w:start w:val="1"/>
      <w:numFmt w:val="decimal"/>
      <w:lvlText w:val="%1."/>
      <w:lvlJc w:val="left"/>
      <w:pPr>
        <w:ind w:left="720" w:hanging="360"/>
      </w:pPr>
    </w:lvl>
    <w:lvl w:ilvl="1" w:tplc="75B2C27C">
      <w:start w:val="1"/>
      <w:numFmt w:val="lowerLetter"/>
      <w:lvlText w:val="%2."/>
      <w:lvlJc w:val="left"/>
      <w:pPr>
        <w:ind w:left="1440" w:hanging="360"/>
      </w:pPr>
    </w:lvl>
    <w:lvl w:ilvl="2" w:tplc="AFAE1938">
      <w:start w:val="1"/>
      <w:numFmt w:val="lowerRoman"/>
      <w:lvlText w:val="%3."/>
      <w:lvlJc w:val="right"/>
      <w:pPr>
        <w:ind w:left="2160" w:hanging="180"/>
      </w:pPr>
    </w:lvl>
    <w:lvl w:ilvl="3" w:tplc="DB3647A4">
      <w:start w:val="1"/>
      <w:numFmt w:val="decimal"/>
      <w:lvlText w:val="%4."/>
      <w:lvlJc w:val="left"/>
      <w:pPr>
        <w:ind w:left="2880" w:hanging="360"/>
      </w:pPr>
    </w:lvl>
    <w:lvl w:ilvl="4" w:tplc="DC288CA6">
      <w:start w:val="1"/>
      <w:numFmt w:val="lowerLetter"/>
      <w:lvlText w:val="%5."/>
      <w:lvlJc w:val="left"/>
      <w:pPr>
        <w:ind w:left="3600" w:hanging="360"/>
      </w:pPr>
    </w:lvl>
    <w:lvl w:ilvl="5" w:tplc="1CBEE888">
      <w:start w:val="1"/>
      <w:numFmt w:val="lowerRoman"/>
      <w:lvlText w:val="%6."/>
      <w:lvlJc w:val="right"/>
      <w:pPr>
        <w:ind w:left="4320" w:hanging="180"/>
      </w:pPr>
    </w:lvl>
    <w:lvl w:ilvl="6" w:tplc="372A9F7E">
      <w:start w:val="1"/>
      <w:numFmt w:val="decimal"/>
      <w:lvlText w:val="%7."/>
      <w:lvlJc w:val="left"/>
      <w:pPr>
        <w:ind w:left="5040" w:hanging="360"/>
      </w:pPr>
    </w:lvl>
    <w:lvl w:ilvl="7" w:tplc="205492EE">
      <w:start w:val="1"/>
      <w:numFmt w:val="lowerLetter"/>
      <w:lvlText w:val="%8."/>
      <w:lvlJc w:val="left"/>
      <w:pPr>
        <w:ind w:left="5760" w:hanging="360"/>
      </w:pPr>
    </w:lvl>
    <w:lvl w:ilvl="8" w:tplc="5FC0B436">
      <w:start w:val="1"/>
      <w:numFmt w:val="lowerRoman"/>
      <w:lvlText w:val="%9."/>
      <w:lvlJc w:val="right"/>
      <w:pPr>
        <w:ind w:left="6480" w:hanging="180"/>
      </w:pPr>
    </w:lvl>
  </w:abstractNum>
  <w:abstractNum w:abstractNumId="79" w15:restartNumberingAfterBreak="0">
    <w:nsid w:val="312E6AFF"/>
    <w:multiLevelType w:val="hybridMultilevel"/>
    <w:tmpl w:val="3E3E62C4"/>
    <w:lvl w:ilvl="0" w:tplc="6DBC271A">
      <w:start w:val="1"/>
      <w:numFmt w:val="bullet"/>
      <w:lvlText w:val=""/>
      <w:lvlJc w:val="left"/>
      <w:pPr>
        <w:ind w:left="720" w:hanging="360"/>
      </w:pPr>
      <w:rPr>
        <w:rFonts w:ascii="Symbol" w:hAnsi="Symbol" w:hint="default"/>
      </w:rPr>
    </w:lvl>
    <w:lvl w:ilvl="1" w:tplc="72BE5E3A">
      <w:start w:val="1"/>
      <w:numFmt w:val="bullet"/>
      <w:lvlText w:val="o"/>
      <w:lvlJc w:val="left"/>
      <w:pPr>
        <w:ind w:left="1440" w:hanging="360"/>
      </w:pPr>
      <w:rPr>
        <w:rFonts w:ascii="Courier New" w:hAnsi="Courier New" w:hint="default"/>
      </w:rPr>
    </w:lvl>
    <w:lvl w:ilvl="2" w:tplc="6B5C4370">
      <w:start w:val="1"/>
      <w:numFmt w:val="bullet"/>
      <w:lvlText w:val=""/>
      <w:lvlJc w:val="left"/>
      <w:pPr>
        <w:ind w:left="2160" w:hanging="360"/>
      </w:pPr>
      <w:rPr>
        <w:rFonts w:ascii="Wingdings" w:hAnsi="Wingdings" w:hint="default"/>
      </w:rPr>
    </w:lvl>
    <w:lvl w:ilvl="3" w:tplc="8536E10A">
      <w:start w:val="1"/>
      <w:numFmt w:val="bullet"/>
      <w:lvlText w:val=""/>
      <w:lvlJc w:val="left"/>
      <w:pPr>
        <w:ind w:left="2880" w:hanging="360"/>
      </w:pPr>
      <w:rPr>
        <w:rFonts w:ascii="Symbol" w:hAnsi="Symbol" w:hint="default"/>
      </w:rPr>
    </w:lvl>
    <w:lvl w:ilvl="4" w:tplc="BBF2A1E8">
      <w:start w:val="1"/>
      <w:numFmt w:val="bullet"/>
      <w:lvlText w:val="o"/>
      <w:lvlJc w:val="left"/>
      <w:pPr>
        <w:ind w:left="3600" w:hanging="360"/>
      </w:pPr>
      <w:rPr>
        <w:rFonts w:ascii="Courier New" w:hAnsi="Courier New" w:hint="default"/>
      </w:rPr>
    </w:lvl>
    <w:lvl w:ilvl="5" w:tplc="E33CF6BE">
      <w:start w:val="1"/>
      <w:numFmt w:val="bullet"/>
      <w:lvlText w:val=""/>
      <w:lvlJc w:val="left"/>
      <w:pPr>
        <w:ind w:left="4320" w:hanging="360"/>
      </w:pPr>
      <w:rPr>
        <w:rFonts w:ascii="Wingdings" w:hAnsi="Wingdings" w:hint="default"/>
      </w:rPr>
    </w:lvl>
    <w:lvl w:ilvl="6" w:tplc="8CF4F15E">
      <w:start w:val="1"/>
      <w:numFmt w:val="bullet"/>
      <w:lvlText w:val=""/>
      <w:lvlJc w:val="left"/>
      <w:pPr>
        <w:ind w:left="5040" w:hanging="360"/>
      </w:pPr>
      <w:rPr>
        <w:rFonts w:ascii="Symbol" w:hAnsi="Symbol" w:hint="default"/>
      </w:rPr>
    </w:lvl>
    <w:lvl w:ilvl="7" w:tplc="67DCF7FC">
      <w:start w:val="1"/>
      <w:numFmt w:val="bullet"/>
      <w:lvlText w:val="o"/>
      <w:lvlJc w:val="left"/>
      <w:pPr>
        <w:ind w:left="5760" w:hanging="360"/>
      </w:pPr>
      <w:rPr>
        <w:rFonts w:ascii="Courier New" w:hAnsi="Courier New" w:hint="default"/>
      </w:rPr>
    </w:lvl>
    <w:lvl w:ilvl="8" w:tplc="03E82CC2">
      <w:start w:val="1"/>
      <w:numFmt w:val="bullet"/>
      <w:lvlText w:val=""/>
      <w:lvlJc w:val="left"/>
      <w:pPr>
        <w:ind w:left="6480" w:hanging="360"/>
      </w:pPr>
      <w:rPr>
        <w:rFonts w:ascii="Wingdings" w:hAnsi="Wingdings" w:hint="default"/>
      </w:rPr>
    </w:lvl>
  </w:abstractNum>
  <w:abstractNum w:abstractNumId="80" w15:restartNumberingAfterBreak="0">
    <w:nsid w:val="317599B0"/>
    <w:multiLevelType w:val="hybridMultilevel"/>
    <w:tmpl w:val="EF82DAB6"/>
    <w:lvl w:ilvl="0" w:tplc="1FDCA8C0">
      <w:start w:val="1"/>
      <w:numFmt w:val="bullet"/>
      <w:lvlText w:val=""/>
      <w:lvlJc w:val="left"/>
      <w:pPr>
        <w:ind w:left="720" w:hanging="360"/>
      </w:pPr>
      <w:rPr>
        <w:rFonts w:ascii="Symbol" w:hAnsi="Symbol" w:hint="default"/>
      </w:rPr>
    </w:lvl>
    <w:lvl w:ilvl="1" w:tplc="7958C9EE">
      <w:start w:val="1"/>
      <w:numFmt w:val="bullet"/>
      <w:lvlText w:val="o"/>
      <w:lvlJc w:val="left"/>
      <w:pPr>
        <w:ind w:left="1440" w:hanging="360"/>
      </w:pPr>
      <w:rPr>
        <w:rFonts w:ascii="Courier New" w:hAnsi="Courier New" w:hint="default"/>
      </w:rPr>
    </w:lvl>
    <w:lvl w:ilvl="2" w:tplc="58AAECE6">
      <w:start w:val="1"/>
      <w:numFmt w:val="bullet"/>
      <w:lvlText w:val=""/>
      <w:lvlJc w:val="left"/>
      <w:pPr>
        <w:ind w:left="2160" w:hanging="360"/>
      </w:pPr>
      <w:rPr>
        <w:rFonts w:ascii="Wingdings" w:hAnsi="Wingdings" w:hint="default"/>
      </w:rPr>
    </w:lvl>
    <w:lvl w:ilvl="3" w:tplc="D0E44AAE">
      <w:start w:val="1"/>
      <w:numFmt w:val="bullet"/>
      <w:lvlText w:val=""/>
      <w:lvlJc w:val="left"/>
      <w:pPr>
        <w:ind w:left="2880" w:hanging="360"/>
      </w:pPr>
      <w:rPr>
        <w:rFonts w:ascii="Symbol" w:hAnsi="Symbol" w:hint="default"/>
      </w:rPr>
    </w:lvl>
    <w:lvl w:ilvl="4" w:tplc="4B543E20">
      <w:start w:val="1"/>
      <w:numFmt w:val="bullet"/>
      <w:lvlText w:val="o"/>
      <w:lvlJc w:val="left"/>
      <w:pPr>
        <w:ind w:left="3600" w:hanging="360"/>
      </w:pPr>
      <w:rPr>
        <w:rFonts w:ascii="Courier New" w:hAnsi="Courier New" w:hint="default"/>
      </w:rPr>
    </w:lvl>
    <w:lvl w:ilvl="5" w:tplc="D25A530E">
      <w:start w:val="1"/>
      <w:numFmt w:val="bullet"/>
      <w:lvlText w:val=""/>
      <w:lvlJc w:val="left"/>
      <w:pPr>
        <w:ind w:left="4320" w:hanging="360"/>
      </w:pPr>
      <w:rPr>
        <w:rFonts w:ascii="Wingdings" w:hAnsi="Wingdings" w:hint="default"/>
      </w:rPr>
    </w:lvl>
    <w:lvl w:ilvl="6" w:tplc="90488E82">
      <w:start w:val="1"/>
      <w:numFmt w:val="bullet"/>
      <w:lvlText w:val=""/>
      <w:lvlJc w:val="left"/>
      <w:pPr>
        <w:ind w:left="5040" w:hanging="360"/>
      </w:pPr>
      <w:rPr>
        <w:rFonts w:ascii="Symbol" w:hAnsi="Symbol" w:hint="default"/>
      </w:rPr>
    </w:lvl>
    <w:lvl w:ilvl="7" w:tplc="BB66E2D6">
      <w:start w:val="1"/>
      <w:numFmt w:val="bullet"/>
      <w:lvlText w:val="o"/>
      <w:lvlJc w:val="left"/>
      <w:pPr>
        <w:ind w:left="5760" w:hanging="360"/>
      </w:pPr>
      <w:rPr>
        <w:rFonts w:ascii="Courier New" w:hAnsi="Courier New" w:hint="default"/>
      </w:rPr>
    </w:lvl>
    <w:lvl w:ilvl="8" w:tplc="E8222484">
      <w:start w:val="1"/>
      <w:numFmt w:val="bullet"/>
      <w:lvlText w:val=""/>
      <w:lvlJc w:val="left"/>
      <w:pPr>
        <w:ind w:left="6480" w:hanging="360"/>
      </w:pPr>
      <w:rPr>
        <w:rFonts w:ascii="Wingdings" w:hAnsi="Wingdings" w:hint="default"/>
      </w:rPr>
    </w:lvl>
  </w:abstractNum>
  <w:abstractNum w:abstractNumId="81" w15:restartNumberingAfterBreak="0">
    <w:nsid w:val="32B8ACA1"/>
    <w:multiLevelType w:val="hybridMultilevel"/>
    <w:tmpl w:val="0D003320"/>
    <w:lvl w:ilvl="0" w:tplc="BAACE4BC">
      <w:start w:val="1"/>
      <w:numFmt w:val="bullet"/>
      <w:lvlText w:val=""/>
      <w:lvlJc w:val="left"/>
      <w:pPr>
        <w:ind w:left="720" w:hanging="360"/>
      </w:pPr>
      <w:rPr>
        <w:rFonts w:ascii="Symbol" w:hAnsi="Symbol" w:hint="default"/>
      </w:rPr>
    </w:lvl>
    <w:lvl w:ilvl="1" w:tplc="A0C8B20C">
      <w:start w:val="1"/>
      <w:numFmt w:val="bullet"/>
      <w:lvlText w:val="o"/>
      <w:lvlJc w:val="left"/>
      <w:pPr>
        <w:ind w:left="1440" w:hanging="360"/>
      </w:pPr>
      <w:rPr>
        <w:rFonts w:ascii="Courier New" w:hAnsi="Courier New" w:hint="default"/>
      </w:rPr>
    </w:lvl>
    <w:lvl w:ilvl="2" w:tplc="0C74432E">
      <w:start w:val="1"/>
      <w:numFmt w:val="bullet"/>
      <w:lvlText w:val=""/>
      <w:lvlJc w:val="left"/>
      <w:pPr>
        <w:ind w:left="2160" w:hanging="360"/>
      </w:pPr>
      <w:rPr>
        <w:rFonts w:ascii="Wingdings" w:hAnsi="Wingdings" w:hint="default"/>
      </w:rPr>
    </w:lvl>
    <w:lvl w:ilvl="3" w:tplc="911451D0">
      <w:start w:val="1"/>
      <w:numFmt w:val="bullet"/>
      <w:lvlText w:val=""/>
      <w:lvlJc w:val="left"/>
      <w:pPr>
        <w:ind w:left="2880" w:hanging="360"/>
      </w:pPr>
      <w:rPr>
        <w:rFonts w:ascii="Symbol" w:hAnsi="Symbol" w:hint="default"/>
      </w:rPr>
    </w:lvl>
    <w:lvl w:ilvl="4" w:tplc="32346866">
      <w:start w:val="1"/>
      <w:numFmt w:val="bullet"/>
      <w:lvlText w:val="o"/>
      <w:lvlJc w:val="left"/>
      <w:pPr>
        <w:ind w:left="3600" w:hanging="360"/>
      </w:pPr>
      <w:rPr>
        <w:rFonts w:ascii="Courier New" w:hAnsi="Courier New" w:hint="default"/>
      </w:rPr>
    </w:lvl>
    <w:lvl w:ilvl="5" w:tplc="7CDEB358">
      <w:start w:val="1"/>
      <w:numFmt w:val="bullet"/>
      <w:lvlText w:val=""/>
      <w:lvlJc w:val="left"/>
      <w:pPr>
        <w:ind w:left="4320" w:hanging="360"/>
      </w:pPr>
      <w:rPr>
        <w:rFonts w:ascii="Wingdings" w:hAnsi="Wingdings" w:hint="default"/>
      </w:rPr>
    </w:lvl>
    <w:lvl w:ilvl="6" w:tplc="E16ED006">
      <w:start w:val="1"/>
      <w:numFmt w:val="bullet"/>
      <w:lvlText w:val=""/>
      <w:lvlJc w:val="left"/>
      <w:pPr>
        <w:ind w:left="5040" w:hanging="360"/>
      </w:pPr>
      <w:rPr>
        <w:rFonts w:ascii="Symbol" w:hAnsi="Symbol" w:hint="default"/>
      </w:rPr>
    </w:lvl>
    <w:lvl w:ilvl="7" w:tplc="127EED82">
      <w:start w:val="1"/>
      <w:numFmt w:val="bullet"/>
      <w:lvlText w:val="o"/>
      <w:lvlJc w:val="left"/>
      <w:pPr>
        <w:ind w:left="5760" w:hanging="360"/>
      </w:pPr>
      <w:rPr>
        <w:rFonts w:ascii="Courier New" w:hAnsi="Courier New" w:hint="default"/>
      </w:rPr>
    </w:lvl>
    <w:lvl w:ilvl="8" w:tplc="27843E9A">
      <w:start w:val="1"/>
      <w:numFmt w:val="bullet"/>
      <w:lvlText w:val=""/>
      <w:lvlJc w:val="left"/>
      <w:pPr>
        <w:ind w:left="6480" w:hanging="360"/>
      </w:pPr>
      <w:rPr>
        <w:rFonts w:ascii="Wingdings" w:hAnsi="Wingdings" w:hint="default"/>
      </w:rPr>
    </w:lvl>
  </w:abstractNum>
  <w:abstractNum w:abstractNumId="82" w15:restartNumberingAfterBreak="0">
    <w:nsid w:val="347A1B4A"/>
    <w:multiLevelType w:val="hybridMultilevel"/>
    <w:tmpl w:val="12A47888"/>
    <w:lvl w:ilvl="0" w:tplc="60FE67F2">
      <w:start w:val="1"/>
      <w:numFmt w:val="bullet"/>
      <w:lvlText w:val=""/>
      <w:lvlJc w:val="left"/>
      <w:pPr>
        <w:ind w:left="720" w:hanging="360"/>
      </w:pPr>
      <w:rPr>
        <w:rFonts w:ascii="Symbol" w:hAnsi="Symbol" w:hint="default"/>
      </w:rPr>
    </w:lvl>
    <w:lvl w:ilvl="1" w:tplc="19729C54">
      <w:start w:val="1"/>
      <w:numFmt w:val="bullet"/>
      <w:lvlText w:val="o"/>
      <w:lvlJc w:val="left"/>
      <w:pPr>
        <w:ind w:left="1440" w:hanging="360"/>
      </w:pPr>
      <w:rPr>
        <w:rFonts w:ascii="Courier New" w:hAnsi="Courier New" w:hint="default"/>
      </w:rPr>
    </w:lvl>
    <w:lvl w:ilvl="2" w:tplc="BACCBC52">
      <w:start w:val="1"/>
      <w:numFmt w:val="bullet"/>
      <w:lvlText w:val=""/>
      <w:lvlJc w:val="left"/>
      <w:pPr>
        <w:ind w:left="2160" w:hanging="360"/>
      </w:pPr>
      <w:rPr>
        <w:rFonts w:ascii="Wingdings" w:hAnsi="Wingdings" w:hint="default"/>
      </w:rPr>
    </w:lvl>
    <w:lvl w:ilvl="3" w:tplc="1890CC5A">
      <w:start w:val="1"/>
      <w:numFmt w:val="bullet"/>
      <w:lvlText w:val=""/>
      <w:lvlJc w:val="left"/>
      <w:pPr>
        <w:ind w:left="2880" w:hanging="360"/>
      </w:pPr>
      <w:rPr>
        <w:rFonts w:ascii="Symbol" w:hAnsi="Symbol" w:hint="default"/>
      </w:rPr>
    </w:lvl>
    <w:lvl w:ilvl="4" w:tplc="311C584C">
      <w:start w:val="1"/>
      <w:numFmt w:val="bullet"/>
      <w:lvlText w:val="o"/>
      <w:lvlJc w:val="left"/>
      <w:pPr>
        <w:ind w:left="3600" w:hanging="360"/>
      </w:pPr>
      <w:rPr>
        <w:rFonts w:ascii="Courier New" w:hAnsi="Courier New" w:hint="default"/>
      </w:rPr>
    </w:lvl>
    <w:lvl w:ilvl="5" w:tplc="D6BEBD82">
      <w:start w:val="1"/>
      <w:numFmt w:val="bullet"/>
      <w:lvlText w:val=""/>
      <w:lvlJc w:val="left"/>
      <w:pPr>
        <w:ind w:left="4320" w:hanging="360"/>
      </w:pPr>
      <w:rPr>
        <w:rFonts w:ascii="Wingdings" w:hAnsi="Wingdings" w:hint="default"/>
      </w:rPr>
    </w:lvl>
    <w:lvl w:ilvl="6" w:tplc="D9AAECFE">
      <w:start w:val="1"/>
      <w:numFmt w:val="bullet"/>
      <w:lvlText w:val=""/>
      <w:lvlJc w:val="left"/>
      <w:pPr>
        <w:ind w:left="5040" w:hanging="360"/>
      </w:pPr>
      <w:rPr>
        <w:rFonts w:ascii="Symbol" w:hAnsi="Symbol" w:hint="default"/>
      </w:rPr>
    </w:lvl>
    <w:lvl w:ilvl="7" w:tplc="8A5C65A2">
      <w:start w:val="1"/>
      <w:numFmt w:val="bullet"/>
      <w:lvlText w:val="o"/>
      <w:lvlJc w:val="left"/>
      <w:pPr>
        <w:ind w:left="5760" w:hanging="360"/>
      </w:pPr>
      <w:rPr>
        <w:rFonts w:ascii="Courier New" w:hAnsi="Courier New" w:hint="default"/>
      </w:rPr>
    </w:lvl>
    <w:lvl w:ilvl="8" w:tplc="4D22A24C">
      <w:start w:val="1"/>
      <w:numFmt w:val="bullet"/>
      <w:lvlText w:val=""/>
      <w:lvlJc w:val="left"/>
      <w:pPr>
        <w:ind w:left="6480" w:hanging="360"/>
      </w:pPr>
      <w:rPr>
        <w:rFonts w:ascii="Wingdings" w:hAnsi="Wingdings" w:hint="default"/>
      </w:rPr>
    </w:lvl>
  </w:abstractNum>
  <w:abstractNum w:abstractNumId="83" w15:restartNumberingAfterBreak="0">
    <w:nsid w:val="34F30E52"/>
    <w:multiLevelType w:val="hybridMultilevel"/>
    <w:tmpl w:val="62E8D876"/>
    <w:lvl w:ilvl="0" w:tplc="E89AF3BC">
      <w:start w:val="1"/>
      <w:numFmt w:val="decimal"/>
      <w:lvlText w:val="%1."/>
      <w:lvlJc w:val="left"/>
      <w:pPr>
        <w:ind w:left="720" w:hanging="360"/>
      </w:pPr>
    </w:lvl>
    <w:lvl w:ilvl="1" w:tplc="3F16BD58">
      <w:start w:val="1"/>
      <w:numFmt w:val="lowerLetter"/>
      <w:lvlText w:val="%2."/>
      <w:lvlJc w:val="left"/>
      <w:pPr>
        <w:ind w:left="1440" w:hanging="360"/>
      </w:pPr>
    </w:lvl>
    <w:lvl w:ilvl="2" w:tplc="4D066BAA">
      <w:start w:val="1"/>
      <w:numFmt w:val="lowerRoman"/>
      <w:lvlText w:val="%3."/>
      <w:lvlJc w:val="right"/>
      <w:pPr>
        <w:ind w:left="2160" w:hanging="180"/>
      </w:pPr>
    </w:lvl>
    <w:lvl w:ilvl="3" w:tplc="D408CB18">
      <w:start w:val="1"/>
      <w:numFmt w:val="decimal"/>
      <w:lvlText w:val="%4."/>
      <w:lvlJc w:val="left"/>
      <w:pPr>
        <w:ind w:left="2880" w:hanging="360"/>
      </w:pPr>
    </w:lvl>
    <w:lvl w:ilvl="4" w:tplc="0D12E1FA">
      <w:start w:val="1"/>
      <w:numFmt w:val="lowerLetter"/>
      <w:lvlText w:val="%5."/>
      <w:lvlJc w:val="left"/>
      <w:pPr>
        <w:ind w:left="3600" w:hanging="360"/>
      </w:pPr>
    </w:lvl>
    <w:lvl w:ilvl="5" w:tplc="B8D8CDB0">
      <w:start w:val="1"/>
      <w:numFmt w:val="lowerRoman"/>
      <w:lvlText w:val="%6."/>
      <w:lvlJc w:val="right"/>
      <w:pPr>
        <w:ind w:left="4320" w:hanging="180"/>
      </w:pPr>
    </w:lvl>
    <w:lvl w:ilvl="6" w:tplc="5F84A3EE">
      <w:start w:val="1"/>
      <w:numFmt w:val="decimal"/>
      <w:lvlText w:val="%7."/>
      <w:lvlJc w:val="left"/>
      <w:pPr>
        <w:ind w:left="5040" w:hanging="360"/>
      </w:pPr>
    </w:lvl>
    <w:lvl w:ilvl="7" w:tplc="88C0D4E2">
      <w:start w:val="1"/>
      <w:numFmt w:val="lowerLetter"/>
      <w:lvlText w:val="%8."/>
      <w:lvlJc w:val="left"/>
      <w:pPr>
        <w:ind w:left="5760" w:hanging="360"/>
      </w:pPr>
    </w:lvl>
    <w:lvl w:ilvl="8" w:tplc="9C888B4C">
      <w:start w:val="1"/>
      <w:numFmt w:val="lowerRoman"/>
      <w:lvlText w:val="%9."/>
      <w:lvlJc w:val="right"/>
      <w:pPr>
        <w:ind w:left="6480" w:hanging="180"/>
      </w:pPr>
    </w:lvl>
  </w:abstractNum>
  <w:abstractNum w:abstractNumId="84" w15:restartNumberingAfterBreak="0">
    <w:nsid w:val="35F0C9B5"/>
    <w:multiLevelType w:val="hybridMultilevel"/>
    <w:tmpl w:val="54361742"/>
    <w:lvl w:ilvl="0" w:tplc="AFBAFBD6">
      <w:start w:val="1"/>
      <w:numFmt w:val="bullet"/>
      <w:lvlText w:val=""/>
      <w:lvlJc w:val="left"/>
      <w:pPr>
        <w:ind w:left="720" w:hanging="360"/>
      </w:pPr>
      <w:rPr>
        <w:rFonts w:ascii="Symbol" w:hAnsi="Symbol" w:hint="default"/>
      </w:rPr>
    </w:lvl>
    <w:lvl w:ilvl="1" w:tplc="F8E28000">
      <w:start w:val="1"/>
      <w:numFmt w:val="bullet"/>
      <w:lvlText w:val="o"/>
      <w:lvlJc w:val="left"/>
      <w:pPr>
        <w:ind w:left="1440" w:hanging="360"/>
      </w:pPr>
      <w:rPr>
        <w:rFonts w:ascii="Courier New" w:hAnsi="Courier New" w:hint="default"/>
      </w:rPr>
    </w:lvl>
    <w:lvl w:ilvl="2" w:tplc="18C22FFE">
      <w:start w:val="1"/>
      <w:numFmt w:val="bullet"/>
      <w:lvlText w:val=""/>
      <w:lvlJc w:val="left"/>
      <w:pPr>
        <w:ind w:left="2160" w:hanging="360"/>
      </w:pPr>
      <w:rPr>
        <w:rFonts w:ascii="Wingdings" w:hAnsi="Wingdings" w:hint="default"/>
      </w:rPr>
    </w:lvl>
    <w:lvl w:ilvl="3" w:tplc="7A28E184">
      <w:start w:val="1"/>
      <w:numFmt w:val="bullet"/>
      <w:lvlText w:val=""/>
      <w:lvlJc w:val="left"/>
      <w:pPr>
        <w:ind w:left="2880" w:hanging="360"/>
      </w:pPr>
      <w:rPr>
        <w:rFonts w:ascii="Symbol" w:hAnsi="Symbol" w:hint="default"/>
      </w:rPr>
    </w:lvl>
    <w:lvl w:ilvl="4" w:tplc="44865660">
      <w:start w:val="1"/>
      <w:numFmt w:val="bullet"/>
      <w:lvlText w:val="o"/>
      <w:lvlJc w:val="left"/>
      <w:pPr>
        <w:ind w:left="3600" w:hanging="360"/>
      </w:pPr>
      <w:rPr>
        <w:rFonts w:ascii="Courier New" w:hAnsi="Courier New" w:hint="default"/>
      </w:rPr>
    </w:lvl>
    <w:lvl w:ilvl="5" w:tplc="391AE740">
      <w:start w:val="1"/>
      <w:numFmt w:val="bullet"/>
      <w:lvlText w:val=""/>
      <w:lvlJc w:val="left"/>
      <w:pPr>
        <w:ind w:left="4320" w:hanging="360"/>
      </w:pPr>
      <w:rPr>
        <w:rFonts w:ascii="Wingdings" w:hAnsi="Wingdings" w:hint="default"/>
      </w:rPr>
    </w:lvl>
    <w:lvl w:ilvl="6" w:tplc="0338E616">
      <w:start w:val="1"/>
      <w:numFmt w:val="bullet"/>
      <w:lvlText w:val=""/>
      <w:lvlJc w:val="left"/>
      <w:pPr>
        <w:ind w:left="5040" w:hanging="360"/>
      </w:pPr>
      <w:rPr>
        <w:rFonts w:ascii="Symbol" w:hAnsi="Symbol" w:hint="default"/>
      </w:rPr>
    </w:lvl>
    <w:lvl w:ilvl="7" w:tplc="76FAB480">
      <w:start w:val="1"/>
      <w:numFmt w:val="bullet"/>
      <w:lvlText w:val="o"/>
      <w:lvlJc w:val="left"/>
      <w:pPr>
        <w:ind w:left="5760" w:hanging="360"/>
      </w:pPr>
      <w:rPr>
        <w:rFonts w:ascii="Courier New" w:hAnsi="Courier New" w:hint="default"/>
      </w:rPr>
    </w:lvl>
    <w:lvl w:ilvl="8" w:tplc="FF782B7E">
      <w:start w:val="1"/>
      <w:numFmt w:val="bullet"/>
      <w:lvlText w:val=""/>
      <w:lvlJc w:val="left"/>
      <w:pPr>
        <w:ind w:left="6480" w:hanging="360"/>
      </w:pPr>
      <w:rPr>
        <w:rFonts w:ascii="Wingdings" w:hAnsi="Wingdings" w:hint="default"/>
      </w:rPr>
    </w:lvl>
  </w:abstractNum>
  <w:abstractNum w:abstractNumId="85" w15:restartNumberingAfterBreak="0">
    <w:nsid w:val="368F527D"/>
    <w:multiLevelType w:val="hybridMultilevel"/>
    <w:tmpl w:val="7E1203B0"/>
    <w:lvl w:ilvl="0" w:tplc="C27C8DAC">
      <w:start w:val="1"/>
      <w:numFmt w:val="decimal"/>
      <w:lvlText w:val="%1."/>
      <w:lvlJc w:val="left"/>
      <w:pPr>
        <w:ind w:left="720" w:hanging="360"/>
      </w:pPr>
    </w:lvl>
    <w:lvl w:ilvl="1" w:tplc="6F102816">
      <w:start w:val="1"/>
      <w:numFmt w:val="lowerLetter"/>
      <w:lvlText w:val="%2."/>
      <w:lvlJc w:val="left"/>
      <w:pPr>
        <w:ind w:left="1440" w:hanging="360"/>
      </w:pPr>
    </w:lvl>
    <w:lvl w:ilvl="2" w:tplc="17D8F6D6">
      <w:start w:val="1"/>
      <w:numFmt w:val="lowerRoman"/>
      <w:lvlText w:val="%3."/>
      <w:lvlJc w:val="right"/>
      <w:pPr>
        <w:ind w:left="2160" w:hanging="180"/>
      </w:pPr>
    </w:lvl>
    <w:lvl w:ilvl="3" w:tplc="14E609BE">
      <w:start w:val="1"/>
      <w:numFmt w:val="decimal"/>
      <w:lvlText w:val="%4."/>
      <w:lvlJc w:val="left"/>
      <w:pPr>
        <w:ind w:left="2880" w:hanging="360"/>
      </w:pPr>
    </w:lvl>
    <w:lvl w:ilvl="4" w:tplc="1E283B24">
      <w:start w:val="1"/>
      <w:numFmt w:val="lowerLetter"/>
      <w:lvlText w:val="%5."/>
      <w:lvlJc w:val="left"/>
      <w:pPr>
        <w:ind w:left="3600" w:hanging="360"/>
      </w:pPr>
    </w:lvl>
    <w:lvl w:ilvl="5" w:tplc="3C2E0350">
      <w:start w:val="1"/>
      <w:numFmt w:val="lowerRoman"/>
      <w:lvlText w:val="%6."/>
      <w:lvlJc w:val="right"/>
      <w:pPr>
        <w:ind w:left="4320" w:hanging="180"/>
      </w:pPr>
    </w:lvl>
    <w:lvl w:ilvl="6" w:tplc="9516EF88">
      <w:start w:val="1"/>
      <w:numFmt w:val="decimal"/>
      <w:lvlText w:val="%7."/>
      <w:lvlJc w:val="left"/>
      <w:pPr>
        <w:ind w:left="5040" w:hanging="360"/>
      </w:pPr>
    </w:lvl>
    <w:lvl w:ilvl="7" w:tplc="EEB2E286">
      <w:start w:val="1"/>
      <w:numFmt w:val="lowerLetter"/>
      <w:lvlText w:val="%8."/>
      <w:lvlJc w:val="left"/>
      <w:pPr>
        <w:ind w:left="5760" w:hanging="360"/>
      </w:pPr>
    </w:lvl>
    <w:lvl w:ilvl="8" w:tplc="D1FAE15C">
      <w:start w:val="1"/>
      <w:numFmt w:val="lowerRoman"/>
      <w:lvlText w:val="%9."/>
      <w:lvlJc w:val="right"/>
      <w:pPr>
        <w:ind w:left="6480" w:hanging="180"/>
      </w:pPr>
    </w:lvl>
  </w:abstractNum>
  <w:abstractNum w:abstractNumId="86" w15:restartNumberingAfterBreak="0">
    <w:nsid w:val="36F099F5"/>
    <w:multiLevelType w:val="hybridMultilevel"/>
    <w:tmpl w:val="39140AD8"/>
    <w:lvl w:ilvl="0" w:tplc="7BA4C334">
      <w:start w:val="1"/>
      <w:numFmt w:val="bullet"/>
      <w:lvlText w:val=""/>
      <w:lvlJc w:val="left"/>
      <w:pPr>
        <w:ind w:left="720" w:hanging="360"/>
      </w:pPr>
      <w:rPr>
        <w:rFonts w:ascii="Symbol" w:hAnsi="Symbol" w:hint="default"/>
      </w:rPr>
    </w:lvl>
    <w:lvl w:ilvl="1" w:tplc="444C7688">
      <w:start w:val="1"/>
      <w:numFmt w:val="bullet"/>
      <w:lvlText w:val="o"/>
      <w:lvlJc w:val="left"/>
      <w:pPr>
        <w:ind w:left="1440" w:hanging="360"/>
      </w:pPr>
      <w:rPr>
        <w:rFonts w:ascii="Courier New" w:hAnsi="Courier New" w:hint="default"/>
      </w:rPr>
    </w:lvl>
    <w:lvl w:ilvl="2" w:tplc="C00874A2">
      <w:start w:val="1"/>
      <w:numFmt w:val="bullet"/>
      <w:lvlText w:val=""/>
      <w:lvlJc w:val="left"/>
      <w:pPr>
        <w:ind w:left="2160" w:hanging="360"/>
      </w:pPr>
      <w:rPr>
        <w:rFonts w:ascii="Wingdings" w:hAnsi="Wingdings" w:hint="default"/>
      </w:rPr>
    </w:lvl>
    <w:lvl w:ilvl="3" w:tplc="F894D2B4">
      <w:start w:val="1"/>
      <w:numFmt w:val="bullet"/>
      <w:lvlText w:val=""/>
      <w:lvlJc w:val="left"/>
      <w:pPr>
        <w:ind w:left="2880" w:hanging="360"/>
      </w:pPr>
      <w:rPr>
        <w:rFonts w:ascii="Symbol" w:hAnsi="Symbol" w:hint="default"/>
      </w:rPr>
    </w:lvl>
    <w:lvl w:ilvl="4" w:tplc="D166BE6C">
      <w:start w:val="1"/>
      <w:numFmt w:val="bullet"/>
      <w:lvlText w:val="o"/>
      <w:lvlJc w:val="left"/>
      <w:pPr>
        <w:ind w:left="3600" w:hanging="360"/>
      </w:pPr>
      <w:rPr>
        <w:rFonts w:ascii="Courier New" w:hAnsi="Courier New" w:hint="default"/>
      </w:rPr>
    </w:lvl>
    <w:lvl w:ilvl="5" w:tplc="AD88BE9A">
      <w:start w:val="1"/>
      <w:numFmt w:val="bullet"/>
      <w:lvlText w:val=""/>
      <w:lvlJc w:val="left"/>
      <w:pPr>
        <w:ind w:left="4320" w:hanging="360"/>
      </w:pPr>
      <w:rPr>
        <w:rFonts w:ascii="Wingdings" w:hAnsi="Wingdings" w:hint="default"/>
      </w:rPr>
    </w:lvl>
    <w:lvl w:ilvl="6" w:tplc="AFC4648E">
      <w:start w:val="1"/>
      <w:numFmt w:val="bullet"/>
      <w:lvlText w:val=""/>
      <w:lvlJc w:val="left"/>
      <w:pPr>
        <w:ind w:left="5040" w:hanging="360"/>
      </w:pPr>
      <w:rPr>
        <w:rFonts w:ascii="Symbol" w:hAnsi="Symbol" w:hint="default"/>
      </w:rPr>
    </w:lvl>
    <w:lvl w:ilvl="7" w:tplc="13E217CE">
      <w:start w:val="1"/>
      <w:numFmt w:val="bullet"/>
      <w:lvlText w:val="o"/>
      <w:lvlJc w:val="left"/>
      <w:pPr>
        <w:ind w:left="5760" w:hanging="360"/>
      </w:pPr>
      <w:rPr>
        <w:rFonts w:ascii="Courier New" w:hAnsi="Courier New" w:hint="default"/>
      </w:rPr>
    </w:lvl>
    <w:lvl w:ilvl="8" w:tplc="B1FEEA4A">
      <w:start w:val="1"/>
      <w:numFmt w:val="bullet"/>
      <w:lvlText w:val=""/>
      <w:lvlJc w:val="left"/>
      <w:pPr>
        <w:ind w:left="6480" w:hanging="360"/>
      </w:pPr>
      <w:rPr>
        <w:rFonts w:ascii="Wingdings" w:hAnsi="Wingdings" w:hint="default"/>
      </w:rPr>
    </w:lvl>
  </w:abstractNum>
  <w:abstractNum w:abstractNumId="87" w15:restartNumberingAfterBreak="0">
    <w:nsid w:val="37014A2B"/>
    <w:multiLevelType w:val="hybridMultilevel"/>
    <w:tmpl w:val="0D025D30"/>
    <w:lvl w:ilvl="0" w:tplc="6C9C0D32">
      <w:start w:val="1"/>
      <w:numFmt w:val="bullet"/>
      <w:lvlText w:val=""/>
      <w:lvlJc w:val="left"/>
      <w:pPr>
        <w:ind w:left="720" w:hanging="360"/>
      </w:pPr>
      <w:rPr>
        <w:rFonts w:ascii="Symbol" w:hAnsi="Symbol" w:hint="default"/>
      </w:rPr>
    </w:lvl>
    <w:lvl w:ilvl="1" w:tplc="801A0A7C">
      <w:start w:val="1"/>
      <w:numFmt w:val="bullet"/>
      <w:lvlText w:val="o"/>
      <w:lvlJc w:val="left"/>
      <w:pPr>
        <w:ind w:left="1440" w:hanging="360"/>
      </w:pPr>
      <w:rPr>
        <w:rFonts w:ascii="Courier New" w:hAnsi="Courier New" w:hint="default"/>
      </w:rPr>
    </w:lvl>
    <w:lvl w:ilvl="2" w:tplc="9C841684">
      <w:start w:val="1"/>
      <w:numFmt w:val="bullet"/>
      <w:lvlText w:val=""/>
      <w:lvlJc w:val="left"/>
      <w:pPr>
        <w:ind w:left="2160" w:hanging="360"/>
      </w:pPr>
      <w:rPr>
        <w:rFonts w:ascii="Wingdings" w:hAnsi="Wingdings" w:hint="default"/>
      </w:rPr>
    </w:lvl>
    <w:lvl w:ilvl="3" w:tplc="02D61284">
      <w:start w:val="1"/>
      <w:numFmt w:val="bullet"/>
      <w:lvlText w:val=""/>
      <w:lvlJc w:val="left"/>
      <w:pPr>
        <w:ind w:left="2880" w:hanging="360"/>
      </w:pPr>
      <w:rPr>
        <w:rFonts w:ascii="Symbol" w:hAnsi="Symbol" w:hint="default"/>
      </w:rPr>
    </w:lvl>
    <w:lvl w:ilvl="4" w:tplc="AA7CDECA">
      <w:start w:val="1"/>
      <w:numFmt w:val="bullet"/>
      <w:lvlText w:val="o"/>
      <w:lvlJc w:val="left"/>
      <w:pPr>
        <w:ind w:left="3600" w:hanging="360"/>
      </w:pPr>
      <w:rPr>
        <w:rFonts w:ascii="Courier New" w:hAnsi="Courier New" w:hint="default"/>
      </w:rPr>
    </w:lvl>
    <w:lvl w:ilvl="5" w:tplc="9364E33A">
      <w:start w:val="1"/>
      <w:numFmt w:val="bullet"/>
      <w:lvlText w:val=""/>
      <w:lvlJc w:val="left"/>
      <w:pPr>
        <w:ind w:left="4320" w:hanging="360"/>
      </w:pPr>
      <w:rPr>
        <w:rFonts w:ascii="Wingdings" w:hAnsi="Wingdings" w:hint="default"/>
      </w:rPr>
    </w:lvl>
    <w:lvl w:ilvl="6" w:tplc="C3202C5A">
      <w:start w:val="1"/>
      <w:numFmt w:val="bullet"/>
      <w:lvlText w:val=""/>
      <w:lvlJc w:val="left"/>
      <w:pPr>
        <w:ind w:left="5040" w:hanging="360"/>
      </w:pPr>
      <w:rPr>
        <w:rFonts w:ascii="Symbol" w:hAnsi="Symbol" w:hint="default"/>
      </w:rPr>
    </w:lvl>
    <w:lvl w:ilvl="7" w:tplc="D8A85734">
      <w:start w:val="1"/>
      <w:numFmt w:val="bullet"/>
      <w:lvlText w:val="o"/>
      <w:lvlJc w:val="left"/>
      <w:pPr>
        <w:ind w:left="5760" w:hanging="360"/>
      </w:pPr>
      <w:rPr>
        <w:rFonts w:ascii="Courier New" w:hAnsi="Courier New" w:hint="default"/>
      </w:rPr>
    </w:lvl>
    <w:lvl w:ilvl="8" w:tplc="C7405A34">
      <w:start w:val="1"/>
      <w:numFmt w:val="bullet"/>
      <w:lvlText w:val=""/>
      <w:lvlJc w:val="left"/>
      <w:pPr>
        <w:ind w:left="6480" w:hanging="360"/>
      </w:pPr>
      <w:rPr>
        <w:rFonts w:ascii="Wingdings" w:hAnsi="Wingdings" w:hint="default"/>
      </w:rPr>
    </w:lvl>
  </w:abstractNum>
  <w:abstractNum w:abstractNumId="88" w15:restartNumberingAfterBreak="0">
    <w:nsid w:val="382E237F"/>
    <w:multiLevelType w:val="hybridMultilevel"/>
    <w:tmpl w:val="E5DAA3E6"/>
    <w:lvl w:ilvl="0" w:tplc="5442FC44">
      <w:start w:val="1"/>
      <w:numFmt w:val="decimal"/>
      <w:lvlText w:val="%1."/>
      <w:lvlJc w:val="left"/>
      <w:pPr>
        <w:ind w:left="720" w:hanging="360"/>
      </w:pPr>
    </w:lvl>
    <w:lvl w:ilvl="1" w:tplc="7174E1CA">
      <w:start w:val="1"/>
      <w:numFmt w:val="lowerLetter"/>
      <w:lvlText w:val="%2."/>
      <w:lvlJc w:val="left"/>
      <w:pPr>
        <w:ind w:left="1440" w:hanging="360"/>
      </w:pPr>
    </w:lvl>
    <w:lvl w:ilvl="2" w:tplc="7CD695EE">
      <w:start w:val="1"/>
      <w:numFmt w:val="lowerRoman"/>
      <w:lvlText w:val="%3."/>
      <w:lvlJc w:val="right"/>
      <w:pPr>
        <w:ind w:left="2160" w:hanging="180"/>
      </w:pPr>
    </w:lvl>
    <w:lvl w:ilvl="3" w:tplc="62D88CEE">
      <w:start w:val="1"/>
      <w:numFmt w:val="decimal"/>
      <w:lvlText w:val="%4."/>
      <w:lvlJc w:val="left"/>
      <w:pPr>
        <w:ind w:left="2880" w:hanging="360"/>
      </w:pPr>
    </w:lvl>
    <w:lvl w:ilvl="4" w:tplc="0AEC84BE">
      <w:start w:val="1"/>
      <w:numFmt w:val="lowerLetter"/>
      <w:lvlText w:val="%5."/>
      <w:lvlJc w:val="left"/>
      <w:pPr>
        <w:ind w:left="3600" w:hanging="360"/>
      </w:pPr>
    </w:lvl>
    <w:lvl w:ilvl="5" w:tplc="14A45AE4">
      <w:start w:val="1"/>
      <w:numFmt w:val="lowerRoman"/>
      <w:lvlText w:val="%6."/>
      <w:lvlJc w:val="right"/>
      <w:pPr>
        <w:ind w:left="4320" w:hanging="180"/>
      </w:pPr>
    </w:lvl>
    <w:lvl w:ilvl="6" w:tplc="75D012BE">
      <w:start w:val="1"/>
      <w:numFmt w:val="decimal"/>
      <w:lvlText w:val="%7."/>
      <w:lvlJc w:val="left"/>
      <w:pPr>
        <w:ind w:left="5040" w:hanging="360"/>
      </w:pPr>
    </w:lvl>
    <w:lvl w:ilvl="7" w:tplc="5E380D68">
      <w:start w:val="1"/>
      <w:numFmt w:val="lowerLetter"/>
      <w:lvlText w:val="%8."/>
      <w:lvlJc w:val="left"/>
      <w:pPr>
        <w:ind w:left="5760" w:hanging="360"/>
      </w:pPr>
    </w:lvl>
    <w:lvl w:ilvl="8" w:tplc="A9C43418">
      <w:start w:val="1"/>
      <w:numFmt w:val="lowerRoman"/>
      <w:lvlText w:val="%9."/>
      <w:lvlJc w:val="right"/>
      <w:pPr>
        <w:ind w:left="6480" w:hanging="180"/>
      </w:pPr>
    </w:lvl>
  </w:abstractNum>
  <w:abstractNum w:abstractNumId="89" w15:restartNumberingAfterBreak="0">
    <w:nsid w:val="38AF0BAE"/>
    <w:multiLevelType w:val="hybridMultilevel"/>
    <w:tmpl w:val="95BCD1F0"/>
    <w:lvl w:ilvl="0" w:tplc="6C7660E6">
      <w:start w:val="1"/>
      <w:numFmt w:val="decimal"/>
      <w:lvlText w:val="%1."/>
      <w:lvlJc w:val="left"/>
      <w:pPr>
        <w:ind w:left="720" w:hanging="360"/>
      </w:pPr>
    </w:lvl>
    <w:lvl w:ilvl="1" w:tplc="EFEAA6B4">
      <w:start w:val="1"/>
      <w:numFmt w:val="lowerLetter"/>
      <w:lvlText w:val="%2."/>
      <w:lvlJc w:val="left"/>
      <w:pPr>
        <w:ind w:left="1440" w:hanging="360"/>
      </w:pPr>
    </w:lvl>
    <w:lvl w:ilvl="2" w:tplc="EF2E3DE6">
      <w:start w:val="1"/>
      <w:numFmt w:val="lowerRoman"/>
      <w:lvlText w:val="%3."/>
      <w:lvlJc w:val="right"/>
      <w:pPr>
        <w:ind w:left="2160" w:hanging="180"/>
      </w:pPr>
    </w:lvl>
    <w:lvl w:ilvl="3" w:tplc="06CACE20">
      <w:start w:val="1"/>
      <w:numFmt w:val="decimal"/>
      <w:lvlText w:val="%4."/>
      <w:lvlJc w:val="left"/>
      <w:pPr>
        <w:ind w:left="2880" w:hanging="360"/>
      </w:pPr>
    </w:lvl>
    <w:lvl w:ilvl="4" w:tplc="1F2E9476">
      <w:start w:val="1"/>
      <w:numFmt w:val="lowerLetter"/>
      <w:lvlText w:val="%5."/>
      <w:lvlJc w:val="left"/>
      <w:pPr>
        <w:ind w:left="3600" w:hanging="360"/>
      </w:pPr>
    </w:lvl>
    <w:lvl w:ilvl="5" w:tplc="03844422">
      <w:start w:val="1"/>
      <w:numFmt w:val="lowerRoman"/>
      <w:lvlText w:val="%6."/>
      <w:lvlJc w:val="right"/>
      <w:pPr>
        <w:ind w:left="4320" w:hanging="180"/>
      </w:pPr>
    </w:lvl>
    <w:lvl w:ilvl="6" w:tplc="3D60ED48">
      <w:start w:val="1"/>
      <w:numFmt w:val="decimal"/>
      <w:lvlText w:val="%7."/>
      <w:lvlJc w:val="left"/>
      <w:pPr>
        <w:ind w:left="5040" w:hanging="360"/>
      </w:pPr>
    </w:lvl>
    <w:lvl w:ilvl="7" w:tplc="8E002F6A">
      <w:start w:val="1"/>
      <w:numFmt w:val="lowerLetter"/>
      <w:lvlText w:val="%8."/>
      <w:lvlJc w:val="left"/>
      <w:pPr>
        <w:ind w:left="5760" w:hanging="360"/>
      </w:pPr>
    </w:lvl>
    <w:lvl w:ilvl="8" w:tplc="74F8D95A">
      <w:start w:val="1"/>
      <w:numFmt w:val="lowerRoman"/>
      <w:lvlText w:val="%9."/>
      <w:lvlJc w:val="right"/>
      <w:pPr>
        <w:ind w:left="6480" w:hanging="180"/>
      </w:pPr>
    </w:lvl>
  </w:abstractNum>
  <w:abstractNum w:abstractNumId="90" w15:restartNumberingAfterBreak="0">
    <w:nsid w:val="3B14CDE3"/>
    <w:multiLevelType w:val="hybridMultilevel"/>
    <w:tmpl w:val="292A9C3A"/>
    <w:lvl w:ilvl="0" w:tplc="00A27FD8">
      <w:start w:val="1"/>
      <w:numFmt w:val="bullet"/>
      <w:lvlText w:val=""/>
      <w:lvlJc w:val="left"/>
      <w:pPr>
        <w:ind w:left="720" w:hanging="360"/>
      </w:pPr>
      <w:rPr>
        <w:rFonts w:ascii="Symbol" w:hAnsi="Symbol" w:hint="default"/>
      </w:rPr>
    </w:lvl>
    <w:lvl w:ilvl="1" w:tplc="213C7D0A">
      <w:start w:val="1"/>
      <w:numFmt w:val="bullet"/>
      <w:lvlText w:val="o"/>
      <w:lvlJc w:val="left"/>
      <w:pPr>
        <w:ind w:left="1440" w:hanging="360"/>
      </w:pPr>
      <w:rPr>
        <w:rFonts w:ascii="Courier New" w:hAnsi="Courier New" w:hint="default"/>
      </w:rPr>
    </w:lvl>
    <w:lvl w:ilvl="2" w:tplc="87CC126E">
      <w:start w:val="1"/>
      <w:numFmt w:val="bullet"/>
      <w:lvlText w:val=""/>
      <w:lvlJc w:val="left"/>
      <w:pPr>
        <w:ind w:left="2160" w:hanging="360"/>
      </w:pPr>
      <w:rPr>
        <w:rFonts w:ascii="Wingdings" w:hAnsi="Wingdings" w:hint="default"/>
      </w:rPr>
    </w:lvl>
    <w:lvl w:ilvl="3" w:tplc="4FAC12C0">
      <w:start w:val="1"/>
      <w:numFmt w:val="bullet"/>
      <w:lvlText w:val=""/>
      <w:lvlJc w:val="left"/>
      <w:pPr>
        <w:ind w:left="2880" w:hanging="360"/>
      </w:pPr>
      <w:rPr>
        <w:rFonts w:ascii="Symbol" w:hAnsi="Symbol" w:hint="default"/>
      </w:rPr>
    </w:lvl>
    <w:lvl w:ilvl="4" w:tplc="901E4DC0">
      <w:start w:val="1"/>
      <w:numFmt w:val="bullet"/>
      <w:lvlText w:val="o"/>
      <w:lvlJc w:val="left"/>
      <w:pPr>
        <w:ind w:left="3600" w:hanging="360"/>
      </w:pPr>
      <w:rPr>
        <w:rFonts w:ascii="Courier New" w:hAnsi="Courier New" w:hint="default"/>
      </w:rPr>
    </w:lvl>
    <w:lvl w:ilvl="5" w:tplc="2FCE36C4">
      <w:start w:val="1"/>
      <w:numFmt w:val="bullet"/>
      <w:lvlText w:val=""/>
      <w:lvlJc w:val="left"/>
      <w:pPr>
        <w:ind w:left="4320" w:hanging="360"/>
      </w:pPr>
      <w:rPr>
        <w:rFonts w:ascii="Wingdings" w:hAnsi="Wingdings" w:hint="default"/>
      </w:rPr>
    </w:lvl>
    <w:lvl w:ilvl="6" w:tplc="536A922E">
      <w:start w:val="1"/>
      <w:numFmt w:val="bullet"/>
      <w:lvlText w:val=""/>
      <w:lvlJc w:val="left"/>
      <w:pPr>
        <w:ind w:left="5040" w:hanging="360"/>
      </w:pPr>
      <w:rPr>
        <w:rFonts w:ascii="Symbol" w:hAnsi="Symbol" w:hint="default"/>
      </w:rPr>
    </w:lvl>
    <w:lvl w:ilvl="7" w:tplc="7E261BE4">
      <w:start w:val="1"/>
      <w:numFmt w:val="bullet"/>
      <w:lvlText w:val="o"/>
      <w:lvlJc w:val="left"/>
      <w:pPr>
        <w:ind w:left="5760" w:hanging="360"/>
      </w:pPr>
      <w:rPr>
        <w:rFonts w:ascii="Courier New" w:hAnsi="Courier New" w:hint="default"/>
      </w:rPr>
    </w:lvl>
    <w:lvl w:ilvl="8" w:tplc="4D40144E">
      <w:start w:val="1"/>
      <w:numFmt w:val="bullet"/>
      <w:lvlText w:val=""/>
      <w:lvlJc w:val="left"/>
      <w:pPr>
        <w:ind w:left="6480" w:hanging="360"/>
      </w:pPr>
      <w:rPr>
        <w:rFonts w:ascii="Wingdings" w:hAnsi="Wingdings" w:hint="default"/>
      </w:rPr>
    </w:lvl>
  </w:abstractNum>
  <w:abstractNum w:abstractNumId="91" w15:restartNumberingAfterBreak="0">
    <w:nsid w:val="3B793AC2"/>
    <w:multiLevelType w:val="hybridMultilevel"/>
    <w:tmpl w:val="6DF256B6"/>
    <w:lvl w:ilvl="0" w:tplc="F79846D6">
      <w:start w:val="1"/>
      <w:numFmt w:val="bullet"/>
      <w:lvlText w:val=""/>
      <w:lvlJc w:val="left"/>
      <w:pPr>
        <w:ind w:left="720" w:hanging="360"/>
      </w:pPr>
      <w:rPr>
        <w:rFonts w:ascii="Symbol" w:hAnsi="Symbol" w:hint="default"/>
      </w:rPr>
    </w:lvl>
    <w:lvl w:ilvl="1" w:tplc="DB40BF56">
      <w:start w:val="1"/>
      <w:numFmt w:val="bullet"/>
      <w:lvlText w:val="o"/>
      <w:lvlJc w:val="left"/>
      <w:pPr>
        <w:ind w:left="1440" w:hanging="360"/>
      </w:pPr>
      <w:rPr>
        <w:rFonts w:ascii="Courier New" w:hAnsi="Courier New" w:hint="default"/>
      </w:rPr>
    </w:lvl>
    <w:lvl w:ilvl="2" w:tplc="E1A4015A">
      <w:start w:val="1"/>
      <w:numFmt w:val="bullet"/>
      <w:lvlText w:val=""/>
      <w:lvlJc w:val="left"/>
      <w:pPr>
        <w:ind w:left="2160" w:hanging="360"/>
      </w:pPr>
      <w:rPr>
        <w:rFonts w:ascii="Wingdings" w:hAnsi="Wingdings" w:hint="default"/>
      </w:rPr>
    </w:lvl>
    <w:lvl w:ilvl="3" w:tplc="1750DA2C">
      <w:start w:val="1"/>
      <w:numFmt w:val="bullet"/>
      <w:lvlText w:val=""/>
      <w:lvlJc w:val="left"/>
      <w:pPr>
        <w:ind w:left="2880" w:hanging="360"/>
      </w:pPr>
      <w:rPr>
        <w:rFonts w:ascii="Symbol" w:hAnsi="Symbol" w:hint="default"/>
      </w:rPr>
    </w:lvl>
    <w:lvl w:ilvl="4" w:tplc="72D0F184">
      <w:start w:val="1"/>
      <w:numFmt w:val="bullet"/>
      <w:lvlText w:val="o"/>
      <w:lvlJc w:val="left"/>
      <w:pPr>
        <w:ind w:left="3600" w:hanging="360"/>
      </w:pPr>
      <w:rPr>
        <w:rFonts w:ascii="Courier New" w:hAnsi="Courier New" w:hint="default"/>
      </w:rPr>
    </w:lvl>
    <w:lvl w:ilvl="5" w:tplc="0480E6AE">
      <w:start w:val="1"/>
      <w:numFmt w:val="bullet"/>
      <w:lvlText w:val=""/>
      <w:lvlJc w:val="left"/>
      <w:pPr>
        <w:ind w:left="4320" w:hanging="360"/>
      </w:pPr>
      <w:rPr>
        <w:rFonts w:ascii="Wingdings" w:hAnsi="Wingdings" w:hint="default"/>
      </w:rPr>
    </w:lvl>
    <w:lvl w:ilvl="6" w:tplc="29B215B6">
      <w:start w:val="1"/>
      <w:numFmt w:val="bullet"/>
      <w:lvlText w:val=""/>
      <w:lvlJc w:val="left"/>
      <w:pPr>
        <w:ind w:left="5040" w:hanging="360"/>
      </w:pPr>
      <w:rPr>
        <w:rFonts w:ascii="Symbol" w:hAnsi="Symbol" w:hint="default"/>
      </w:rPr>
    </w:lvl>
    <w:lvl w:ilvl="7" w:tplc="400C5B52">
      <w:start w:val="1"/>
      <w:numFmt w:val="bullet"/>
      <w:lvlText w:val="o"/>
      <w:lvlJc w:val="left"/>
      <w:pPr>
        <w:ind w:left="5760" w:hanging="360"/>
      </w:pPr>
      <w:rPr>
        <w:rFonts w:ascii="Courier New" w:hAnsi="Courier New" w:hint="default"/>
      </w:rPr>
    </w:lvl>
    <w:lvl w:ilvl="8" w:tplc="D71CEC74">
      <w:start w:val="1"/>
      <w:numFmt w:val="bullet"/>
      <w:lvlText w:val=""/>
      <w:lvlJc w:val="left"/>
      <w:pPr>
        <w:ind w:left="6480" w:hanging="360"/>
      </w:pPr>
      <w:rPr>
        <w:rFonts w:ascii="Wingdings" w:hAnsi="Wingdings" w:hint="default"/>
      </w:rPr>
    </w:lvl>
  </w:abstractNum>
  <w:abstractNum w:abstractNumId="92" w15:restartNumberingAfterBreak="0">
    <w:nsid w:val="3E0217BF"/>
    <w:multiLevelType w:val="hybridMultilevel"/>
    <w:tmpl w:val="7678779C"/>
    <w:lvl w:ilvl="0" w:tplc="03644BF6">
      <w:start w:val="1"/>
      <w:numFmt w:val="bullet"/>
      <w:lvlText w:val=""/>
      <w:lvlJc w:val="left"/>
      <w:pPr>
        <w:ind w:left="720" w:hanging="360"/>
      </w:pPr>
      <w:rPr>
        <w:rFonts w:ascii="Symbol" w:hAnsi="Symbol" w:hint="default"/>
      </w:rPr>
    </w:lvl>
    <w:lvl w:ilvl="1" w:tplc="6FFA247C">
      <w:start w:val="1"/>
      <w:numFmt w:val="bullet"/>
      <w:lvlText w:val="o"/>
      <w:lvlJc w:val="left"/>
      <w:pPr>
        <w:ind w:left="1440" w:hanging="360"/>
      </w:pPr>
      <w:rPr>
        <w:rFonts w:ascii="Courier New" w:hAnsi="Courier New" w:hint="default"/>
      </w:rPr>
    </w:lvl>
    <w:lvl w:ilvl="2" w:tplc="EC40124A">
      <w:start w:val="1"/>
      <w:numFmt w:val="bullet"/>
      <w:lvlText w:val=""/>
      <w:lvlJc w:val="left"/>
      <w:pPr>
        <w:ind w:left="2160" w:hanging="360"/>
      </w:pPr>
      <w:rPr>
        <w:rFonts w:ascii="Wingdings" w:hAnsi="Wingdings" w:hint="default"/>
      </w:rPr>
    </w:lvl>
    <w:lvl w:ilvl="3" w:tplc="ED1620F0">
      <w:start w:val="1"/>
      <w:numFmt w:val="bullet"/>
      <w:lvlText w:val=""/>
      <w:lvlJc w:val="left"/>
      <w:pPr>
        <w:ind w:left="2880" w:hanging="360"/>
      </w:pPr>
      <w:rPr>
        <w:rFonts w:ascii="Symbol" w:hAnsi="Symbol" w:hint="default"/>
      </w:rPr>
    </w:lvl>
    <w:lvl w:ilvl="4" w:tplc="07B02E4E">
      <w:start w:val="1"/>
      <w:numFmt w:val="bullet"/>
      <w:lvlText w:val="o"/>
      <w:lvlJc w:val="left"/>
      <w:pPr>
        <w:ind w:left="3600" w:hanging="360"/>
      </w:pPr>
      <w:rPr>
        <w:rFonts w:ascii="Courier New" w:hAnsi="Courier New" w:hint="default"/>
      </w:rPr>
    </w:lvl>
    <w:lvl w:ilvl="5" w:tplc="E91A2238">
      <w:start w:val="1"/>
      <w:numFmt w:val="bullet"/>
      <w:lvlText w:val=""/>
      <w:lvlJc w:val="left"/>
      <w:pPr>
        <w:ind w:left="4320" w:hanging="360"/>
      </w:pPr>
      <w:rPr>
        <w:rFonts w:ascii="Wingdings" w:hAnsi="Wingdings" w:hint="default"/>
      </w:rPr>
    </w:lvl>
    <w:lvl w:ilvl="6" w:tplc="18C8FC00">
      <w:start w:val="1"/>
      <w:numFmt w:val="bullet"/>
      <w:lvlText w:val=""/>
      <w:lvlJc w:val="left"/>
      <w:pPr>
        <w:ind w:left="5040" w:hanging="360"/>
      </w:pPr>
      <w:rPr>
        <w:rFonts w:ascii="Symbol" w:hAnsi="Symbol" w:hint="default"/>
      </w:rPr>
    </w:lvl>
    <w:lvl w:ilvl="7" w:tplc="3788C1AE">
      <w:start w:val="1"/>
      <w:numFmt w:val="bullet"/>
      <w:lvlText w:val="o"/>
      <w:lvlJc w:val="left"/>
      <w:pPr>
        <w:ind w:left="5760" w:hanging="360"/>
      </w:pPr>
      <w:rPr>
        <w:rFonts w:ascii="Courier New" w:hAnsi="Courier New" w:hint="default"/>
      </w:rPr>
    </w:lvl>
    <w:lvl w:ilvl="8" w:tplc="A8C62804">
      <w:start w:val="1"/>
      <w:numFmt w:val="bullet"/>
      <w:lvlText w:val=""/>
      <w:lvlJc w:val="left"/>
      <w:pPr>
        <w:ind w:left="6480" w:hanging="360"/>
      </w:pPr>
      <w:rPr>
        <w:rFonts w:ascii="Wingdings" w:hAnsi="Wingdings" w:hint="default"/>
      </w:rPr>
    </w:lvl>
  </w:abstractNum>
  <w:abstractNum w:abstractNumId="93" w15:restartNumberingAfterBreak="0">
    <w:nsid w:val="3E1E7ED2"/>
    <w:multiLevelType w:val="hybridMultilevel"/>
    <w:tmpl w:val="A83442AA"/>
    <w:lvl w:ilvl="0" w:tplc="CF8241CE">
      <w:start w:val="1"/>
      <w:numFmt w:val="bullet"/>
      <w:lvlText w:val=""/>
      <w:lvlJc w:val="left"/>
      <w:pPr>
        <w:ind w:left="1068" w:hanging="360"/>
      </w:pPr>
      <w:rPr>
        <w:rFonts w:ascii="Symbol" w:hAnsi="Symbol" w:hint="default"/>
      </w:rPr>
    </w:lvl>
    <w:lvl w:ilvl="1" w:tplc="C9FE9AFC">
      <w:start w:val="1"/>
      <w:numFmt w:val="bullet"/>
      <w:lvlText w:val="o"/>
      <w:lvlJc w:val="left"/>
      <w:pPr>
        <w:ind w:left="1788" w:hanging="360"/>
      </w:pPr>
      <w:rPr>
        <w:rFonts w:ascii="Courier New" w:hAnsi="Courier New" w:hint="default"/>
      </w:rPr>
    </w:lvl>
    <w:lvl w:ilvl="2" w:tplc="1A3E3962">
      <w:start w:val="1"/>
      <w:numFmt w:val="bullet"/>
      <w:lvlText w:val=""/>
      <w:lvlJc w:val="left"/>
      <w:pPr>
        <w:ind w:left="2508" w:hanging="360"/>
      </w:pPr>
      <w:rPr>
        <w:rFonts w:ascii="Wingdings" w:hAnsi="Wingdings" w:hint="default"/>
      </w:rPr>
    </w:lvl>
    <w:lvl w:ilvl="3" w:tplc="EC04FA54">
      <w:start w:val="1"/>
      <w:numFmt w:val="bullet"/>
      <w:lvlText w:val=""/>
      <w:lvlJc w:val="left"/>
      <w:pPr>
        <w:ind w:left="3228" w:hanging="360"/>
      </w:pPr>
      <w:rPr>
        <w:rFonts w:ascii="Symbol" w:hAnsi="Symbol" w:hint="default"/>
      </w:rPr>
    </w:lvl>
    <w:lvl w:ilvl="4" w:tplc="185609EA">
      <w:start w:val="1"/>
      <w:numFmt w:val="bullet"/>
      <w:lvlText w:val="o"/>
      <w:lvlJc w:val="left"/>
      <w:pPr>
        <w:ind w:left="3948" w:hanging="360"/>
      </w:pPr>
      <w:rPr>
        <w:rFonts w:ascii="Courier New" w:hAnsi="Courier New" w:hint="default"/>
      </w:rPr>
    </w:lvl>
    <w:lvl w:ilvl="5" w:tplc="B8DEBFFA">
      <w:start w:val="1"/>
      <w:numFmt w:val="bullet"/>
      <w:lvlText w:val=""/>
      <w:lvlJc w:val="left"/>
      <w:pPr>
        <w:ind w:left="4668" w:hanging="360"/>
      </w:pPr>
      <w:rPr>
        <w:rFonts w:ascii="Wingdings" w:hAnsi="Wingdings" w:hint="default"/>
      </w:rPr>
    </w:lvl>
    <w:lvl w:ilvl="6" w:tplc="73EC9248">
      <w:start w:val="1"/>
      <w:numFmt w:val="bullet"/>
      <w:lvlText w:val=""/>
      <w:lvlJc w:val="left"/>
      <w:pPr>
        <w:ind w:left="5388" w:hanging="360"/>
      </w:pPr>
      <w:rPr>
        <w:rFonts w:ascii="Symbol" w:hAnsi="Symbol" w:hint="default"/>
      </w:rPr>
    </w:lvl>
    <w:lvl w:ilvl="7" w:tplc="43D4AC8E">
      <w:start w:val="1"/>
      <w:numFmt w:val="bullet"/>
      <w:lvlText w:val="o"/>
      <w:lvlJc w:val="left"/>
      <w:pPr>
        <w:ind w:left="6108" w:hanging="360"/>
      </w:pPr>
      <w:rPr>
        <w:rFonts w:ascii="Courier New" w:hAnsi="Courier New" w:hint="default"/>
      </w:rPr>
    </w:lvl>
    <w:lvl w:ilvl="8" w:tplc="73F61346">
      <w:start w:val="1"/>
      <w:numFmt w:val="bullet"/>
      <w:lvlText w:val=""/>
      <w:lvlJc w:val="left"/>
      <w:pPr>
        <w:ind w:left="6828" w:hanging="360"/>
      </w:pPr>
      <w:rPr>
        <w:rFonts w:ascii="Wingdings" w:hAnsi="Wingdings" w:hint="default"/>
      </w:rPr>
    </w:lvl>
  </w:abstractNum>
  <w:abstractNum w:abstractNumId="94" w15:restartNumberingAfterBreak="0">
    <w:nsid w:val="3EEECFAA"/>
    <w:multiLevelType w:val="hybridMultilevel"/>
    <w:tmpl w:val="B7B04B64"/>
    <w:lvl w:ilvl="0" w:tplc="8E002CD8">
      <w:start w:val="1"/>
      <w:numFmt w:val="bullet"/>
      <w:lvlText w:val=""/>
      <w:lvlJc w:val="left"/>
      <w:pPr>
        <w:ind w:left="720" w:hanging="360"/>
      </w:pPr>
      <w:rPr>
        <w:rFonts w:ascii="Symbol" w:hAnsi="Symbol" w:hint="default"/>
      </w:rPr>
    </w:lvl>
    <w:lvl w:ilvl="1" w:tplc="D18469C6">
      <w:start w:val="1"/>
      <w:numFmt w:val="bullet"/>
      <w:lvlText w:val="o"/>
      <w:lvlJc w:val="left"/>
      <w:pPr>
        <w:ind w:left="1440" w:hanging="360"/>
      </w:pPr>
      <w:rPr>
        <w:rFonts w:ascii="Courier New" w:hAnsi="Courier New" w:hint="default"/>
      </w:rPr>
    </w:lvl>
    <w:lvl w:ilvl="2" w:tplc="3BD26C80">
      <w:start w:val="1"/>
      <w:numFmt w:val="bullet"/>
      <w:lvlText w:val=""/>
      <w:lvlJc w:val="left"/>
      <w:pPr>
        <w:ind w:left="2160" w:hanging="360"/>
      </w:pPr>
      <w:rPr>
        <w:rFonts w:ascii="Wingdings" w:hAnsi="Wingdings" w:hint="default"/>
      </w:rPr>
    </w:lvl>
    <w:lvl w:ilvl="3" w:tplc="F96C3556">
      <w:start w:val="1"/>
      <w:numFmt w:val="bullet"/>
      <w:lvlText w:val=""/>
      <w:lvlJc w:val="left"/>
      <w:pPr>
        <w:ind w:left="2880" w:hanging="360"/>
      </w:pPr>
      <w:rPr>
        <w:rFonts w:ascii="Symbol" w:hAnsi="Symbol" w:hint="default"/>
      </w:rPr>
    </w:lvl>
    <w:lvl w:ilvl="4" w:tplc="75305150">
      <w:start w:val="1"/>
      <w:numFmt w:val="bullet"/>
      <w:lvlText w:val="o"/>
      <w:lvlJc w:val="left"/>
      <w:pPr>
        <w:ind w:left="3600" w:hanging="360"/>
      </w:pPr>
      <w:rPr>
        <w:rFonts w:ascii="Courier New" w:hAnsi="Courier New" w:hint="default"/>
      </w:rPr>
    </w:lvl>
    <w:lvl w:ilvl="5" w:tplc="EBCC9776">
      <w:start w:val="1"/>
      <w:numFmt w:val="bullet"/>
      <w:lvlText w:val=""/>
      <w:lvlJc w:val="left"/>
      <w:pPr>
        <w:ind w:left="4320" w:hanging="360"/>
      </w:pPr>
      <w:rPr>
        <w:rFonts w:ascii="Wingdings" w:hAnsi="Wingdings" w:hint="default"/>
      </w:rPr>
    </w:lvl>
    <w:lvl w:ilvl="6" w:tplc="F7BCADDE">
      <w:start w:val="1"/>
      <w:numFmt w:val="bullet"/>
      <w:lvlText w:val=""/>
      <w:lvlJc w:val="left"/>
      <w:pPr>
        <w:ind w:left="5040" w:hanging="360"/>
      </w:pPr>
      <w:rPr>
        <w:rFonts w:ascii="Symbol" w:hAnsi="Symbol" w:hint="default"/>
      </w:rPr>
    </w:lvl>
    <w:lvl w:ilvl="7" w:tplc="8A161050">
      <w:start w:val="1"/>
      <w:numFmt w:val="bullet"/>
      <w:lvlText w:val="o"/>
      <w:lvlJc w:val="left"/>
      <w:pPr>
        <w:ind w:left="5760" w:hanging="360"/>
      </w:pPr>
      <w:rPr>
        <w:rFonts w:ascii="Courier New" w:hAnsi="Courier New" w:hint="default"/>
      </w:rPr>
    </w:lvl>
    <w:lvl w:ilvl="8" w:tplc="46BE7B84">
      <w:start w:val="1"/>
      <w:numFmt w:val="bullet"/>
      <w:lvlText w:val=""/>
      <w:lvlJc w:val="left"/>
      <w:pPr>
        <w:ind w:left="6480" w:hanging="360"/>
      </w:pPr>
      <w:rPr>
        <w:rFonts w:ascii="Wingdings" w:hAnsi="Wingdings" w:hint="default"/>
      </w:rPr>
    </w:lvl>
  </w:abstractNum>
  <w:abstractNum w:abstractNumId="95" w15:restartNumberingAfterBreak="0">
    <w:nsid w:val="3FF0373A"/>
    <w:multiLevelType w:val="hybridMultilevel"/>
    <w:tmpl w:val="10C0D0E8"/>
    <w:lvl w:ilvl="0" w:tplc="E67A5514">
      <w:start w:val="1"/>
      <w:numFmt w:val="decimal"/>
      <w:lvlText w:val="%1."/>
      <w:lvlJc w:val="left"/>
      <w:pPr>
        <w:ind w:left="720" w:hanging="360"/>
      </w:pPr>
    </w:lvl>
    <w:lvl w:ilvl="1" w:tplc="72161F5A">
      <w:start w:val="1"/>
      <w:numFmt w:val="lowerLetter"/>
      <w:lvlText w:val="%2."/>
      <w:lvlJc w:val="left"/>
      <w:pPr>
        <w:ind w:left="1440" w:hanging="360"/>
      </w:pPr>
    </w:lvl>
    <w:lvl w:ilvl="2" w:tplc="0AE0907A">
      <w:start w:val="1"/>
      <w:numFmt w:val="lowerRoman"/>
      <w:lvlText w:val="%3."/>
      <w:lvlJc w:val="right"/>
      <w:pPr>
        <w:ind w:left="2160" w:hanging="180"/>
      </w:pPr>
    </w:lvl>
    <w:lvl w:ilvl="3" w:tplc="07F81372">
      <w:start w:val="1"/>
      <w:numFmt w:val="decimal"/>
      <w:lvlText w:val="%4."/>
      <w:lvlJc w:val="left"/>
      <w:pPr>
        <w:ind w:left="2880" w:hanging="360"/>
      </w:pPr>
    </w:lvl>
    <w:lvl w:ilvl="4" w:tplc="5ADC0690">
      <w:start w:val="1"/>
      <w:numFmt w:val="lowerLetter"/>
      <w:lvlText w:val="%5."/>
      <w:lvlJc w:val="left"/>
      <w:pPr>
        <w:ind w:left="3600" w:hanging="360"/>
      </w:pPr>
    </w:lvl>
    <w:lvl w:ilvl="5" w:tplc="41C20C2C">
      <w:start w:val="1"/>
      <w:numFmt w:val="lowerRoman"/>
      <w:lvlText w:val="%6."/>
      <w:lvlJc w:val="right"/>
      <w:pPr>
        <w:ind w:left="4320" w:hanging="180"/>
      </w:pPr>
    </w:lvl>
    <w:lvl w:ilvl="6" w:tplc="31CE1A7E">
      <w:start w:val="1"/>
      <w:numFmt w:val="decimal"/>
      <w:lvlText w:val="%7."/>
      <w:lvlJc w:val="left"/>
      <w:pPr>
        <w:ind w:left="5040" w:hanging="360"/>
      </w:pPr>
    </w:lvl>
    <w:lvl w:ilvl="7" w:tplc="AB08CC0A">
      <w:start w:val="1"/>
      <w:numFmt w:val="lowerLetter"/>
      <w:lvlText w:val="%8."/>
      <w:lvlJc w:val="left"/>
      <w:pPr>
        <w:ind w:left="5760" w:hanging="360"/>
      </w:pPr>
    </w:lvl>
    <w:lvl w:ilvl="8" w:tplc="24D6AA90">
      <w:start w:val="1"/>
      <w:numFmt w:val="lowerRoman"/>
      <w:lvlText w:val="%9."/>
      <w:lvlJc w:val="right"/>
      <w:pPr>
        <w:ind w:left="6480" w:hanging="180"/>
      </w:pPr>
    </w:lvl>
  </w:abstractNum>
  <w:abstractNum w:abstractNumId="96" w15:restartNumberingAfterBreak="0">
    <w:nsid w:val="4006988A"/>
    <w:multiLevelType w:val="hybridMultilevel"/>
    <w:tmpl w:val="BB7650CA"/>
    <w:lvl w:ilvl="0" w:tplc="DE6EAFE0">
      <w:start w:val="1"/>
      <w:numFmt w:val="bullet"/>
      <w:lvlText w:val=""/>
      <w:lvlJc w:val="left"/>
      <w:pPr>
        <w:ind w:left="720" w:hanging="360"/>
      </w:pPr>
      <w:rPr>
        <w:rFonts w:ascii="Symbol" w:hAnsi="Symbol" w:hint="default"/>
      </w:rPr>
    </w:lvl>
    <w:lvl w:ilvl="1" w:tplc="CD2CA4B4">
      <w:start w:val="1"/>
      <w:numFmt w:val="bullet"/>
      <w:lvlText w:val=""/>
      <w:lvlJc w:val="left"/>
      <w:pPr>
        <w:ind w:left="1440" w:hanging="360"/>
      </w:pPr>
      <w:rPr>
        <w:rFonts w:ascii="Symbol" w:hAnsi="Symbol" w:hint="default"/>
      </w:rPr>
    </w:lvl>
    <w:lvl w:ilvl="2" w:tplc="F6DCD73A">
      <w:start w:val="1"/>
      <w:numFmt w:val="bullet"/>
      <w:lvlText w:val=""/>
      <w:lvlJc w:val="left"/>
      <w:pPr>
        <w:ind w:left="2160" w:hanging="360"/>
      </w:pPr>
      <w:rPr>
        <w:rFonts w:ascii="Wingdings" w:hAnsi="Wingdings" w:hint="default"/>
      </w:rPr>
    </w:lvl>
    <w:lvl w:ilvl="3" w:tplc="889081B6">
      <w:start w:val="1"/>
      <w:numFmt w:val="bullet"/>
      <w:lvlText w:val=""/>
      <w:lvlJc w:val="left"/>
      <w:pPr>
        <w:ind w:left="2880" w:hanging="360"/>
      </w:pPr>
      <w:rPr>
        <w:rFonts w:ascii="Symbol" w:hAnsi="Symbol" w:hint="default"/>
      </w:rPr>
    </w:lvl>
    <w:lvl w:ilvl="4" w:tplc="B9B604D2">
      <w:start w:val="1"/>
      <w:numFmt w:val="bullet"/>
      <w:lvlText w:val="o"/>
      <w:lvlJc w:val="left"/>
      <w:pPr>
        <w:ind w:left="3600" w:hanging="360"/>
      </w:pPr>
      <w:rPr>
        <w:rFonts w:ascii="Courier New" w:hAnsi="Courier New" w:hint="default"/>
      </w:rPr>
    </w:lvl>
    <w:lvl w:ilvl="5" w:tplc="2938BF5E">
      <w:start w:val="1"/>
      <w:numFmt w:val="bullet"/>
      <w:lvlText w:val=""/>
      <w:lvlJc w:val="left"/>
      <w:pPr>
        <w:ind w:left="4320" w:hanging="360"/>
      </w:pPr>
      <w:rPr>
        <w:rFonts w:ascii="Wingdings" w:hAnsi="Wingdings" w:hint="default"/>
      </w:rPr>
    </w:lvl>
    <w:lvl w:ilvl="6" w:tplc="249E41D2">
      <w:start w:val="1"/>
      <w:numFmt w:val="bullet"/>
      <w:lvlText w:val=""/>
      <w:lvlJc w:val="left"/>
      <w:pPr>
        <w:ind w:left="5040" w:hanging="360"/>
      </w:pPr>
      <w:rPr>
        <w:rFonts w:ascii="Symbol" w:hAnsi="Symbol" w:hint="default"/>
      </w:rPr>
    </w:lvl>
    <w:lvl w:ilvl="7" w:tplc="769A7E24">
      <w:start w:val="1"/>
      <w:numFmt w:val="bullet"/>
      <w:lvlText w:val="o"/>
      <w:lvlJc w:val="left"/>
      <w:pPr>
        <w:ind w:left="5760" w:hanging="360"/>
      </w:pPr>
      <w:rPr>
        <w:rFonts w:ascii="Courier New" w:hAnsi="Courier New" w:hint="default"/>
      </w:rPr>
    </w:lvl>
    <w:lvl w:ilvl="8" w:tplc="BCEC62AE">
      <w:start w:val="1"/>
      <w:numFmt w:val="bullet"/>
      <w:lvlText w:val=""/>
      <w:lvlJc w:val="left"/>
      <w:pPr>
        <w:ind w:left="6480" w:hanging="360"/>
      </w:pPr>
      <w:rPr>
        <w:rFonts w:ascii="Wingdings" w:hAnsi="Wingdings" w:hint="default"/>
      </w:rPr>
    </w:lvl>
  </w:abstractNum>
  <w:abstractNum w:abstractNumId="97" w15:restartNumberingAfterBreak="0">
    <w:nsid w:val="411F3123"/>
    <w:multiLevelType w:val="hybridMultilevel"/>
    <w:tmpl w:val="C668325C"/>
    <w:lvl w:ilvl="0" w:tplc="3FE6E01A">
      <w:start w:val="1"/>
      <w:numFmt w:val="decimal"/>
      <w:lvlText w:val="%1."/>
      <w:lvlJc w:val="left"/>
      <w:pPr>
        <w:ind w:left="720" w:hanging="360"/>
      </w:pPr>
    </w:lvl>
    <w:lvl w:ilvl="1" w:tplc="FDF65EDE">
      <w:start w:val="1"/>
      <w:numFmt w:val="lowerLetter"/>
      <w:lvlText w:val="%2."/>
      <w:lvlJc w:val="left"/>
      <w:pPr>
        <w:ind w:left="1440" w:hanging="360"/>
      </w:pPr>
    </w:lvl>
    <w:lvl w:ilvl="2" w:tplc="FF72671A">
      <w:start w:val="1"/>
      <w:numFmt w:val="lowerRoman"/>
      <w:lvlText w:val="%3."/>
      <w:lvlJc w:val="right"/>
      <w:pPr>
        <w:ind w:left="2160" w:hanging="180"/>
      </w:pPr>
    </w:lvl>
    <w:lvl w:ilvl="3" w:tplc="B56A2236">
      <w:start w:val="1"/>
      <w:numFmt w:val="decimal"/>
      <w:lvlText w:val="%4."/>
      <w:lvlJc w:val="left"/>
      <w:pPr>
        <w:ind w:left="2880" w:hanging="360"/>
      </w:pPr>
    </w:lvl>
    <w:lvl w:ilvl="4" w:tplc="E000F99E">
      <w:start w:val="1"/>
      <w:numFmt w:val="lowerLetter"/>
      <w:lvlText w:val="%5."/>
      <w:lvlJc w:val="left"/>
      <w:pPr>
        <w:ind w:left="3600" w:hanging="360"/>
      </w:pPr>
    </w:lvl>
    <w:lvl w:ilvl="5" w:tplc="A958399A">
      <w:start w:val="1"/>
      <w:numFmt w:val="lowerRoman"/>
      <w:lvlText w:val="%6."/>
      <w:lvlJc w:val="right"/>
      <w:pPr>
        <w:ind w:left="4320" w:hanging="180"/>
      </w:pPr>
    </w:lvl>
    <w:lvl w:ilvl="6" w:tplc="4DD8B0BE">
      <w:start w:val="1"/>
      <w:numFmt w:val="decimal"/>
      <w:lvlText w:val="%7."/>
      <w:lvlJc w:val="left"/>
      <w:pPr>
        <w:ind w:left="5040" w:hanging="360"/>
      </w:pPr>
    </w:lvl>
    <w:lvl w:ilvl="7" w:tplc="F0463868">
      <w:start w:val="1"/>
      <w:numFmt w:val="lowerLetter"/>
      <w:lvlText w:val="%8."/>
      <w:lvlJc w:val="left"/>
      <w:pPr>
        <w:ind w:left="5760" w:hanging="360"/>
      </w:pPr>
    </w:lvl>
    <w:lvl w:ilvl="8" w:tplc="7D441406">
      <w:start w:val="1"/>
      <w:numFmt w:val="lowerRoman"/>
      <w:lvlText w:val="%9."/>
      <w:lvlJc w:val="right"/>
      <w:pPr>
        <w:ind w:left="6480" w:hanging="180"/>
      </w:pPr>
    </w:lvl>
  </w:abstractNum>
  <w:abstractNum w:abstractNumId="98" w15:restartNumberingAfterBreak="0">
    <w:nsid w:val="42CEE7C1"/>
    <w:multiLevelType w:val="hybridMultilevel"/>
    <w:tmpl w:val="7E588166"/>
    <w:lvl w:ilvl="0" w:tplc="96FA886A">
      <w:start w:val="1"/>
      <w:numFmt w:val="bullet"/>
      <w:lvlText w:val=""/>
      <w:lvlJc w:val="left"/>
      <w:pPr>
        <w:ind w:left="720" w:hanging="360"/>
      </w:pPr>
      <w:rPr>
        <w:rFonts w:ascii="Symbol" w:hAnsi="Symbol" w:hint="default"/>
      </w:rPr>
    </w:lvl>
    <w:lvl w:ilvl="1" w:tplc="E96438D6">
      <w:start w:val="1"/>
      <w:numFmt w:val="bullet"/>
      <w:lvlText w:val="o"/>
      <w:lvlJc w:val="left"/>
      <w:pPr>
        <w:ind w:left="1440" w:hanging="360"/>
      </w:pPr>
      <w:rPr>
        <w:rFonts w:ascii="Courier New" w:hAnsi="Courier New" w:hint="default"/>
      </w:rPr>
    </w:lvl>
    <w:lvl w:ilvl="2" w:tplc="EC5C030A">
      <w:start w:val="1"/>
      <w:numFmt w:val="bullet"/>
      <w:lvlText w:val=""/>
      <w:lvlJc w:val="left"/>
      <w:pPr>
        <w:ind w:left="2160" w:hanging="360"/>
      </w:pPr>
      <w:rPr>
        <w:rFonts w:ascii="Wingdings" w:hAnsi="Wingdings" w:hint="default"/>
      </w:rPr>
    </w:lvl>
    <w:lvl w:ilvl="3" w:tplc="0E66A84C">
      <w:start w:val="1"/>
      <w:numFmt w:val="bullet"/>
      <w:lvlText w:val=""/>
      <w:lvlJc w:val="left"/>
      <w:pPr>
        <w:ind w:left="2880" w:hanging="360"/>
      </w:pPr>
      <w:rPr>
        <w:rFonts w:ascii="Symbol" w:hAnsi="Symbol" w:hint="default"/>
      </w:rPr>
    </w:lvl>
    <w:lvl w:ilvl="4" w:tplc="FD1E13FC">
      <w:start w:val="1"/>
      <w:numFmt w:val="bullet"/>
      <w:lvlText w:val="o"/>
      <w:lvlJc w:val="left"/>
      <w:pPr>
        <w:ind w:left="3600" w:hanging="360"/>
      </w:pPr>
      <w:rPr>
        <w:rFonts w:ascii="Courier New" w:hAnsi="Courier New" w:hint="default"/>
      </w:rPr>
    </w:lvl>
    <w:lvl w:ilvl="5" w:tplc="23DC3152">
      <w:start w:val="1"/>
      <w:numFmt w:val="bullet"/>
      <w:lvlText w:val=""/>
      <w:lvlJc w:val="left"/>
      <w:pPr>
        <w:ind w:left="4320" w:hanging="360"/>
      </w:pPr>
      <w:rPr>
        <w:rFonts w:ascii="Wingdings" w:hAnsi="Wingdings" w:hint="default"/>
      </w:rPr>
    </w:lvl>
    <w:lvl w:ilvl="6" w:tplc="A5C8795A">
      <w:start w:val="1"/>
      <w:numFmt w:val="bullet"/>
      <w:lvlText w:val=""/>
      <w:lvlJc w:val="left"/>
      <w:pPr>
        <w:ind w:left="5040" w:hanging="360"/>
      </w:pPr>
      <w:rPr>
        <w:rFonts w:ascii="Symbol" w:hAnsi="Symbol" w:hint="default"/>
      </w:rPr>
    </w:lvl>
    <w:lvl w:ilvl="7" w:tplc="F2683040">
      <w:start w:val="1"/>
      <w:numFmt w:val="bullet"/>
      <w:lvlText w:val="o"/>
      <w:lvlJc w:val="left"/>
      <w:pPr>
        <w:ind w:left="5760" w:hanging="360"/>
      </w:pPr>
      <w:rPr>
        <w:rFonts w:ascii="Courier New" w:hAnsi="Courier New" w:hint="default"/>
      </w:rPr>
    </w:lvl>
    <w:lvl w:ilvl="8" w:tplc="921A9DC6">
      <w:start w:val="1"/>
      <w:numFmt w:val="bullet"/>
      <w:lvlText w:val=""/>
      <w:lvlJc w:val="left"/>
      <w:pPr>
        <w:ind w:left="6480" w:hanging="360"/>
      </w:pPr>
      <w:rPr>
        <w:rFonts w:ascii="Wingdings" w:hAnsi="Wingdings" w:hint="default"/>
      </w:rPr>
    </w:lvl>
  </w:abstractNum>
  <w:abstractNum w:abstractNumId="99" w15:restartNumberingAfterBreak="0">
    <w:nsid w:val="43DEFB88"/>
    <w:multiLevelType w:val="hybridMultilevel"/>
    <w:tmpl w:val="4F806132"/>
    <w:lvl w:ilvl="0" w:tplc="3864BB4A">
      <w:start w:val="1"/>
      <w:numFmt w:val="decimal"/>
      <w:lvlText w:val="%1."/>
      <w:lvlJc w:val="left"/>
      <w:pPr>
        <w:ind w:left="720" w:hanging="360"/>
      </w:pPr>
    </w:lvl>
    <w:lvl w:ilvl="1" w:tplc="964C8770">
      <w:start w:val="1"/>
      <w:numFmt w:val="lowerLetter"/>
      <w:lvlText w:val="%2."/>
      <w:lvlJc w:val="left"/>
      <w:pPr>
        <w:ind w:left="1440" w:hanging="360"/>
      </w:pPr>
    </w:lvl>
    <w:lvl w:ilvl="2" w:tplc="7A7419C2">
      <w:start w:val="1"/>
      <w:numFmt w:val="lowerRoman"/>
      <w:lvlText w:val="%3."/>
      <w:lvlJc w:val="right"/>
      <w:pPr>
        <w:ind w:left="2160" w:hanging="180"/>
      </w:pPr>
    </w:lvl>
    <w:lvl w:ilvl="3" w:tplc="8AE029F2">
      <w:start w:val="1"/>
      <w:numFmt w:val="decimal"/>
      <w:lvlText w:val="%4."/>
      <w:lvlJc w:val="left"/>
      <w:pPr>
        <w:ind w:left="2880" w:hanging="360"/>
      </w:pPr>
    </w:lvl>
    <w:lvl w:ilvl="4" w:tplc="6FA45C02">
      <w:start w:val="1"/>
      <w:numFmt w:val="lowerLetter"/>
      <w:lvlText w:val="%5."/>
      <w:lvlJc w:val="left"/>
      <w:pPr>
        <w:ind w:left="3600" w:hanging="360"/>
      </w:pPr>
    </w:lvl>
    <w:lvl w:ilvl="5" w:tplc="0D26B50E">
      <w:start w:val="1"/>
      <w:numFmt w:val="lowerRoman"/>
      <w:lvlText w:val="%6."/>
      <w:lvlJc w:val="right"/>
      <w:pPr>
        <w:ind w:left="4320" w:hanging="180"/>
      </w:pPr>
    </w:lvl>
    <w:lvl w:ilvl="6" w:tplc="7F2C2C7C">
      <w:start w:val="1"/>
      <w:numFmt w:val="decimal"/>
      <w:lvlText w:val="%7."/>
      <w:lvlJc w:val="left"/>
      <w:pPr>
        <w:ind w:left="5040" w:hanging="360"/>
      </w:pPr>
    </w:lvl>
    <w:lvl w:ilvl="7" w:tplc="E6C4690C">
      <w:start w:val="1"/>
      <w:numFmt w:val="lowerLetter"/>
      <w:lvlText w:val="%8."/>
      <w:lvlJc w:val="left"/>
      <w:pPr>
        <w:ind w:left="5760" w:hanging="360"/>
      </w:pPr>
    </w:lvl>
    <w:lvl w:ilvl="8" w:tplc="8C68EB8C">
      <w:start w:val="1"/>
      <w:numFmt w:val="lowerRoman"/>
      <w:lvlText w:val="%9."/>
      <w:lvlJc w:val="right"/>
      <w:pPr>
        <w:ind w:left="6480" w:hanging="180"/>
      </w:pPr>
    </w:lvl>
  </w:abstractNum>
  <w:abstractNum w:abstractNumId="100" w15:restartNumberingAfterBreak="0">
    <w:nsid w:val="44142AF7"/>
    <w:multiLevelType w:val="hybridMultilevel"/>
    <w:tmpl w:val="7472AB62"/>
    <w:lvl w:ilvl="0" w:tplc="6B147E70">
      <w:start w:val="1"/>
      <w:numFmt w:val="decimal"/>
      <w:lvlText w:val="%1."/>
      <w:lvlJc w:val="left"/>
      <w:pPr>
        <w:ind w:left="720" w:hanging="360"/>
      </w:pPr>
    </w:lvl>
    <w:lvl w:ilvl="1" w:tplc="274CF922">
      <w:start w:val="1"/>
      <w:numFmt w:val="lowerLetter"/>
      <w:lvlText w:val="%2."/>
      <w:lvlJc w:val="left"/>
      <w:pPr>
        <w:ind w:left="1440" w:hanging="360"/>
      </w:pPr>
    </w:lvl>
    <w:lvl w:ilvl="2" w:tplc="3EDCC9BE">
      <w:start w:val="1"/>
      <w:numFmt w:val="lowerRoman"/>
      <w:lvlText w:val="%3."/>
      <w:lvlJc w:val="right"/>
      <w:pPr>
        <w:ind w:left="2160" w:hanging="180"/>
      </w:pPr>
    </w:lvl>
    <w:lvl w:ilvl="3" w:tplc="180CE856">
      <w:start w:val="1"/>
      <w:numFmt w:val="decimal"/>
      <w:lvlText w:val="%4."/>
      <w:lvlJc w:val="left"/>
      <w:pPr>
        <w:ind w:left="2880" w:hanging="360"/>
      </w:pPr>
    </w:lvl>
    <w:lvl w:ilvl="4" w:tplc="BF5E31E8">
      <w:start w:val="1"/>
      <w:numFmt w:val="lowerLetter"/>
      <w:lvlText w:val="%5."/>
      <w:lvlJc w:val="left"/>
      <w:pPr>
        <w:ind w:left="3600" w:hanging="360"/>
      </w:pPr>
    </w:lvl>
    <w:lvl w:ilvl="5" w:tplc="230E5348">
      <w:start w:val="1"/>
      <w:numFmt w:val="lowerRoman"/>
      <w:lvlText w:val="%6."/>
      <w:lvlJc w:val="right"/>
      <w:pPr>
        <w:ind w:left="4320" w:hanging="180"/>
      </w:pPr>
    </w:lvl>
    <w:lvl w:ilvl="6" w:tplc="5B0097BA">
      <w:start w:val="1"/>
      <w:numFmt w:val="decimal"/>
      <w:lvlText w:val="%7."/>
      <w:lvlJc w:val="left"/>
      <w:pPr>
        <w:ind w:left="5040" w:hanging="360"/>
      </w:pPr>
    </w:lvl>
    <w:lvl w:ilvl="7" w:tplc="32D0B1E6">
      <w:start w:val="1"/>
      <w:numFmt w:val="lowerLetter"/>
      <w:lvlText w:val="%8."/>
      <w:lvlJc w:val="left"/>
      <w:pPr>
        <w:ind w:left="5760" w:hanging="360"/>
      </w:pPr>
    </w:lvl>
    <w:lvl w:ilvl="8" w:tplc="75803852">
      <w:start w:val="1"/>
      <w:numFmt w:val="lowerRoman"/>
      <w:lvlText w:val="%9."/>
      <w:lvlJc w:val="right"/>
      <w:pPr>
        <w:ind w:left="6480" w:hanging="180"/>
      </w:pPr>
    </w:lvl>
  </w:abstractNum>
  <w:abstractNum w:abstractNumId="101" w15:restartNumberingAfterBreak="0">
    <w:nsid w:val="453D6D33"/>
    <w:multiLevelType w:val="hybridMultilevel"/>
    <w:tmpl w:val="CA5E0B12"/>
    <w:lvl w:ilvl="0" w:tplc="0BA888AA">
      <w:start w:val="1"/>
      <w:numFmt w:val="bullet"/>
      <w:lvlText w:val=""/>
      <w:lvlJc w:val="left"/>
      <w:pPr>
        <w:ind w:left="720" w:hanging="360"/>
      </w:pPr>
      <w:rPr>
        <w:rFonts w:ascii="Symbol" w:hAnsi="Symbol" w:hint="default"/>
      </w:rPr>
    </w:lvl>
    <w:lvl w:ilvl="1" w:tplc="53E606C6">
      <w:start w:val="1"/>
      <w:numFmt w:val="bullet"/>
      <w:lvlText w:val="o"/>
      <w:lvlJc w:val="left"/>
      <w:pPr>
        <w:ind w:left="1440" w:hanging="360"/>
      </w:pPr>
      <w:rPr>
        <w:rFonts w:ascii="Courier New" w:hAnsi="Courier New" w:hint="default"/>
      </w:rPr>
    </w:lvl>
    <w:lvl w:ilvl="2" w:tplc="5032F6DA">
      <w:start w:val="1"/>
      <w:numFmt w:val="bullet"/>
      <w:lvlText w:val=""/>
      <w:lvlJc w:val="left"/>
      <w:pPr>
        <w:ind w:left="2160" w:hanging="360"/>
      </w:pPr>
      <w:rPr>
        <w:rFonts w:ascii="Wingdings" w:hAnsi="Wingdings" w:hint="default"/>
      </w:rPr>
    </w:lvl>
    <w:lvl w:ilvl="3" w:tplc="9F3667D4">
      <w:start w:val="1"/>
      <w:numFmt w:val="bullet"/>
      <w:lvlText w:val=""/>
      <w:lvlJc w:val="left"/>
      <w:pPr>
        <w:ind w:left="2880" w:hanging="360"/>
      </w:pPr>
      <w:rPr>
        <w:rFonts w:ascii="Symbol" w:hAnsi="Symbol" w:hint="default"/>
      </w:rPr>
    </w:lvl>
    <w:lvl w:ilvl="4" w:tplc="9E72246E">
      <w:start w:val="1"/>
      <w:numFmt w:val="bullet"/>
      <w:lvlText w:val="o"/>
      <w:lvlJc w:val="left"/>
      <w:pPr>
        <w:ind w:left="3600" w:hanging="360"/>
      </w:pPr>
      <w:rPr>
        <w:rFonts w:ascii="Courier New" w:hAnsi="Courier New" w:hint="default"/>
      </w:rPr>
    </w:lvl>
    <w:lvl w:ilvl="5" w:tplc="D7707E0A">
      <w:start w:val="1"/>
      <w:numFmt w:val="bullet"/>
      <w:lvlText w:val=""/>
      <w:lvlJc w:val="left"/>
      <w:pPr>
        <w:ind w:left="4320" w:hanging="360"/>
      </w:pPr>
      <w:rPr>
        <w:rFonts w:ascii="Wingdings" w:hAnsi="Wingdings" w:hint="default"/>
      </w:rPr>
    </w:lvl>
    <w:lvl w:ilvl="6" w:tplc="D194ADB2">
      <w:start w:val="1"/>
      <w:numFmt w:val="bullet"/>
      <w:lvlText w:val=""/>
      <w:lvlJc w:val="left"/>
      <w:pPr>
        <w:ind w:left="5040" w:hanging="360"/>
      </w:pPr>
      <w:rPr>
        <w:rFonts w:ascii="Symbol" w:hAnsi="Symbol" w:hint="default"/>
      </w:rPr>
    </w:lvl>
    <w:lvl w:ilvl="7" w:tplc="1E948288">
      <w:start w:val="1"/>
      <w:numFmt w:val="bullet"/>
      <w:lvlText w:val="o"/>
      <w:lvlJc w:val="left"/>
      <w:pPr>
        <w:ind w:left="5760" w:hanging="360"/>
      </w:pPr>
      <w:rPr>
        <w:rFonts w:ascii="Courier New" w:hAnsi="Courier New" w:hint="default"/>
      </w:rPr>
    </w:lvl>
    <w:lvl w:ilvl="8" w:tplc="072A16DA">
      <w:start w:val="1"/>
      <w:numFmt w:val="bullet"/>
      <w:lvlText w:val=""/>
      <w:lvlJc w:val="left"/>
      <w:pPr>
        <w:ind w:left="6480" w:hanging="360"/>
      </w:pPr>
      <w:rPr>
        <w:rFonts w:ascii="Wingdings" w:hAnsi="Wingdings" w:hint="default"/>
      </w:rPr>
    </w:lvl>
  </w:abstractNum>
  <w:abstractNum w:abstractNumId="102" w15:restartNumberingAfterBreak="0">
    <w:nsid w:val="45EC6C1D"/>
    <w:multiLevelType w:val="hybridMultilevel"/>
    <w:tmpl w:val="1A544B2A"/>
    <w:lvl w:ilvl="0" w:tplc="DC625A8E">
      <w:start w:val="1"/>
      <w:numFmt w:val="decimal"/>
      <w:lvlText w:val="%1."/>
      <w:lvlJc w:val="left"/>
      <w:pPr>
        <w:ind w:left="720" w:hanging="360"/>
      </w:pPr>
    </w:lvl>
    <w:lvl w:ilvl="1" w:tplc="6A4E9170">
      <w:start w:val="1"/>
      <w:numFmt w:val="lowerLetter"/>
      <w:lvlText w:val="%2."/>
      <w:lvlJc w:val="left"/>
      <w:pPr>
        <w:ind w:left="1440" w:hanging="360"/>
      </w:pPr>
    </w:lvl>
    <w:lvl w:ilvl="2" w:tplc="228481C0">
      <w:start w:val="1"/>
      <w:numFmt w:val="lowerRoman"/>
      <w:lvlText w:val="%3."/>
      <w:lvlJc w:val="right"/>
      <w:pPr>
        <w:ind w:left="2160" w:hanging="180"/>
      </w:pPr>
    </w:lvl>
    <w:lvl w:ilvl="3" w:tplc="49EEA37A">
      <w:start w:val="1"/>
      <w:numFmt w:val="decimal"/>
      <w:lvlText w:val="%4."/>
      <w:lvlJc w:val="left"/>
      <w:pPr>
        <w:ind w:left="2880" w:hanging="360"/>
      </w:pPr>
    </w:lvl>
    <w:lvl w:ilvl="4" w:tplc="E85800E0">
      <w:start w:val="1"/>
      <w:numFmt w:val="lowerLetter"/>
      <w:lvlText w:val="%5."/>
      <w:lvlJc w:val="left"/>
      <w:pPr>
        <w:ind w:left="3600" w:hanging="360"/>
      </w:pPr>
    </w:lvl>
    <w:lvl w:ilvl="5" w:tplc="1152F9C6">
      <w:start w:val="1"/>
      <w:numFmt w:val="lowerRoman"/>
      <w:lvlText w:val="%6."/>
      <w:lvlJc w:val="right"/>
      <w:pPr>
        <w:ind w:left="4320" w:hanging="180"/>
      </w:pPr>
    </w:lvl>
    <w:lvl w:ilvl="6" w:tplc="DF3CB93A">
      <w:start w:val="1"/>
      <w:numFmt w:val="decimal"/>
      <w:lvlText w:val="%7."/>
      <w:lvlJc w:val="left"/>
      <w:pPr>
        <w:ind w:left="5040" w:hanging="360"/>
      </w:pPr>
    </w:lvl>
    <w:lvl w:ilvl="7" w:tplc="5510CBE2">
      <w:start w:val="1"/>
      <w:numFmt w:val="lowerLetter"/>
      <w:lvlText w:val="%8."/>
      <w:lvlJc w:val="left"/>
      <w:pPr>
        <w:ind w:left="5760" w:hanging="360"/>
      </w:pPr>
    </w:lvl>
    <w:lvl w:ilvl="8" w:tplc="3DB82A06">
      <w:start w:val="1"/>
      <w:numFmt w:val="lowerRoman"/>
      <w:lvlText w:val="%9."/>
      <w:lvlJc w:val="right"/>
      <w:pPr>
        <w:ind w:left="6480" w:hanging="180"/>
      </w:pPr>
    </w:lvl>
  </w:abstractNum>
  <w:abstractNum w:abstractNumId="103" w15:restartNumberingAfterBreak="0">
    <w:nsid w:val="4661F3D3"/>
    <w:multiLevelType w:val="hybridMultilevel"/>
    <w:tmpl w:val="3A5092D0"/>
    <w:lvl w:ilvl="0" w:tplc="BDB66666">
      <w:start w:val="1"/>
      <w:numFmt w:val="decimal"/>
      <w:lvlText w:val="%1."/>
      <w:lvlJc w:val="left"/>
      <w:pPr>
        <w:ind w:left="720" w:hanging="360"/>
      </w:pPr>
    </w:lvl>
    <w:lvl w:ilvl="1" w:tplc="E2FA233C">
      <w:start w:val="1"/>
      <w:numFmt w:val="lowerLetter"/>
      <w:lvlText w:val="%2."/>
      <w:lvlJc w:val="left"/>
      <w:pPr>
        <w:ind w:left="1440" w:hanging="360"/>
      </w:pPr>
    </w:lvl>
    <w:lvl w:ilvl="2" w:tplc="192286EC">
      <w:start w:val="1"/>
      <w:numFmt w:val="lowerRoman"/>
      <w:lvlText w:val="%3."/>
      <w:lvlJc w:val="right"/>
      <w:pPr>
        <w:ind w:left="2160" w:hanging="180"/>
      </w:pPr>
    </w:lvl>
    <w:lvl w:ilvl="3" w:tplc="981CEF28">
      <w:start w:val="1"/>
      <w:numFmt w:val="decimal"/>
      <w:lvlText w:val="%4."/>
      <w:lvlJc w:val="left"/>
      <w:pPr>
        <w:ind w:left="2880" w:hanging="360"/>
      </w:pPr>
    </w:lvl>
    <w:lvl w:ilvl="4" w:tplc="618A8814">
      <w:start w:val="1"/>
      <w:numFmt w:val="lowerLetter"/>
      <w:lvlText w:val="%5."/>
      <w:lvlJc w:val="left"/>
      <w:pPr>
        <w:ind w:left="3600" w:hanging="360"/>
      </w:pPr>
    </w:lvl>
    <w:lvl w:ilvl="5" w:tplc="DA64B032">
      <w:start w:val="1"/>
      <w:numFmt w:val="lowerRoman"/>
      <w:lvlText w:val="%6."/>
      <w:lvlJc w:val="right"/>
      <w:pPr>
        <w:ind w:left="4320" w:hanging="180"/>
      </w:pPr>
    </w:lvl>
    <w:lvl w:ilvl="6" w:tplc="19F2C990">
      <w:start w:val="1"/>
      <w:numFmt w:val="decimal"/>
      <w:lvlText w:val="%7."/>
      <w:lvlJc w:val="left"/>
      <w:pPr>
        <w:ind w:left="5040" w:hanging="360"/>
      </w:pPr>
    </w:lvl>
    <w:lvl w:ilvl="7" w:tplc="4C54A770">
      <w:start w:val="1"/>
      <w:numFmt w:val="lowerLetter"/>
      <w:lvlText w:val="%8."/>
      <w:lvlJc w:val="left"/>
      <w:pPr>
        <w:ind w:left="5760" w:hanging="360"/>
      </w:pPr>
    </w:lvl>
    <w:lvl w:ilvl="8" w:tplc="F74E15B8">
      <w:start w:val="1"/>
      <w:numFmt w:val="lowerRoman"/>
      <w:lvlText w:val="%9."/>
      <w:lvlJc w:val="right"/>
      <w:pPr>
        <w:ind w:left="6480" w:hanging="180"/>
      </w:pPr>
    </w:lvl>
  </w:abstractNum>
  <w:abstractNum w:abstractNumId="104" w15:restartNumberingAfterBreak="0">
    <w:nsid w:val="46676FF3"/>
    <w:multiLevelType w:val="hybridMultilevel"/>
    <w:tmpl w:val="FA8A0C82"/>
    <w:lvl w:ilvl="0" w:tplc="1BA2558C">
      <w:start w:val="1"/>
      <w:numFmt w:val="bullet"/>
      <w:lvlText w:val=""/>
      <w:lvlJc w:val="left"/>
      <w:pPr>
        <w:ind w:left="720" w:hanging="360"/>
      </w:pPr>
      <w:rPr>
        <w:rFonts w:ascii="Symbol" w:hAnsi="Symbol" w:hint="default"/>
      </w:rPr>
    </w:lvl>
    <w:lvl w:ilvl="1" w:tplc="3FF40456">
      <w:start w:val="1"/>
      <w:numFmt w:val="bullet"/>
      <w:lvlText w:val="o"/>
      <w:lvlJc w:val="left"/>
      <w:pPr>
        <w:ind w:left="1440" w:hanging="360"/>
      </w:pPr>
      <w:rPr>
        <w:rFonts w:ascii="Courier New" w:hAnsi="Courier New" w:hint="default"/>
      </w:rPr>
    </w:lvl>
    <w:lvl w:ilvl="2" w:tplc="D1A667DE">
      <w:start w:val="1"/>
      <w:numFmt w:val="bullet"/>
      <w:lvlText w:val=""/>
      <w:lvlJc w:val="left"/>
      <w:pPr>
        <w:ind w:left="2160" w:hanging="360"/>
      </w:pPr>
      <w:rPr>
        <w:rFonts w:ascii="Wingdings" w:hAnsi="Wingdings" w:hint="default"/>
      </w:rPr>
    </w:lvl>
    <w:lvl w:ilvl="3" w:tplc="309C58DA">
      <w:start w:val="1"/>
      <w:numFmt w:val="bullet"/>
      <w:lvlText w:val=""/>
      <w:lvlJc w:val="left"/>
      <w:pPr>
        <w:ind w:left="2880" w:hanging="360"/>
      </w:pPr>
      <w:rPr>
        <w:rFonts w:ascii="Symbol" w:hAnsi="Symbol" w:hint="default"/>
      </w:rPr>
    </w:lvl>
    <w:lvl w:ilvl="4" w:tplc="0B7E4ACC">
      <w:start w:val="1"/>
      <w:numFmt w:val="bullet"/>
      <w:lvlText w:val="o"/>
      <w:lvlJc w:val="left"/>
      <w:pPr>
        <w:ind w:left="3600" w:hanging="360"/>
      </w:pPr>
      <w:rPr>
        <w:rFonts w:ascii="Courier New" w:hAnsi="Courier New" w:hint="default"/>
      </w:rPr>
    </w:lvl>
    <w:lvl w:ilvl="5" w:tplc="FAC0212E">
      <w:start w:val="1"/>
      <w:numFmt w:val="bullet"/>
      <w:lvlText w:val=""/>
      <w:lvlJc w:val="left"/>
      <w:pPr>
        <w:ind w:left="4320" w:hanging="360"/>
      </w:pPr>
      <w:rPr>
        <w:rFonts w:ascii="Wingdings" w:hAnsi="Wingdings" w:hint="default"/>
      </w:rPr>
    </w:lvl>
    <w:lvl w:ilvl="6" w:tplc="30F216A4">
      <w:start w:val="1"/>
      <w:numFmt w:val="bullet"/>
      <w:lvlText w:val=""/>
      <w:lvlJc w:val="left"/>
      <w:pPr>
        <w:ind w:left="5040" w:hanging="360"/>
      </w:pPr>
      <w:rPr>
        <w:rFonts w:ascii="Symbol" w:hAnsi="Symbol" w:hint="default"/>
      </w:rPr>
    </w:lvl>
    <w:lvl w:ilvl="7" w:tplc="F452B1AE">
      <w:start w:val="1"/>
      <w:numFmt w:val="bullet"/>
      <w:lvlText w:val="o"/>
      <w:lvlJc w:val="left"/>
      <w:pPr>
        <w:ind w:left="5760" w:hanging="360"/>
      </w:pPr>
      <w:rPr>
        <w:rFonts w:ascii="Courier New" w:hAnsi="Courier New" w:hint="default"/>
      </w:rPr>
    </w:lvl>
    <w:lvl w:ilvl="8" w:tplc="FCCCA816">
      <w:start w:val="1"/>
      <w:numFmt w:val="bullet"/>
      <w:lvlText w:val=""/>
      <w:lvlJc w:val="left"/>
      <w:pPr>
        <w:ind w:left="6480" w:hanging="360"/>
      </w:pPr>
      <w:rPr>
        <w:rFonts w:ascii="Wingdings" w:hAnsi="Wingdings" w:hint="default"/>
      </w:rPr>
    </w:lvl>
  </w:abstractNum>
  <w:abstractNum w:abstractNumId="105" w15:restartNumberingAfterBreak="0">
    <w:nsid w:val="467455F6"/>
    <w:multiLevelType w:val="hybridMultilevel"/>
    <w:tmpl w:val="B9F471FC"/>
    <w:lvl w:ilvl="0" w:tplc="3EAE1EF6">
      <w:start w:val="5"/>
      <w:numFmt w:val="decimal"/>
      <w:lvlText w:val="%1."/>
      <w:lvlJc w:val="left"/>
      <w:pPr>
        <w:ind w:left="720" w:hanging="360"/>
      </w:pPr>
    </w:lvl>
    <w:lvl w:ilvl="1" w:tplc="31AE25BE">
      <w:start w:val="1"/>
      <w:numFmt w:val="lowerLetter"/>
      <w:lvlText w:val="%2."/>
      <w:lvlJc w:val="left"/>
      <w:pPr>
        <w:ind w:left="1440" w:hanging="360"/>
      </w:pPr>
    </w:lvl>
    <w:lvl w:ilvl="2" w:tplc="31BA091E">
      <w:start w:val="1"/>
      <w:numFmt w:val="lowerRoman"/>
      <w:lvlText w:val="%3."/>
      <w:lvlJc w:val="right"/>
      <w:pPr>
        <w:ind w:left="2160" w:hanging="180"/>
      </w:pPr>
    </w:lvl>
    <w:lvl w:ilvl="3" w:tplc="135CFD1A">
      <w:start w:val="1"/>
      <w:numFmt w:val="decimal"/>
      <w:lvlText w:val="%4."/>
      <w:lvlJc w:val="left"/>
      <w:pPr>
        <w:ind w:left="2880" w:hanging="360"/>
      </w:pPr>
    </w:lvl>
    <w:lvl w:ilvl="4" w:tplc="79784B9A">
      <w:start w:val="1"/>
      <w:numFmt w:val="lowerLetter"/>
      <w:lvlText w:val="%5."/>
      <w:lvlJc w:val="left"/>
      <w:pPr>
        <w:ind w:left="3600" w:hanging="360"/>
      </w:pPr>
    </w:lvl>
    <w:lvl w:ilvl="5" w:tplc="EBC690D0">
      <w:start w:val="1"/>
      <w:numFmt w:val="lowerRoman"/>
      <w:lvlText w:val="%6."/>
      <w:lvlJc w:val="right"/>
      <w:pPr>
        <w:ind w:left="4320" w:hanging="180"/>
      </w:pPr>
    </w:lvl>
    <w:lvl w:ilvl="6" w:tplc="14A68278">
      <w:start w:val="1"/>
      <w:numFmt w:val="decimal"/>
      <w:lvlText w:val="%7."/>
      <w:lvlJc w:val="left"/>
      <w:pPr>
        <w:ind w:left="5040" w:hanging="360"/>
      </w:pPr>
    </w:lvl>
    <w:lvl w:ilvl="7" w:tplc="ACF844F2">
      <w:start w:val="1"/>
      <w:numFmt w:val="lowerLetter"/>
      <w:lvlText w:val="%8."/>
      <w:lvlJc w:val="left"/>
      <w:pPr>
        <w:ind w:left="5760" w:hanging="360"/>
      </w:pPr>
    </w:lvl>
    <w:lvl w:ilvl="8" w:tplc="6C94E79C">
      <w:start w:val="1"/>
      <w:numFmt w:val="lowerRoman"/>
      <w:lvlText w:val="%9."/>
      <w:lvlJc w:val="right"/>
      <w:pPr>
        <w:ind w:left="6480" w:hanging="180"/>
      </w:pPr>
    </w:lvl>
  </w:abstractNum>
  <w:abstractNum w:abstractNumId="106" w15:restartNumberingAfterBreak="0">
    <w:nsid w:val="4682B318"/>
    <w:multiLevelType w:val="hybridMultilevel"/>
    <w:tmpl w:val="05EC8996"/>
    <w:lvl w:ilvl="0" w:tplc="E6FE4AB2">
      <w:start w:val="1"/>
      <w:numFmt w:val="bullet"/>
      <w:lvlText w:val=""/>
      <w:lvlJc w:val="left"/>
      <w:pPr>
        <w:ind w:left="720" w:hanging="360"/>
      </w:pPr>
      <w:rPr>
        <w:rFonts w:ascii="Symbol" w:hAnsi="Symbol" w:hint="default"/>
      </w:rPr>
    </w:lvl>
    <w:lvl w:ilvl="1" w:tplc="1D7A2786">
      <w:start w:val="1"/>
      <w:numFmt w:val="bullet"/>
      <w:lvlText w:val="o"/>
      <w:lvlJc w:val="left"/>
      <w:pPr>
        <w:ind w:left="1440" w:hanging="360"/>
      </w:pPr>
      <w:rPr>
        <w:rFonts w:ascii="Courier New" w:hAnsi="Courier New" w:hint="default"/>
      </w:rPr>
    </w:lvl>
    <w:lvl w:ilvl="2" w:tplc="AC8ACAF6">
      <w:start w:val="1"/>
      <w:numFmt w:val="bullet"/>
      <w:lvlText w:val=""/>
      <w:lvlJc w:val="left"/>
      <w:pPr>
        <w:ind w:left="2160" w:hanging="360"/>
      </w:pPr>
      <w:rPr>
        <w:rFonts w:ascii="Wingdings" w:hAnsi="Wingdings" w:hint="default"/>
      </w:rPr>
    </w:lvl>
    <w:lvl w:ilvl="3" w:tplc="BF2C7E66">
      <w:start w:val="1"/>
      <w:numFmt w:val="bullet"/>
      <w:lvlText w:val=""/>
      <w:lvlJc w:val="left"/>
      <w:pPr>
        <w:ind w:left="2880" w:hanging="360"/>
      </w:pPr>
      <w:rPr>
        <w:rFonts w:ascii="Symbol" w:hAnsi="Symbol" w:hint="default"/>
      </w:rPr>
    </w:lvl>
    <w:lvl w:ilvl="4" w:tplc="851E6D82">
      <w:start w:val="1"/>
      <w:numFmt w:val="bullet"/>
      <w:lvlText w:val="o"/>
      <w:lvlJc w:val="left"/>
      <w:pPr>
        <w:ind w:left="3600" w:hanging="360"/>
      </w:pPr>
      <w:rPr>
        <w:rFonts w:ascii="Courier New" w:hAnsi="Courier New" w:hint="default"/>
      </w:rPr>
    </w:lvl>
    <w:lvl w:ilvl="5" w:tplc="AEE04B44">
      <w:start w:val="1"/>
      <w:numFmt w:val="bullet"/>
      <w:lvlText w:val=""/>
      <w:lvlJc w:val="left"/>
      <w:pPr>
        <w:ind w:left="4320" w:hanging="360"/>
      </w:pPr>
      <w:rPr>
        <w:rFonts w:ascii="Wingdings" w:hAnsi="Wingdings" w:hint="default"/>
      </w:rPr>
    </w:lvl>
    <w:lvl w:ilvl="6" w:tplc="E36A0B9E">
      <w:start w:val="1"/>
      <w:numFmt w:val="bullet"/>
      <w:lvlText w:val=""/>
      <w:lvlJc w:val="left"/>
      <w:pPr>
        <w:ind w:left="5040" w:hanging="360"/>
      </w:pPr>
      <w:rPr>
        <w:rFonts w:ascii="Symbol" w:hAnsi="Symbol" w:hint="default"/>
      </w:rPr>
    </w:lvl>
    <w:lvl w:ilvl="7" w:tplc="25904F04">
      <w:start w:val="1"/>
      <w:numFmt w:val="bullet"/>
      <w:lvlText w:val="o"/>
      <w:lvlJc w:val="left"/>
      <w:pPr>
        <w:ind w:left="5760" w:hanging="360"/>
      </w:pPr>
      <w:rPr>
        <w:rFonts w:ascii="Courier New" w:hAnsi="Courier New" w:hint="default"/>
      </w:rPr>
    </w:lvl>
    <w:lvl w:ilvl="8" w:tplc="E0C2230C">
      <w:start w:val="1"/>
      <w:numFmt w:val="bullet"/>
      <w:lvlText w:val=""/>
      <w:lvlJc w:val="left"/>
      <w:pPr>
        <w:ind w:left="6480" w:hanging="360"/>
      </w:pPr>
      <w:rPr>
        <w:rFonts w:ascii="Wingdings" w:hAnsi="Wingdings" w:hint="default"/>
      </w:rPr>
    </w:lvl>
  </w:abstractNum>
  <w:abstractNum w:abstractNumId="107" w15:restartNumberingAfterBreak="0">
    <w:nsid w:val="46C571E4"/>
    <w:multiLevelType w:val="hybridMultilevel"/>
    <w:tmpl w:val="226A8876"/>
    <w:lvl w:ilvl="0" w:tplc="7D70911A">
      <w:start w:val="1"/>
      <w:numFmt w:val="bullet"/>
      <w:lvlText w:val=""/>
      <w:lvlJc w:val="left"/>
      <w:pPr>
        <w:ind w:left="1428" w:hanging="360"/>
      </w:pPr>
      <w:rPr>
        <w:rFonts w:ascii="Symbol" w:hAnsi="Symbol" w:hint="default"/>
      </w:rPr>
    </w:lvl>
    <w:lvl w:ilvl="1" w:tplc="30C431D0">
      <w:start w:val="1"/>
      <w:numFmt w:val="bullet"/>
      <w:lvlText w:val="o"/>
      <w:lvlJc w:val="left"/>
      <w:pPr>
        <w:ind w:left="2148" w:hanging="360"/>
      </w:pPr>
      <w:rPr>
        <w:rFonts w:ascii="Courier New" w:hAnsi="Courier New" w:hint="default"/>
      </w:rPr>
    </w:lvl>
    <w:lvl w:ilvl="2" w:tplc="484ACE6E">
      <w:start w:val="1"/>
      <w:numFmt w:val="bullet"/>
      <w:lvlText w:val=""/>
      <w:lvlJc w:val="left"/>
      <w:pPr>
        <w:ind w:left="2868" w:hanging="360"/>
      </w:pPr>
      <w:rPr>
        <w:rFonts w:ascii="Wingdings" w:hAnsi="Wingdings" w:hint="default"/>
      </w:rPr>
    </w:lvl>
    <w:lvl w:ilvl="3" w:tplc="01BCFF18">
      <w:start w:val="1"/>
      <w:numFmt w:val="bullet"/>
      <w:lvlText w:val=""/>
      <w:lvlJc w:val="left"/>
      <w:pPr>
        <w:ind w:left="3588" w:hanging="360"/>
      </w:pPr>
      <w:rPr>
        <w:rFonts w:ascii="Symbol" w:hAnsi="Symbol" w:hint="default"/>
      </w:rPr>
    </w:lvl>
    <w:lvl w:ilvl="4" w:tplc="E71A7E32">
      <w:start w:val="1"/>
      <w:numFmt w:val="bullet"/>
      <w:lvlText w:val="o"/>
      <w:lvlJc w:val="left"/>
      <w:pPr>
        <w:ind w:left="4308" w:hanging="360"/>
      </w:pPr>
      <w:rPr>
        <w:rFonts w:ascii="Courier New" w:hAnsi="Courier New" w:hint="default"/>
      </w:rPr>
    </w:lvl>
    <w:lvl w:ilvl="5" w:tplc="CCBA891C">
      <w:start w:val="1"/>
      <w:numFmt w:val="bullet"/>
      <w:lvlText w:val=""/>
      <w:lvlJc w:val="left"/>
      <w:pPr>
        <w:ind w:left="5028" w:hanging="360"/>
      </w:pPr>
      <w:rPr>
        <w:rFonts w:ascii="Wingdings" w:hAnsi="Wingdings" w:hint="default"/>
      </w:rPr>
    </w:lvl>
    <w:lvl w:ilvl="6" w:tplc="8E560C88">
      <w:start w:val="1"/>
      <w:numFmt w:val="bullet"/>
      <w:lvlText w:val=""/>
      <w:lvlJc w:val="left"/>
      <w:pPr>
        <w:ind w:left="5748" w:hanging="360"/>
      </w:pPr>
      <w:rPr>
        <w:rFonts w:ascii="Symbol" w:hAnsi="Symbol" w:hint="default"/>
      </w:rPr>
    </w:lvl>
    <w:lvl w:ilvl="7" w:tplc="4046470E">
      <w:start w:val="1"/>
      <w:numFmt w:val="bullet"/>
      <w:lvlText w:val="o"/>
      <w:lvlJc w:val="left"/>
      <w:pPr>
        <w:ind w:left="6468" w:hanging="360"/>
      </w:pPr>
      <w:rPr>
        <w:rFonts w:ascii="Courier New" w:hAnsi="Courier New" w:hint="default"/>
      </w:rPr>
    </w:lvl>
    <w:lvl w:ilvl="8" w:tplc="6EE0F476">
      <w:start w:val="1"/>
      <w:numFmt w:val="bullet"/>
      <w:lvlText w:val=""/>
      <w:lvlJc w:val="left"/>
      <w:pPr>
        <w:ind w:left="7188" w:hanging="360"/>
      </w:pPr>
      <w:rPr>
        <w:rFonts w:ascii="Wingdings" w:hAnsi="Wingdings" w:hint="default"/>
      </w:rPr>
    </w:lvl>
  </w:abstractNum>
  <w:abstractNum w:abstractNumId="108" w15:restartNumberingAfterBreak="0">
    <w:nsid w:val="482D6918"/>
    <w:multiLevelType w:val="hybridMultilevel"/>
    <w:tmpl w:val="A22858D8"/>
    <w:lvl w:ilvl="0" w:tplc="B0286E1C">
      <w:start w:val="1"/>
      <w:numFmt w:val="bullet"/>
      <w:lvlText w:val=""/>
      <w:lvlJc w:val="left"/>
      <w:pPr>
        <w:ind w:left="720" w:hanging="360"/>
      </w:pPr>
      <w:rPr>
        <w:rFonts w:ascii="Symbol" w:hAnsi="Symbol" w:hint="default"/>
      </w:rPr>
    </w:lvl>
    <w:lvl w:ilvl="1" w:tplc="88906FD4">
      <w:start w:val="1"/>
      <w:numFmt w:val="bullet"/>
      <w:lvlText w:val="o"/>
      <w:lvlJc w:val="left"/>
      <w:pPr>
        <w:ind w:left="1440" w:hanging="360"/>
      </w:pPr>
      <w:rPr>
        <w:rFonts w:ascii="Courier New" w:hAnsi="Courier New" w:hint="default"/>
      </w:rPr>
    </w:lvl>
    <w:lvl w:ilvl="2" w:tplc="81680B74">
      <w:start w:val="1"/>
      <w:numFmt w:val="bullet"/>
      <w:lvlText w:val=""/>
      <w:lvlJc w:val="left"/>
      <w:pPr>
        <w:ind w:left="2160" w:hanging="360"/>
      </w:pPr>
      <w:rPr>
        <w:rFonts w:ascii="Wingdings" w:hAnsi="Wingdings" w:hint="default"/>
      </w:rPr>
    </w:lvl>
    <w:lvl w:ilvl="3" w:tplc="A95CAD32">
      <w:start w:val="1"/>
      <w:numFmt w:val="bullet"/>
      <w:lvlText w:val=""/>
      <w:lvlJc w:val="left"/>
      <w:pPr>
        <w:ind w:left="2880" w:hanging="360"/>
      </w:pPr>
      <w:rPr>
        <w:rFonts w:ascii="Symbol" w:hAnsi="Symbol" w:hint="default"/>
      </w:rPr>
    </w:lvl>
    <w:lvl w:ilvl="4" w:tplc="E5163D78">
      <w:start w:val="1"/>
      <w:numFmt w:val="bullet"/>
      <w:lvlText w:val="o"/>
      <w:lvlJc w:val="left"/>
      <w:pPr>
        <w:ind w:left="3600" w:hanging="360"/>
      </w:pPr>
      <w:rPr>
        <w:rFonts w:ascii="Courier New" w:hAnsi="Courier New" w:hint="default"/>
      </w:rPr>
    </w:lvl>
    <w:lvl w:ilvl="5" w:tplc="AE0ED484">
      <w:start w:val="1"/>
      <w:numFmt w:val="bullet"/>
      <w:lvlText w:val=""/>
      <w:lvlJc w:val="left"/>
      <w:pPr>
        <w:ind w:left="4320" w:hanging="360"/>
      </w:pPr>
      <w:rPr>
        <w:rFonts w:ascii="Wingdings" w:hAnsi="Wingdings" w:hint="default"/>
      </w:rPr>
    </w:lvl>
    <w:lvl w:ilvl="6" w:tplc="71ECEADA">
      <w:start w:val="1"/>
      <w:numFmt w:val="bullet"/>
      <w:lvlText w:val=""/>
      <w:lvlJc w:val="left"/>
      <w:pPr>
        <w:ind w:left="5040" w:hanging="360"/>
      </w:pPr>
      <w:rPr>
        <w:rFonts w:ascii="Symbol" w:hAnsi="Symbol" w:hint="default"/>
      </w:rPr>
    </w:lvl>
    <w:lvl w:ilvl="7" w:tplc="3D1E2218">
      <w:start w:val="1"/>
      <w:numFmt w:val="bullet"/>
      <w:lvlText w:val="o"/>
      <w:lvlJc w:val="left"/>
      <w:pPr>
        <w:ind w:left="5760" w:hanging="360"/>
      </w:pPr>
      <w:rPr>
        <w:rFonts w:ascii="Courier New" w:hAnsi="Courier New" w:hint="default"/>
      </w:rPr>
    </w:lvl>
    <w:lvl w:ilvl="8" w:tplc="67348D4E">
      <w:start w:val="1"/>
      <w:numFmt w:val="bullet"/>
      <w:lvlText w:val=""/>
      <w:lvlJc w:val="left"/>
      <w:pPr>
        <w:ind w:left="6480" w:hanging="360"/>
      </w:pPr>
      <w:rPr>
        <w:rFonts w:ascii="Wingdings" w:hAnsi="Wingdings" w:hint="default"/>
      </w:rPr>
    </w:lvl>
  </w:abstractNum>
  <w:abstractNum w:abstractNumId="109" w15:restartNumberingAfterBreak="0">
    <w:nsid w:val="48857F30"/>
    <w:multiLevelType w:val="hybridMultilevel"/>
    <w:tmpl w:val="15F01E1A"/>
    <w:lvl w:ilvl="0" w:tplc="3FA61BC0">
      <w:start w:val="1"/>
      <w:numFmt w:val="decimal"/>
      <w:lvlText w:val="%1."/>
      <w:lvlJc w:val="left"/>
      <w:pPr>
        <w:ind w:left="720" w:hanging="360"/>
      </w:pPr>
    </w:lvl>
    <w:lvl w:ilvl="1" w:tplc="F364C442">
      <w:start w:val="1"/>
      <w:numFmt w:val="lowerLetter"/>
      <w:lvlText w:val="%2."/>
      <w:lvlJc w:val="left"/>
      <w:pPr>
        <w:ind w:left="1440" w:hanging="360"/>
      </w:pPr>
    </w:lvl>
    <w:lvl w:ilvl="2" w:tplc="A398AF8A">
      <w:start w:val="1"/>
      <w:numFmt w:val="lowerRoman"/>
      <w:lvlText w:val="%3."/>
      <w:lvlJc w:val="right"/>
      <w:pPr>
        <w:ind w:left="2160" w:hanging="180"/>
      </w:pPr>
    </w:lvl>
    <w:lvl w:ilvl="3" w:tplc="CB54D456">
      <w:start w:val="1"/>
      <w:numFmt w:val="decimal"/>
      <w:lvlText w:val="%4."/>
      <w:lvlJc w:val="left"/>
      <w:pPr>
        <w:ind w:left="2880" w:hanging="360"/>
      </w:pPr>
    </w:lvl>
    <w:lvl w:ilvl="4" w:tplc="72C2D916">
      <w:start w:val="1"/>
      <w:numFmt w:val="lowerLetter"/>
      <w:lvlText w:val="%5."/>
      <w:lvlJc w:val="left"/>
      <w:pPr>
        <w:ind w:left="3600" w:hanging="360"/>
      </w:pPr>
    </w:lvl>
    <w:lvl w:ilvl="5" w:tplc="9F305F18">
      <w:start w:val="1"/>
      <w:numFmt w:val="lowerRoman"/>
      <w:lvlText w:val="%6."/>
      <w:lvlJc w:val="right"/>
      <w:pPr>
        <w:ind w:left="4320" w:hanging="180"/>
      </w:pPr>
    </w:lvl>
    <w:lvl w:ilvl="6" w:tplc="AD926562">
      <w:start w:val="1"/>
      <w:numFmt w:val="decimal"/>
      <w:lvlText w:val="%7."/>
      <w:lvlJc w:val="left"/>
      <w:pPr>
        <w:ind w:left="5040" w:hanging="360"/>
      </w:pPr>
    </w:lvl>
    <w:lvl w:ilvl="7" w:tplc="F776339A">
      <w:start w:val="1"/>
      <w:numFmt w:val="lowerLetter"/>
      <w:lvlText w:val="%8."/>
      <w:lvlJc w:val="left"/>
      <w:pPr>
        <w:ind w:left="5760" w:hanging="360"/>
      </w:pPr>
    </w:lvl>
    <w:lvl w:ilvl="8" w:tplc="1B0E6FDE">
      <w:start w:val="1"/>
      <w:numFmt w:val="lowerRoman"/>
      <w:lvlText w:val="%9."/>
      <w:lvlJc w:val="right"/>
      <w:pPr>
        <w:ind w:left="6480" w:hanging="180"/>
      </w:pPr>
    </w:lvl>
  </w:abstractNum>
  <w:abstractNum w:abstractNumId="110" w15:restartNumberingAfterBreak="0">
    <w:nsid w:val="48E59C06"/>
    <w:multiLevelType w:val="hybridMultilevel"/>
    <w:tmpl w:val="0234081E"/>
    <w:lvl w:ilvl="0" w:tplc="AB5EA5D8">
      <w:start w:val="1"/>
      <w:numFmt w:val="decimal"/>
      <w:lvlText w:val="%1."/>
      <w:lvlJc w:val="left"/>
      <w:pPr>
        <w:ind w:left="720" w:hanging="360"/>
      </w:pPr>
    </w:lvl>
    <w:lvl w:ilvl="1" w:tplc="EDD6E220">
      <w:start w:val="1"/>
      <w:numFmt w:val="lowerLetter"/>
      <w:lvlText w:val="%2."/>
      <w:lvlJc w:val="left"/>
      <w:pPr>
        <w:ind w:left="1440" w:hanging="360"/>
      </w:pPr>
    </w:lvl>
    <w:lvl w:ilvl="2" w:tplc="9DD6AA44">
      <w:start w:val="1"/>
      <w:numFmt w:val="lowerRoman"/>
      <w:lvlText w:val="%3."/>
      <w:lvlJc w:val="right"/>
      <w:pPr>
        <w:ind w:left="2160" w:hanging="180"/>
      </w:pPr>
    </w:lvl>
    <w:lvl w:ilvl="3" w:tplc="A580BA80">
      <w:start w:val="1"/>
      <w:numFmt w:val="decimal"/>
      <w:lvlText w:val="%4."/>
      <w:lvlJc w:val="left"/>
      <w:pPr>
        <w:ind w:left="2880" w:hanging="360"/>
      </w:pPr>
    </w:lvl>
    <w:lvl w:ilvl="4" w:tplc="71DEB692">
      <w:start w:val="1"/>
      <w:numFmt w:val="lowerLetter"/>
      <w:lvlText w:val="%5."/>
      <w:lvlJc w:val="left"/>
      <w:pPr>
        <w:ind w:left="3600" w:hanging="360"/>
      </w:pPr>
    </w:lvl>
    <w:lvl w:ilvl="5" w:tplc="A2E0EE84">
      <w:start w:val="1"/>
      <w:numFmt w:val="lowerRoman"/>
      <w:lvlText w:val="%6."/>
      <w:lvlJc w:val="right"/>
      <w:pPr>
        <w:ind w:left="4320" w:hanging="180"/>
      </w:pPr>
    </w:lvl>
    <w:lvl w:ilvl="6" w:tplc="07B2A76E">
      <w:start w:val="1"/>
      <w:numFmt w:val="decimal"/>
      <w:lvlText w:val="%7."/>
      <w:lvlJc w:val="left"/>
      <w:pPr>
        <w:ind w:left="5040" w:hanging="360"/>
      </w:pPr>
    </w:lvl>
    <w:lvl w:ilvl="7" w:tplc="D666A1CA">
      <w:start w:val="1"/>
      <w:numFmt w:val="lowerLetter"/>
      <w:lvlText w:val="%8."/>
      <w:lvlJc w:val="left"/>
      <w:pPr>
        <w:ind w:left="5760" w:hanging="360"/>
      </w:pPr>
    </w:lvl>
    <w:lvl w:ilvl="8" w:tplc="6EAE9830">
      <w:start w:val="1"/>
      <w:numFmt w:val="lowerRoman"/>
      <w:lvlText w:val="%9."/>
      <w:lvlJc w:val="right"/>
      <w:pPr>
        <w:ind w:left="6480" w:hanging="180"/>
      </w:pPr>
    </w:lvl>
  </w:abstractNum>
  <w:abstractNum w:abstractNumId="111" w15:restartNumberingAfterBreak="0">
    <w:nsid w:val="492D182C"/>
    <w:multiLevelType w:val="hybridMultilevel"/>
    <w:tmpl w:val="7E4A41EC"/>
    <w:lvl w:ilvl="0" w:tplc="7032BD12">
      <w:start w:val="1"/>
      <w:numFmt w:val="bullet"/>
      <w:lvlText w:val=""/>
      <w:lvlJc w:val="left"/>
      <w:pPr>
        <w:ind w:left="720" w:hanging="360"/>
      </w:pPr>
      <w:rPr>
        <w:rFonts w:ascii="Symbol" w:hAnsi="Symbol" w:hint="default"/>
      </w:rPr>
    </w:lvl>
    <w:lvl w:ilvl="1" w:tplc="EB3E62AE">
      <w:start w:val="1"/>
      <w:numFmt w:val="bullet"/>
      <w:lvlText w:val="o"/>
      <w:lvlJc w:val="left"/>
      <w:pPr>
        <w:ind w:left="1440" w:hanging="360"/>
      </w:pPr>
      <w:rPr>
        <w:rFonts w:ascii="Courier New" w:hAnsi="Courier New" w:hint="default"/>
      </w:rPr>
    </w:lvl>
    <w:lvl w:ilvl="2" w:tplc="4AD42700">
      <w:start w:val="1"/>
      <w:numFmt w:val="bullet"/>
      <w:lvlText w:val=""/>
      <w:lvlJc w:val="left"/>
      <w:pPr>
        <w:ind w:left="2160" w:hanging="360"/>
      </w:pPr>
      <w:rPr>
        <w:rFonts w:ascii="Wingdings" w:hAnsi="Wingdings" w:hint="default"/>
      </w:rPr>
    </w:lvl>
    <w:lvl w:ilvl="3" w:tplc="754424E8">
      <w:start w:val="1"/>
      <w:numFmt w:val="bullet"/>
      <w:lvlText w:val=""/>
      <w:lvlJc w:val="left"/>
      <w:pPr>
        <w:ind w:left="2880" w:hanging="360"/>
      </w:pPr>
      <w:rPr>
        <w:rFonts w:ascii="Symbol" w:hAnsi="Symbol" w:hint="default"/>
      </w:rPr>
    </w:lvl>
    <w:lvl w:ilvl="4" w:tplc="56D48D68">
      <w:start w:val="1"/>
      <w:numFmt w:val="bullet"/>
      <w:lvlText w:val="o"/>
      <w:lvlJc w:val="left"/>
      <w:pPr>
        <w:ind w:left="3600" w:hanging="360"/>
      </w:pPr>
      <w:rPr>
        <w:rFonts w:ascii="Courier New" w:hAnsi="Courier New" w:hint="default"/>
      </w:rPr>
    </w:lvl>
    <w:lvl w:ilvl="5" w:tplc="4330D74C">
      <w:start w:val="1"/>
      <w:numFmt w:val="bullet"/>
      <w:lvlText w:val=""/>
      <w:lvlJc w:val="left"/>
      <w:pPr>
        <w:ind w:left="4320" w:hanging="360"/>
      </w:pPr>
      <w:rPr>
        <w:rFonts w:ascii="Wingdings" w:hAnsi="Wingdings" w:hint="default"/>
      </w:rPr>
    </w:lvl>
    <w:lvl w:ilvl="6" w:tplc="1416E5C8">
      <w:start w:val="1"/>
      <w:numFmt w:val="bullet"/>
      <w:lvlText w:val=""/>
      <w:lvlJc w:val="left"/>
      <w:pPr>
        <w:ind w:left="5040" w:hanging="360"/>
      </w:pPr>
      <w:rPr>
        <w:rFonts w:ascii="Symbol" w:hAnsi="Symbol" w:hint="default"/>
      </w:rPr>
    </w:lvl>
    <w:lvl w:ilvl="7" w:tplc="E2207EEE">
      <w:start w:val="1"/>
      <w:numFmt w:val="bullet"/>
      <w:lvlText w:val="o"/>
      <w:lvlJc w:val="left"/>
      <w:pPr>
        <w:ind w:left="5760" w:hanging="360"/>
      </w:pPr>
      <w:rPr>
        <w:rFonts w:ascii="Courier New" w:hAnsi="Courier New" w:hint="default"/>
      </w:rPr>
    </w:lvl>
    <w:lvl w:ilvl="8" w:tplc="D278C390">
      <w:start w:val="1"/>
      <w:numFmt w:val="bullet"/>
      <w:lvlText w:val=""/>
      <w:lvlJc w:val="left"/>
      <w:pPr>
        <w:ind w:left="6480" w:hanging="360"/>
      </w:pPr>
      <w:rPr>
        <w:rFonts w:ascii="Wingdings" w:hAnsi="Wingdings" w:hint="default"/>
      </w:rPr>
    </w:lvl>
  </w:abstractNum>
  <w:abstractNum w:abstractNumId="112" w15:restartNumberingAfterBreak="0">
    <w:nsid w:val="4A21CB50"/>
    <w:multiLevelType w:val="hybridMultilevel"/>
    <w:tmpl w:val="1DD0F8D8"/>
    <w:lvl w:ilvl="0" w:tplc="26BC480A">
      <w:start w:val="1"/>
      <w:numFmt w:val="bullet"/>
      <w:lvlText w:val=""/>
      <w:lvlJc w:val="left"/>
      <w:pPr>
        <w:ind w:left="720" w:hanging="360"/>
      </w:pPr>
      <w:rPr>
        <w:rFonts w:ascii="Symbol" w:hAnsi="Symbol" w:hint="default"/>
      </w:rPr>
    </w:lvl>
    <w:lvl w:ilvl="1" w:tplc="260AC6D0">
      <w:start w:val="1"/>
      <w:numFmt w:val="bullet"/>
      <w:lvlText w:val="o"/>
      <w:lvlJc w:val="left"/>
      <w:pPr>
        <w:ind w:left="1440" w:hanging="360"/>
      </w:pPr>
      <w:rPr>
        <w:rFonts w:ascii="Courier New" w:hAnsi="Courier New" w:hint="default"/>
      </w:rPr>
    </w:lvl>
    <w:lvl w:ilvl="2" w:tplc="BA76DBD0">
      <w:start w:val="1"/>
      <w:numFmt w:val="bullet"/>
      <w:lvlText w:val=""/>
      <w:lvlJc w:val="left"/>
      <w:pPr>
        <w:ind w:left="2160" w:hanging="360"/>
      </w:pPr>
      <w:rPr>
        <w:rFonts w:ascii="Wingdings" w:hAnsi="Wingdings" w:hint="default"/>
      </w:rPr>
    </w:lvl>
    <w:lvl w:ilvl="3" w:tplc="4612938C">
      <w:start w:val="1"/>
      <w:numFmt w:val="bullet"/>
      <w:lvlText w:val=""/>
      <w:lvlJc w:val="left"/>
      <w:pPr>
        <w:ind w:left="2880" w:hanging="360"/>
      </w:pPr>
      <w:rPr>
        <w:rFonts w:ascii="Symbol" w:hAnsi="Symbol" w:hint="default"/>
      </w:rPr>
    </w:lvl>
    <w:lvl w:ilvl="4" w:tplc="0DDE3B80">
      <w:start w:val="1"/>
      <w:numFmt w:val="bullet"/>
      <w:lvlText w:val="o"/>
      <w:lvlJc w:val="left"/>
      <w:pPr>
        <w:ind w:left="3600" w:hanging="360"/>
      </w:pPr>
      <w:rPr>
        <w:rFonts w:ascii="Courier New" w:hAnsi="Courier New" w:hint="default"/>
      </w:rPr>
    </w:lvl>
    <w:lvl w:ilvl="5" w:tplc="EDD8272C">
      <w:start w:val="1"/>
      <w:numFmt w:val="bullet"/>
      <w:lvlText w:val=""/>
      <w:lvlJc w:val="left"/>
      <w:pPr>
        <w:ind w:left="4320" w:hanging="360"/>
      </w:pPr>
      <w:rPr>
        <w:rFonts w:ascii="Wingdings" w:hAnsi="Wingdings" w:hint="default"/>
      </w:rPr>
    </w:lvl>
    <w:lvl w:ilvl="6" w:tplc="29BA3FDA">
      <w:start w:val="1"/>
      <w:numFmt w:val="bullet"/>
      <w:lvlText w:val=""/>
      <w:lvlJc w:val="left"/>
      <w:pPr>
        <w:ind w:left="5040" w:hanging="360"/>
      </w:pPr>
      <w:rPr>
        <w:rFonts w:ascii="Symbol" w:hAnsi="Symbol" w:hint="default"/>
      </w:rPr>
    </w:lvl>
    <w:lvl w:ilvl="7" w:tplc="11C2B378">
      <w:start w:val="1"/>
      <w:numFmt w:val="bullet"/>
      <w:lvlText w:val="o"/>
      <w:lvlJc w:val="left"/>
      <w:pPr>
        <w:ind w:left="5760" w:hanging="360"/>
      </w:pPr>
      <w:rPr>
        <w:rFonts w:ascii="Courier New" w:hAnsi="Courier New" w:hint="default"/>
      </w:rPr>
    </w:lvl>
    <w:lvl w:ilvl="8" w:tplc="70760040">
      <w:start w:val="1"/>
      <w:numFmt w:val="bullet"/>
      <w:lvlText w:val=""/>
      <w:lvlJc w:val="left"/>
      <w:pPr>
        <w:ind w:left="6480" w:hanging="360"/>
      </w:pPr>
      <w:rPr>
        <w:rFonts w:ascii="Wingdings" w:hAnsi="Wingdings" w:hint="default"/>
      </w:rPr>
    </w:lvl>
  </w:abstractNum>
  <w:abstractNum w:abstractNumId="113" w15:restartNumberingAfterBreak="0">
    <w:nsid w:val="4A821E33"/>
    <w:multiLevelType w:val="hybridMultilevel"/>
    <w:tmpl w:val="A7C00DA4"/>
    <w:lvl w:ilvl="0" w:tplc="D29E7218">
      <w:start w:val="1"/>
      <w:numFmt w:val="bullet"/>
      <w:lvlText w:val=""/>
      <w:lvlJc w:val="left"/>
      <w:pPr>
        <w:ind w:left="720" w:hanging="360"/>
      </w:pPr>
      <w:rPr>
        <w:rFonts w:ascii="Symbol" w:hAnsi="Symbol" w:hint="default"/>
      </w:rPr>
    </w:lvl>
    <w:lvl w:ilvl="1" w:tplc="9D5E9762">
      <w:start w:val="1"/>
      <w:numFmt w:val="bullet"/>
      <w:lvlText w:val="o"/>
      <w:lvlJc w:val="left"/>
      <w:pPr>
        <w:ind w:left="1440" w:hanging="360"/>
      </w:pPr>
      <w:rPr>
        <w:rFonts w:ascii="Courier New" w:hAnsi="Courier New" w:hint="default"/>
      </w:rPr>
    </w:lvl>
    <w:lvl w:ilvl="2" w:tplc="08D8C4A6">
      <w:start w:val="1"/>
      <w:numFmt w:val="bullet"/>
      <w:lvlText w:val=""/>
      <w:lvlJc w:val="left"/>
      <w:pPr>
        <w:ind w:left="2160" w:hanging="360"/>
      </w:pPr>
      <w:rPr>
        <w:rFonts w:ascii="Wingdings" w:hAnsi="Wingdings" w:hint="default"/>
      </w:rPr>
    </w:lvl>
    <w:lvl w:ilvl="3" w:tplc="AC421308">
      <w:start w:val="1"/>
      <w:numFmt w:val="bullet"/>
      <w:lvlText w:val=""/>
      <w:lvlJc w:val="left"/>
      <w:pPr>
        <w:ind w:left="2880" w:hanging="360"/>
      </w:pPr>
      <w:rPr>
        <w:rFonts w:ascii="Symbol" w:hAnsi="Symbol" w:hint="default"/>
      </w:rPr>
    </w:lvl>
    <w:lvl w:ilvl="4" w:tplc="7CEE3BD2">
      <w:start w:val="1"/>
      <w:numFmt w:val="bullet"/>
      <w:lvlText w:val="o"/>
      <w:lvlJc w:val="left"/>
      <w:pPr>
        <w:ind w:left="3600" w:hanging="360"/>
      </w:pPr>
      <w:rPr>
        <w:rFonts w:ascii="Courier New" w:hAnsi="Courier New" w:hint="default"/>
      </w:rPr>
    </w:lvl>
    <w:lvl w:ilvl="5" w:tplc="68B6666E">
      <w:start w:val="1"/>
      <w:numFmt w:val="bullet"/>
      <w:lvlText w:val=""/>
      <w:lvlJc w:val="left"/>
      <w:pPr>
        <w:ind w:left="4320" w:hanging="360"/>
      </w:pPr>
      <w:rPr>
        <w:rFonts w:ascii="Wingdings" w:hAnsi="Wingdings" w:hint="default"/>
      </w:rPr>
    </w:lvl>
    <w:lvl w:ilvl="6" w:tplc="04E88F6A">
      <w:start w:val="1"/>
      <w:numFmt w:val="bullet"/>
      <w:lvlText w:val=""/>
      <w:lvlJc w:val="left"/>
      <w:pPr>
        <w:ind w:left="5040" w:hanging="360"/>
      </w:pPr>
      <w:rPr>
        <w:rFonts w:ascii="Symbol" w:hAnsi="Symbol" w:hint="default"/>
      </w:rPr>
    </w:lvl>
    <w:lvl w:ilvl="7" w:tplc="8086025E">
      <w:start w:val="1"/>
      <w:numFmt w:val="bullet"/>
      <w:lvlText w:val="o"/>
      <w:lvlJc w:val="left"/>
      <w:pPr>
        <w:ind w:left="5760" w:hanging="360"/>
      </w:pPr>
      <w:rPr>
        <w:rFonts w:ascii="Courier New" w:hAnsi="Courier New" w:hint="default"/>
      </w:rPr>
    </w:lvl>
    <w:lvl w:ilvl="8" w:tplc="4430394A">
      <w:start w:val="1"/>
      <w:numFmt w:val="bullet"/>
      <w:lvlText w:val=""/>
      <w:lvlJc w:val="left"/>
      <w:pPr>
        <w:ind w:left="6480" w:hanging="360"/>
      </w:pPr>
      <w:rPr>
        <w:rFonts w:ascii="Wingdings" w:hAnsi="Wingdings" w:hint="default"/>
      </w:rPr>
    </w:lvl>
  </w:abstractNum>
  <w:abstractNum w:abstractNumId="114" w15:restartNumberingAfterBreak="0">
    <w:nsid w:val="4B0B281A"/>
    <w:multiLevelType w:val="hybridMultilevel"/>
    <w:tmpl w:val="90ACBDD8"/>
    <w:lvl w:ilvl="0" w:tplc="A58EC3FE">
      <w:start w:val="1"/>
      <w:numFmt w:val="bullet"/>
      <w:lvlText w:val=""/>
      <w:lvlJc w:val="left"/>
      <w:pPr>
        <w:ind w:left="720" w:hanging="360"/>
      </w:pPr>
      <w:rPr>
        <w:rFonts w:ascii="Symbol" w:hAnsi="Symbol" w:hint="default"/>
      </w:rPr>
    </w:lvl>
    <w:lvl w:ilvl="1" w:tplc="04160001">
      <w:start w:val="1"/>
      <w:numFmt w:val="bullet"/>
      <w:lvlText w:val=""/>
      <w:lvlJc w:val="left"/>
      <w:pPr>
        <w:ind w:left="1776" w:hanging="360"/>
      </w:pPr>
      <w:rPr>
        <w:rFonts w:ascii="Symbol" w:hAnsi="Symbol" w:hint="default"/>
      </w:rPr>
    </w:lvl>
    <w:lvl w:ilvl="2" w:tplc="3648D62E">
      <w:start w:val="1"/>
      <w:numFmt w:val="bullet"/>
      <w:lvlText w:val=""/>
      <w:lvlJc w:val="left"/>
      <w:pPr>
        <w:ind w:left="2160" w:hanging="360"/>
      </w:pPr>
      <w:rPr>
        <w:rFonts w:ascii="Wingdings" w:hAnsi="Wingdings" w:hint="default"/>
      </w:rPr>
    </w:lvl>
    <w:lvl w:ilvl="3" w:tplc="2E7EE1E4">
      <w:start w:val="1"/>
      <w:numFmt w:val="bullet"/>
      <w:lvlText w:val=""/>
      <w:lvlJc w:val="left"/>
      <w:pPr>
        <w:ind w:left="2880" w:hanging="360"/>
      </w:pPr>
      <w:rPr>
        <w:rFonts w:ascii="Symbol" w:hAnsi="Symbol" w:hint="default"/>
      </w:rPr>
    </w:lvl>
    <w:lvl w:ilvl="4" w:tplc="6E3EB476">
      <w:start w:val="1"/>
      <w:numFmt w:val="bullet"/>
      <w:lvlText w:val="o"/>
      <w:lvlJc w:val="left"/>
      <w:pPr>
        <w:ind w:left="3600" w:hanging="360"/>
      </w:pPr>
      <w:rPr>
        <w:rFonts w:ascii="Courier New" w:hAnsi="Courier New" w:hint="default"/>
      </w:rPr>
    </w:lvl>
    <w:lvl w:ilvl="5" w:tplc="C4E633E6">
      <w:start w:val="1"/>
      <w:numFmt w:val="bullet"/>
      <w:lvlText w:val=""/>
      <w:lvlJc w:val="left"/>
      <w:pPr>
        <w:ind w:left="4320" w:hanging="360"/>
      </w:pPr>
      <w:rPr>
        <w:rFonts w:ascii="Wingdings" w:hAnsi="Wingdings" w:hint="default"/>
      </w:rPr>
    </w:lvl>
    <w:lvl w:ilvl="6" w:tplc="553074E6">
      <w:start w:val="1"/>
      <w:numFmt w:val="bullet"/>
      <w:lvlText w:val=""/>
      <w:lvlJc w:val="left"/>
      <w:pPr>
        <w:ind w:left="5040" w:hanging="360"/>
      </w:pPr>
      <w:rPr>
        <w:rFonts w:ascii="Symbol" w:hAnsi="Symbol" w:hint="default"/>
      </w:rPr>
    </w:lvl>
    <w:lvl w:ilvl="7" w:tplc="408A6A96">
      <w:start w:val="1"/>
      <w:numFmt w:val="bullet"/>
      <w:lvlText w:val="o"/>
      <w:lvlJc w:val="left"/>
      <w:pPr>
        <w:ind w:left="5760" w:hanging="360"/>
      </w:pPr>
      <w:rPr>
        <w:rFonts w:ascii="Courier New" w:hAnsi="Courier New" w:hint="default"/>
      </w:rPr>
    </w:lvl>
    <w:lvl w:ilvl="8" w:tplc="60E812A0">
      <w:start w:val="1"/>
      <w:numFmt w:val="bullet"/>
      <w:lvlText w:val=""/>
      <w:lvlJc w:val="left"/>
      <w:pPr>
        <w:ind w:left="6480" w:hanging="360"/>
      </w:pPr>
      <w:rPr>
        <w:rFonts w:ascii="Wingdings" w:hAnsi="Wingdings" w:hint="default"/>
      </w:rPr>
    </w:lvl>
  </w:abstractNum>
  <w:abstractNum w:abstractNumId="115" w15:restartNumberingAfterBreak="0">
    <w:nsid w:val="4BA4D4F0"/>
    <w:multiLevelType w:val="hybridMultilevel"/>
    <w:tmpl w:val="23E8CBE6"/>
    <w:lvl w:ilvl="0" w:tplc="D4F099EA">
      <w:start w:val="1"/>
      <w:numFmt w:val="bullet"/>
      <w:lvlText w:val=""/>
      <w:lvlJc w:val="left"/>
      <w:pPr>
        <w:ind w:left="720" w:hanging="360"/>
      </w:pPr>
      <w:rPr>
        <w:rFonts w:ascii="Symbol" w:hAnsi="Symbol" w:hint="default"/>
      </w:rPr>
    </w:lvl>
    <w:lvl w:ilvl="1" w:tplc="22FA22E0">
      <w:start w:val="1"/>
      <w:numFmt w:val="bullet"/>
      <w:lvlText w:val=""/>
      <w:lvlJc w:val="left"/>
      <w:pPr>
        <w:ind w:left="1440" w:hanging="360"/>
      </w:pPr>
      <w:rPr>
        <w:rFonts w:ascii="Symbol" w:hAnsi="Symbol" w:hint="default"/>
      </w:rPr>
    </w:lvl>
    <w:lvl w:ilvl="2" w:tplc="4656C482">
      <w:start w:val="1"/>
      <w:numFmt w:val="bullet"/>
      <w:lvlText w:val=""/>
      <w:lvlJc w:val="left"/>
      <w:pPr>
        <w:ind w:left="2160" w:hanging="360"/>
      </w:pPr>
      <w:rPr>
        <w:rFonts w:ascii="Wingdings" w:hAnsi="Wingdings" w:hint="default"/>
      </w:rPr>
    </w:lvl>
    <w:lvl w:ilvl="3" w:tplc="6AE2EFA8">
      <w:start w:val="1"/>
      <w:numFmt w:val="bullet"/>
      <w:lvlText w:val=""/>
      <w:lvlJc w:val="left"/>
      <w:pPr>
        <w:ind w:left="2880" w:hanging="360"/>
      </w:pPr>
      <w:rPr>
        <w:rFonts w:ascii="Symbol" w:hAnsi="Symbol" w:hint="default"/>
      </w:rPr>
    </w:lvl>
    <w:lvl w:ilvl="4" w:tplc="9300E9FE">
      <w:start w:val="1"/>
      <w:numFmt w:val="bullet"/>
      <w:lvlText w:val="o"/>
      <w:lvlJc w:val="left"/>
      <w:pPr>
        <w:ind w:left="3600" w:hanging="360"/>
      </w:pPr>
      <w:rPr>
        <w:rFonts w:ascii="Courier New" w:hAnsi="Courier New" w:hint="default"/>
      </w:rPr>
    </w:lvl>
    <w:lvl w:ilvl="5" w:tplc="498282FE">
      <w:start w:val="1"/>
      <w:numFmt w:val="bullet"/>
      <w:lvlText w:val=""/>
      <w:lvlJc w:val="left"/>
      <w:pPr>
        <w:ind w:left="4320" w:hanging="360"/>
      </w:pPr>
      <w:rPr>
        <w:rFonts w:ascii="Wingdings" w:hAnsi="Wingdings" w:hint="default"/>
      </w:rPr>
    </w:lvl>
    <w:lvl w:ilvl="6" w:tplc="B992C980">
      <w:start w:val="1"/>
      <w:numFmt w:val="bullet"/>
      <w:lvlText w:val=""/>
      <w:lvlJc w:val="left"/>
      <w:pPr>
        <w:ind w:left="5040" w:hanging="360"/>
      </w:pPr>
      <w:rPr>
        <w:rFonts w:ascii="Symbol" w:hAnsi="Symbol" w:hint="default"/>
      </w:rPr>
    </w:lvl>
    <w:lvl w:ilvl="7" w:tplc="AF1C4654">
      <w:start w:val="1"/>
      <w:numFmt w:val="bullet"/>
      <w:lvlText w:val="o"/>
      <w:lvlJc w:val="left"/>
      <w:pPr>
        <w:ind w:left="5760" w:hanging="360"/>
      </w:pPr>
      <w:rPr>
        <w:rFonts w:ascii="Courier New" w:hAnsi="Courier New" w:hint="default"/>
      </w:rPr>
    </w:lvl>
    <w:lvl w:ilvl="8" w:tplc="6A1C2FE4">
      <w:start w:val="1"/>
      <w:numFmt w:val="bullet"/>
      <w:lvlText w:val=""/>
      <w:lvlJc w:val="left"/>
      <w:pPr>
        <w:ind w:left="6480" w:hanging="360"/>
      </w:pPr>
      <w:rPr>
        <w:rFonts w:ascii="Wingdings" w:hAnsi="Wingdings" w:hint="default"/>
      </w:rPr>
    </w:lvl>
  </w:abstractNum>
  <w:abstractNum w:abstractNumId="116" w15:restartNumberingAfterBreak="0">
    <w:nsid w:val="4BA8DE73"/>
    <w:multiLevelType w:val="hybridMultilevel"/>
    <w:tmpl w:val="737E20EA"/>
    <w:lvl w:ilvl="0" w:tplc="0F080C10">
      <w:start w:val="1"/>
      <w:numFmt w:val="bullet"/>
      <w:lvlText w:val=""/>
      <w:lvlJc w:val="left"/>
      <w:pPr>
        <w:ind w:left="720" w:hanging="360"/>
      </w:pPr>
      <w:rPr>
        <w:rFonts w:ascii="Symbol" w:hAnsi="Symbol" w:hint="default"/>
      </w:rPr>
    </w:lvl>
    <w:lvl w:ilvl="1" w:tplc="FD566D42">
      <w:start w:val="1"/>
      <w:numFmt w:val="bullet"/>
      <w:lvlText w:val="o"/>
      <w:lvlJc w:val="left"/>
      <w:pPr>
        <w:ind w:left="1440" w:hanging="360"/>
      </w:pPr>
      <w:rPr>
        <w:rFonts w:ascii="Courier New" w:hAnsi="Courier New" w:hint="default"/>
      </w:rPr>
    </w:lvl>
    <w:lvl w:ilvl="2" w:tplc="D8D06152">
      <w:start w:val="1"/>
      <w:numFmt w:val="bullet"/>
      <w:lvlText w:val=""/>
      <w:lvlJc w:val="left"/>
      <w:pPr>
        <w:ind w:left="2160" w:hanging="360"/>
      </w:pPr>
      <w:rPr>
        <w:rFonts w:ascii="Wingdings" w:hAnsi="Wingdings" w:hint="default"/>
      </w:rPr>
    </w:lvl>
    <w:lvl w:ilvl="3" w:tplc="F6B64DA2">
      <w:start w:val="1"/>
      <w:numFmt w:val="bullet"/>
      <w:lvlText w:val=""/>
      <w:lvlJc w:val="left"/>
      <w:pPr>
        <w:ind w:left="2880" w:hanging="360"/>
      </w:pPr>
      <w:rPr>
        <w:rFonts w:ascii="Symbol" w:hAnsi="Symbol" w:hint="default"/>
      </w:rPr>
    </w:lvl>
    <w:lvl w:ilvl="4" w:tplc="9692D854">
      <w:start w:val="1"/>
      <w:numFmt w:val="bullet"/>
      <w:lvlText w:val="o"/>
      <w:lvlJc w:val="left"/>
      <w:pPr>
        <w:ind w:left="3600" w:hanging="360"/>
      </w:pPr>
      <w:rPr>
        <w:rFonts w:ascii="Courier New" w:hAnsi="Courier New" w:hint="default"/>
      </w:rPr>
    </w:lvl>
    <w:lvl w:ilvl="5" w:tplc="96C69FB2">
      <w:start w:val="1"/>
      <w:numFmt w:val="bullet"/>
      <w:lvlText w:val=""/>
      <w:lvlJc w:val="left"/>
      <w:pPr>
        <w:ind w:left="4320" w:hanging="360"/>
      </w:pPr>
      <w:rPr>
        <w:rFonts w:ascii="Wingdings" w:hAnsi="Wingdings" w:hint="default"/>
      </w:rPr>
    </w:lvl>
    <w:lvl w:ilvl="6" w:tplc="0E6C97EC">
      <w:start w:val="1"/>
      <w:numFmt w:val="bullet"/>
      <w:lvlText w:val=""/>
      <w:lvlJc w:val="left"/>
      <w:pPr>
        <w:ind w:left="5040" w:hanging="360"/>
      </w:pPr>
      <w:rPr>
        <w:rFonts w:ascii="Symbol" w:hAnsi="Symbol" w:hint="default"/>
      </w:rPr>
    </w:lvl>
    <w:lvl w:ilvl="7" w:tplc="DB1C7E50">
      <w:start w:val="1"/>
      <w:numFmt w:val="bullet"/>
      <w:lvlText w:val="o"/>
      <w:lvlJc w:val="left"/>
      <w:pPr>
        <w:ind w:left="5760" w:hanging="360"/>
      </w:pPr>
      <w:rPr>
        <w:rFonts w:ascii="Courier New" w:hAnsi="Courier New" w:hint="default"/>
      </w:rPr>
    </w:lvl>
    <w:lvl w:ilvl="8" w:tplc="29921E4A">
      <w:start w:val="1"/>
      <w:numFmt w:val="bullet"/>
      <w:lvlText w:val=""/>
      <w:lvlJc w:val="left"/>
      <w:pPr>
        <w:ind w:left="6480" w:hanging="360"/>
      </w:pPr>
      <w:rPr>
        <w:rFonts w:ascii="Wingdings" w:hAnsi="Wingdings" w:hint="default"/>
      </w:rPr>
    </w:lvl>
  </w:abstractNum>
  <w:abstractNum w:abstractNumId="117" w15:restartNumberingAfterBreak="0">
    <w:nsid w:val="4BC0BCB6"/>
    <w:multiLevelType w:val="hybridMultilevel"/>
    <w:tmpl w:val="C71057B0"/>
    <w:lvl w:ilvl="0" w:tplc="8908858A">
      <w:start w:val="1"/>
      <w:numFmt w:val="decimal"/>
      <w:lvlText w:val="%1."/>
      <w:lvlJc w:val="left"/>
      <w:pPr>
        <w:ind w:left="720" w:hanging="360"/>
      </w:pPr>
    </w:lvl>
    <w:lvl w:ilvl="1" w:tplc="65D61CBE">
      <w:start w:val="1"/>
      <w:numFmt w:val="lowerLetter"/>
      <w:lvlText w:val="%2."/>
      <w:lvlJc w:val="left"/>
      <w:pPr>
        <w:ind w:left="1440" w:hanging="360"/>
      </w:pPr>
    </w:lvl>
    <w:lvl w:ilvl="2" w:tplc="28DE35CE">
      <w:start w:val="1"/>
      <w:numFmt w:val="lowerRoman"/>
      <w:lvlText w:val="%3."/>
      <w:lvlJc w:val="right"/>
      <w:pPr>
        <w:ind w:left="2160" w:hanging="180"/>
      </w:pPr>
    </w:lvl>
    <w:lvl w:ilvl="3" w:tplc="7938D788">
      <w:start w:val="1"/>
      <w:numFmt w:val="decimal"/>
      <w:lvlText w:val="%4."/>
      <w:lvlJc w:val="left"/>
      <w:pPr>
        <w:ind w:left="2880" w:hanging="360"/>
      </w:pPr>
    </w:lvl>
    <w:lvl w:ilvl="4" w:tplc="2738EA28">
      <w:start w:val="1"/>
      <w:numFmt w:val="lowerLetter"/>
      <w:lvlText w:val="%5."/>
      <w:lvlJc w:val="left"/>
      <w:pPr>
        <w:ind w:left="3600" w:hanging="360"/>
      </w:pPr>
    </w:lvl>
    <w:lvl w:ilvl="5" w:tplc="84B828AC">
      <w:start w:val="1"/>
      <w:numFmt w:val="lowerRoman"/>
      <w:lvlText w:val="%6."/>
      <w:lvlJc w:val="right"/>
      <w:pPr>
        <w:ind w:left="4320" w:hanging="180"/>
      </w:pPr>
    </w:lvl>
    <w:lvl w:ilvl="6" w:tplc="AA50695C">
      <w:start w:val="1"/>
      <w:numFmt w:val="decimal"/>
      <w:lvlText w:val="%7."/>
      <w:lvlJc w:val="left"/>
      <w:pPr>
        <w:ind w:left="5040" w:hanging="360"/>
      </w:pPr>
    </w:lvl>
    <w:lvl w:ilvl="7" w:tplc="87AE99A6">
      <w:start w:val="1"/>
      <w:numFmt w:val="lowerLetter"/>
      <w:lvlText w:val="%8."/>
      <w:lvlJc w:val="left"/>
      <w:pPr>
        <w:ind w:left="5760" w:hanging="360"/>
      </w:pPr>
    </w:lvl>
    <w:lvl w:ilvl="8" w:tplc="25CEB7E0">
      <w:start w:val="1"/>
      <w:numFmt w:val="lowerRoman"/>
      <w:lvlText w:val="%9."/>
      <w:lvlJc w:val="right"/>
      <w:pPr>
        <w:ind w:left="6480" w:hanging="180"/>
      </w:pPr>
    </w:lvl>
  </w:abstractNum>
  <w:abstractNum w:abstractNumId="118" w15:restartNumberingAfterBreak="0">
    <w:nsid w:val="4C8F6916"/>
    <w:multiLevelType w:val="hybridMultilevel"/>
    <w:tmpl w:val="6C349248"/>
    <w:lvl w:ilvl="0" w:tplc="4D76FD6E">
      <w:start w:val="6"/>
      <w:numFmt w:val="decimal"/>
      <w:lvlText w:val="%1."/>
      <w:lvlJc w:val="left"/>
      <w:pPr>
        <w:ind w:left="720" w:hanging="360"/>
      </w:pPr>
    </w:lvl>
    <w:lvl w:ilvl="1" w:tplc="0F8CB02E">
      <w:start w:val="1"/>
      <w:numFmt w:val="lowerLetter"/>
      <w:lvlText w:val="%2."/>
      <w:lvlJc w:val="left"/>
      <w:pPr>
        <w:ind w:left="1440" w:hanging="360"/>
      </w:pPr>
    </w:lvl>
    <w:lvl w:ilvl="2" w:tplc="60F29122">
      <w:start w:val="1"/>
      <w:numFmt w:val="lowerRoman"/>
      <w:lvlText w:val="%3."/>
      <w:lvlJc w:val="right"/>
      <w:pPr>
        <w:ind w:left="2160" w:hanging="180"/>
      </w:pPr>
    </w:lvl>
    <w:lvl w:ilvl="3" w:tplc="66D2E6A0">
      <w:start w:val="1"/>
      <w:numFmt w:val="decimal"/>
      <w:lvlText w:val="%4."/>
      <w:lvlJc w:val="left"/>
      <w:pPr>
        <w:ind w:left="2880" w:hanging="360"/>
      </w:pPr>
    </w:lvl>
    <w:lvl w:ilvl="4" w:tplc="1910F140">
      <w:start w:val="1"/>
      <w:numFmt w:val="lowerLetter"/>
      <w:lvlText w:val="%5."/>
      <w:lvlJc w:val="left"/>
      <w:pPr>
        <w:ind w:left="3600" w:hanging="360"/>
      </w:pPr>
    </w:lvl>
    <w:lvl w:ilvl="5" w:tplc="D86EACE0">
      <w:start w:val="1"/>
      <w:numFmt w:val="lowerRoman"/>
      <w:lvlText w:val="%6."/>
      <w:lvlJc w:val="right"/>
      <w:pPr>
        <w:ind w:left="4320" w:hanging="180"/>
      </w:pPr>
    </w:lvl>
    <w:lvl w:ilvl="6" w:tplc="77E404EA">
      <w:start w:val="1"/>
      <w:numFmt w:val="decimal"/>
      <w:lvlText w:val="%7."/>
      <w:lvlJc w:val="left"/>
      <w:pPr>
        <w:ind w:left="5040" w:hanging="360"/>
      </w:pPr>
    </w:lvl>
    <w:lvl w:ilvl="7" w:tplc="BED485C2">
      <w:start w:val="1"/>
      <w:numFmt w:val="lowerLetter"/>
      <w:lvlText w:val="%8."/>
      <w:lvlJc w:val="left"/>
      <w:pPr>
        <w:ind w:left="5760" w:hanging="360"/>
      </w:pPr>
    </w:lvl>
    <w:lvl w:ilvl="8" w:tplc="FDB4821C">
      <w:start w:val="1"/>
      <w:numFmt w:val="lowerRoman"/>
      <w:lvlText w:val="%9."/>
      <w:lvlJc w:val="right"/>
      <w:pPr>
        <w:ind w:left="6480" w:hanging="180"/>
      </w:pPr>
    </w:lvl>
  </w:abstractNum>
  <w:abstractNum w:abstractNumId="119" w15:restartNumberingAfterBreak="0">
    <w:nsid w:val="4CAD6B20"/>
    <w:multiLevelType w:val="hybridMultilevel"/>
    <w:tmpl w:val="55DEA686"/>
    <w:lvl w:ilvl="0" w:tplc="006EF77C">
      <w:start w:val="1"/>
      <w:numFmt w:val="bullet"/>
      <w:lvlText w:val=""/>
      <w:lvlJc w:val="left"/>
      <w:pPr>
        <w:ind w:left="720" w:hanging="360"/>
      </w:pPr>
      <w:rPr>
        <w:rFonts w:ascii="Symbol" w:hAnsi="Symbol" w:hint="default"/>
      </w:rPr>
    </w:lvl>
    <w:lvl w:ilvl="1" w:tplc="FAD8E68C">
      <w:start w:val="1"/>
      <w:numFmt w:val="bullet"/>
      <w:lvlText w:val="o"/>
      <w:lvlJc w:val="left"/>
      <w:pPr>
        <w:ind w:left="1440" w:hanging="360"/>
      </w:pPr>
      <w:rPr>
        <w:rFonts w:ascii="Courier New" w:hAnsi="Courier New" w:hint="default"/>
      </w:rPr>
    </w:lvl>
    <w:lvl w:ilvl="2" w:tplc="39945832">
      <w:start w:val="1"/>
      <w:numFmt w:val="bullet"/>
      <w:lvlText w:val=""/>
      <w:lvlJc w:val="left"/>
      <w:pPr>
        <w:ind w:left="2160" w:hanging="360"/>
      </w:pPr>
      <w:rPr>
        <w:rFonts w:ascii="Wingdings" w:hAnsi="Wingdings" w:hint="default"/>
      </w:rPr>
    </w:lvl>
    <w:lvl w:ilvl="3" w:tplc="E15ABC8E">
      <w:start w:val="1"/>
      <w:numFmt w:val="bullet"/>
      <w:lvlText w:val=""/>
      <w:lvlJc w:val="left"/>
      <w:pPr>
        <w:ind w:left="2880" w:hanging="360"/>
      </w:pPr>
      <w:rPr>
        <w:rFonts w:ascii="Symbol" w:hAnsi="Symbol" w:hint="default"/>
      </w:rPr>
    </w:lvl>
    <w:lvl w:ilvl="4" w:tplc="0CA8E1DA">
      <w:start w:val="1"/>
      <w:numFmt w:val="bullet"/>
      <w:lvlText w:val="o"/>
      <w:lvlJc w:val="left"/>
      <w:pPr>
        <w:ind w:left="3600" w:hanging="360"/>
      </w:pPr>
      <w:rPr>
        <w:rFonts w:ascii="Courier New" w:hAnsi="Courier New" w:hint="default"/>
      </w:rPr>
    </w:lvl>
    <w:lvl w:ilvl="5" w:tplc="05DC18B8">
      <w:start w:val="1"/>
      <w:numFmt w:val="bullet"/>
      <w:lvlText w:val=""/>
      <w:lvlJc w:val="left"/>
      <w:pPr>
        <w:ind w:left="4320" w:hanging="360"/>
      </w:pPr>
      <w:rPr>
        <w:rFonts w:ascii="Wingdings" w:hAnsi="Wingdings" w:hint="default"/>
      </w:rPr>
    </w:lvl>
    <w:lvl w:ilvl="6" w:tplc="B9CC72FE">
      <w:start w:val="1"/>
      <w:numFmt w:val="bullet"/>
      <w:lvlText w:val=""/>
      <w:lvlJc w:val="left"/>
      <w:pPr>
        <w:ind w:left="5040" w:hanging="360"/>
      </w:pPr>
      <w:rPr>
        <w:rFonts w:ascii="Symbol" w:hAnsi="Symbol" w:hint="default"/>
      </w:rPr>
    </w:lvl>
    <w:lvl w:ilvl="7" w:tplc="DF2E8E96">
      <w:start w:val="1"/>
      <w:numFmt w:val="bullet"/>
      <w:lvlText w:val="o"/>
      <w:lvlJc w:val="left"/>
      <w:pPr>
        <w:ind w:left="5760" w:hanging="360"/>
      </w:pPr>
      <w:rPr>
        <w:rFonts w:ascii="Courier New" w:hAnsi="Courier New" w:hint="default"/>
      </w:rPr>
    </w:lvl>
    <w:lvl w:ilvl="8" w:tplc="77883D88">
      <w:start w:val="1"/>
      <w:numFmt w:val="bullet"/>
      <w:lvlText w:val=""/>
      <w:lvlJc w:val="left"/>
      <w:pPr>
        <w:ind w:left="6480" w:hanging="360"/>
      </w:pPr>
      <w:rPr>
        <w:rFonts w:ascii="Wingdings" w:hAnsi="Wingdings" w:hint="default"/>
      </w:rPr>
    </w:lvl>
  </w:abstractNum>
  <w:abstractNum w:abstractNumId="120" w15:restartNumberingAfterBreak="0">
    <w:nsid w:val="4DBF0A0A"/>
    <w:multiLevelType w:val="hybridMultilevel"/>
    <w:tmpl w:val="5B5AF9C2"/>
    <w:lvl w:ilvl="0" w:tplc="0C22FA54">
      <w:start w:val="1"/>
      <w:numFmt w:val="bullet"/>
      <w:lvlText w:val=""/>
      <w:lvlJc w:val="left"/>
      <w:pPr>
        <w:ind w:left="720" w:hanging="360"/>
      </w:pPr>
      <w:rPr>
        <w:rFonts w:ascii="Symbol" w:hAnsi="Symbol" w:hint="default"/>
      </w:rPr>
    </w:lvl>
    <w:lvl w:ilvl="1" w:tplc="EFD42AEE">
      <w:start w:val="1"/>
      <w:numFmt w:val="bullet"/>
      <w:lvlText w:val="o"/>
      <w:lvlJc w:val="left"/>
      <w:pPr>
        <w:ind w:left="1440" w:hanging="360"/>
      </w:pPr>
      <w:rPr>
        <w:rFonts w:ascii="Courier New" w:hAnsi="Courier New" w:hint="default"/>
      </w:rPr>
    </w:lvl>
    <w:lvl w:ilvl="2" w:tplc="437E98E8">
      <w:start w:val="1"/>
      <w:numFmt w:val="bullet"/>
      <w:lvlText w:val=""/>
      <w:lvlJc w:val="left"/>
      <w:pPr>
        <w:ind w:left="2160" w:hanging="360"/>
      </w:pPr>
      <w:rPr>
        <w:rFonts w:ascii="Wingdings" w:hAnsi="Wingdings" w:hint="default"/>
      </w:rPr>
    </w:lvl>
    <w:lvl w:ilvl="3" w:tplc="ACE459C0">
      <w:start w:val="1"/>
      <w:numFmt w:val="bullet"/>
      <w:lvlText w:val=""/>
      <w:lvlJc w:val="left"/>
      <w:pPr>
        <w:ind w:left="2880" w:hanging="360"/>
      </w:pPr>
      <w:rPr>
        <w:rFonts w:ascii="Symbol" w:hAnsi="Symbol" w:hint="default"/>
      </w:rPr>
    </w:lvl>
    <w:lvl w:ilvl="4" w:tplc="AE9E982E">
      <w:start w:val="1"/>
      <w:numFmt w:val="bullet"/>
      <w:lvlText w:val="o"/>
      <w:lvlJc w:val="left"/>
      <w:pPr>
        <w:ind w:left="3600" w:hanging="360"/>
      </w:pPr>
      <w:rPr>
        <w:rFonts w:ascii="Courier New" w:hAnsi="Courier New" w:hint="default"/>
      </w:rPr>
    </w:lvl>
    <w:lvl w:ilvl="5" w:tplc="9558E534">
      <w:start w:val="1"/>
      <w:numFmt w:val="bullet"/>
      <w:lvlText w:val=""/>
      <w:lvlJc w:val="left"/>
      <w:pPr>
        <w:ind w:left="4320" w:hanging="360"/>
      </w:pPr>
      <w:rPr>
        <w:rFonts w:ascii="Wingdings" w:hAnsi="Wingdings" w:hint="default"/>
      </w:rPr>
    </w:lvl>
    <w:lvl w:ilvl="6" w:tplc="8BAE1166">
      <w:start w:val="1"/>
      <w:numFmt w:val="bullet"/>
      <w:lvlText w:val=""/>
      <w:lvlJc w:val="left"/>
      <w:pPr>
        <w:ind w:left="5040" w:hanging="360"/>
      </w:pPr>
      <w:rPr>
        <w:rFonts w:ascii="Symbol" w:hAnsi="Symbol" w:hint="default"/>
      </w:rPr>
    </w:lvl>
    <w:lvl w:ilvl="7" w:tplc="D5CA4ECC">
      <w:start w:val="1"/>
      <w:numFmt w:val="bullet"/>
      <w:lvlText w:val="o"/>
      <w:lvlJc w:val="left"/>
      <w:pPr>
        <w:ind w:left="5760" w:hanging="360"/>
      </w:pPr>
      <w:rPr>
        <w:rFonts w:ascii="Courier New" w:hAnsi="Courier New" w:hint="default"/>
      </w:rPr>
    </w:lvl>
    <w:lvl w:ilvl="8" w:tplc="381601CC">
      <w:start w:val="1"/>
      <w:numFmt w:val="bullet"/>
      <w:lvlText w:val=""/>
      <w:lvlJc w:val="left"/>
      <w:pPr>
        <w:ind w:left="6480" w:hanging="360"/>
      </w:pPr>
      <w:rPr>
        <w:rFonts w:ascii="Wingdings" w:hAnsi="Wingdings" w:hint="default"/>
      </w:rPr>
    </w:lvl>
  </w:abstractNum>
  <w:abstractNum w:abstractNumId="121" w15:restartNumberingAfterBreak="0">
    <w:nsid w:val="4DD6BE8D"/>
    <w:multiLevelType w:val="hybridMultilevel"/>
    <w:tmpl w:val="22F47300"/>
    <w:lvl w:ilvl="0" w:tplc="435685AE">
      <w:start w:val="1"/>
      <w:numFmt w:val="bullet"/>
      <w:lvlText w:val=""/>
      <w:lvlJc w:val="left"/>
      <w:pPr>
        <w:ind w:left="720" w:hanging="360"/>
      </w:pPr>
      <w:rPr>
        <w:rFonts w:ascii="Symbol" w:hAnsi="Symbol" w:hint="default"/>
      </w:rPr>
    </w:lvl>
    <w:lvl w:ilvl="1" w:tplc="FECC8D7E">
      <w:start w:val="1"/>
      <w:numFmt w:val="bullet"/>
      <w:lvlText w:val="o"/>
      <w:lvlJc w:val="left"/>
      <w:pPr>
        <w:ind w:left="1440" w:hanging="360"/>
      </w:pPr>
      <w:rPr>
        <w:rFonts w:ascii="Courier New" w:hAnsi="Courier New" w:hint="default"/>
      </w:rPr>
    </w:lvl>
    <w:lvl w:ilvl="2" w:tplc="80A6FFB6">
      <w:start w:val="1"/>
      <w:numFmt w:val="bullet"/>
      <w:lvlText w:val=""/>
      <w:lvlJc w:val="left"/>
      <w:pPr>
        <w:ind w:left="2160" w:hanging="360"/>
      </w:pPr>
      <w:rPr>
        <w:rFonts w:ascii="Wingdings" w:hAnsi="Wingdings" w:hint="default"/>
      </w:rPr>
    </w:lvl>
    <w:lvl w:ilvl="3" w:tplc="6E6EF5EE">
      <w:start w:val="1"/>
      <w:numFmt w:val="bullet"/>
      <w:lvlText w:val=""/>
      <w:lvlJc w:val="left"/>
      <w:pPr>
        <w:ind w:left="2880" w:hanging="360"/>
      </w:pPr>
      <w:rPr>
        <w:rFonts w:ascii="Symbol" w:hAnsi="Symbol" w:hint="default"/>
      </w:rPr>
    </w:lvl>
    <w:lvl w:ilvl="4" w:tplc="2DE4D8A6">
      <w:start w:val="1"/>
      <w:numFmt w:val="bullet"/>
      <w:lvlText w:val="o"/>
      <w:lvlJc w:val="left"/>
      <w:pPr>
        <w:ind w:left="3600" w:hanging="360"/>
      </w:pPr>
      <w:rPr>
        <w:rFonts w:ascii="Courier New" w:hAnsi="Courier New" w:hint="default"/>
      </w:rPr>
    </w:lvl>
    <w:lvl w:ilvl="5" w:tplc="E0BACDB0">
      <w:start w:val="1"/>
      <w:numFmt w:val="bullet"/>
      <w:lvlText w:val=""/>
      <w:lvlJc w:val="left"/>
      <w:pPr>
        <w:ind w:left="4320" w:hanging="360"/>
      </w:pPr>
      <w:rPr>
        <w:rFonts w:ascii="Wingdings" w:hAnsi="Wingdings" w:hint="default"/>
      </w:rPr>
    </w:lvl>
    <w:lvl w:ilvl="6" w:tplc="7DF45A4E">
      <w:start w:val="1"/>
      <w:numFmt w:val="bullet"/>
      <w:lvlText w:val=""/>
      <w:lvlJc w:val="left"/>
      <w:pPr>
        <w:ind w:left="5040" w:hanging="360"/>
      </w:pPr>
      <w:rPr>
        <w:rFonts w:ascii="Symbol" w:hAnsi="Symbol" w:hint="default"/>
      </w:rPr>
    </w:lvl>
    <w:lvl w:ilvl="7" w:tplc="CE2015AE">
      <w:start w:val="1"/>
      <w:numFmt w:val="bullet"/>
      <w:lvlText w:val="o"/>
      <w:lvlJc w:val="left"/>
      <w:pPr>
        <w:ind w:left="5760" w:hanging="360"/>
      </w:pPr>
      <w:rPr>
        <w:rFonts w:ascii="Courier New" w:hAnsi="Courier New" w:hint="default"/>
      </w:rPr>
    </w:lvl>
    <w:lvl w:ilvl="8" w:tplc="319C7644">
      <w:start w:val="1"/>
      <w:numFmt w:val="bullet"/>
      <w:lvlText w:val=""/>
      <w:lvlJc w:val="left"/>
      <w:pPr>
        <w:ind w:left="6480" w:hanging="360"/>
      </w:pPr>
      <w:rPr>
        <w:rFonts w:ascii="Wingdings" w:hAnsi="Wingdings" w:hint="default"/>
      </w:rPr>
    </w:lvl>
  </w:abstractNum>
  <w:abstractNum w:abstractNumId="122" w15:restartNumberingAfterBreak="0">
    <w:nsid w:val="4E04ABEB"/>
    <w:multiLevelType w:val="hybridMultilevel"/>
    <w:tmpl w:val="B50E63EA"/>
    <w:lvl w:ilvl="0" w:tplc="7F44D8D6">
      <w:start w:val="1"/>
      <w:numFmt w:val="decimal"/>
      <w:lvlText w:val="%1."/>
      <w:lvlJc w:val="left"/>
      <w:pPr>
        <w:ind w:left="720" w:hanging="360"/>
      </w:pPr>
    </w:lvl>
    <w:lvl w:ilvl="1" w:tplc="3586D280">
      <w:start w:val="1"/>
      <w:numFmt w:val="lowerLetter"/>
      <w:lvlText w:val="%2."/>
      <w:lvlJc w:val="left"/>
      <w:pPr>
        <w:ind w:left="1440" w:hanging="360"/>
      </w:pPr>
    </w:lvl>
    <w:lvl w:ilvl="2" w:tplc="29B6A504">
      <w:start w:val="1"/>
      <w:numFmt w:val="lowerRoman"/>
      <w:lvlText w:val="%3."/>
      <w:lvlJc w:val="right"/>
      <w:pPr>
        <w:ind w:left="2160" w:hanging="180"/>
      </w:pPr>
    </w:lvl>
    <w:lvl w:ilvl="3" w:tplc="1ECCEBFE">
      <w:start w:val="1"/>
      <w:numFmt w:val="decimal"/>
      <w:lvlText w:val="%4."/>
      <w:lvlJc w:val="left"/>
      <w:pPr>
        <w:ind w:left="2880" w:hanging="360"/>
      </w:pPr>
    </w:lvl>
    <w:lvl w:ilvl="4" w:tplc="25384A0A">
      <w:start w:val="1"/>
      <w:numFmt w:val="lowerLetter"/>
      <w:lvlText w:val="%5."/>
      <w:lvlJc w:val="left"/>
      <w:pPr>
        <w:ind w:left="3600" w:hanging="360"/>
      </w:pPr>
    </w:lvl>
    <w:lvl w:ilvl="5" w:tplc="DC30BED0">
      <w:start w:val="1"/>
      <w:numFmt w:val="lowerRoman"/>
      <w:lvlText w:val="%6."/>
      <w:lvlJc w:val="right"/>
      <w:pPr>
        <w:ind w:left="4320" w:hanging="180"/>
      </w:pPr>
    </w:lvl>
    <w:lvl w:ilvl="6" w:tplc="E6841B58">
      <w:start w:val="1"/>
      <w:numFmt w:val="decimal"/>
      <w:lvlText w:val="%7."/>
      <w:lvlJc w:val="left"/>
      <w:pPr>
        <w:ind w:left="5040" w:hanging="360"/>
      </w:pPr>
    </w:lvl>
    <w:lvl w:ilvl="7" w:tplc="6734AF7E">
      <w:start w:val="1"/>
      <w:numFmt w:val="lowerLetter"/>
      <w:lvlText w:val="%8."/>
      <w:lvlJc w:val="left"/>
      <w:pPr>
        <w:ind w:left="5760" w:hanging="360"/>
      </w:pPr>
    </w:lvl>
    <w:lvl w:ilvl="8" w:tplc="14EE37F0">
      <w:start w:val="1"/>
      <w:numFmt w:val="lowerRoman"/>
      <w:lvlText w:val="%9."/>
      <w:lvlJc w:val="right"/>
      <w:pPr>
        <w:ind w:left="6480" w:hanging="180"/>
      </w:pPr>
    </w:lvl>
  </w:abstractNum>
  <w:abstractNum w:abstractNumId="123" w15:restartNumberingAfterBreak="0">
    <w:nsid w:val="4E0FE02F"/>
    <w:multiLevelType w:val="hybridMultilevel"/>
    <w:tmpl w:val="B128FEE0"/>
    <w:lvl w:ilvl="0" w:tplc="9586C1D0">
      <w:start w:val="1"/>
      <w:numFmt w:val="bullet"/>
      <w:lvlText w:val=""/>
      <w:lvlJc w:val="left"/>
      <w:pPr>
        <w:ind w:left="720" w:hanging="360"/>
      </w:pPr>
      <w:rPr>
        <w:rFonts w:ascii="Symbol" w:hAnsi="Symbol" w:hint="default"/>
      </w:rPr>
    </w:lvl>
    <w:lvl w:ilvl="1" w:tplc="BD9EDBFE">
      <w:start w:val="1"/>
      <w:numFmt w:val="bullet"/>
      <w:lvlText w:val="o"/>
      <w:lvlJc w:val="left"/>
      <w:pPr>
        <w:ind w:left="1440" w:hanging="360"/>
      </w:pPr>
      <w:rPr>
        <w:rFonts w:ascii="Courier New" w:hAnsi="Courier New" w:hint="default"/>
      </w:rPr>
    </w:lvl>
    <w:lvl w:ilvl="2" w:tplc="18D61A26">
      <w:start w:val="1"/>
      <w:numFmt w:val="bullet"/>
      <w:lvlText w:val=""/>
      <w:lvlJc w:val="left"/>
      <w:pPr>
        <w:ind w:left="2160" w:hanging="360"/>
      </w:pPr>
      <w:rPr>
        <w:rFonts w:ascii="Wingdings" w:hAnsi="Wingdings" w:hint="default"/>
      </w:rPr>
    </w:lvl>
    <w:lvl w:ilvl="3" w:tplc="A0FA46BA">
      <w:start w:val="1"/>
      <w:numFmt w:val="bullet"/>
      <w:lvlText w:val=""/>
      <w:lvlJc w:val="left"/>
      <w:pPr>
        <w:ind w:left="2880" w:hanging="360"/>
      </w:pPr>
      <w:rPr>
        <w:rFonts w:ascii="Symbol" w:hAnsi="Symbol" w:hint="default"/>
      </w:rPr>
    </w:lvl>
    <w:lvl w:ilvl="4" w:tplc="D9762870">
      <w:start w:val="1"/>
      <w:numFmt w:val="bullet"/>
      <w:lvlText w:val="o"/>
      <w:lvlJc w:val="left"/>
      <w:pPr>
        <w:ind w:left="3600" w:hanging="360"/>
      </w:pPr>
      <w:rPr>
        <w:rFonts w:ascii="Courier New" w:hAnsi="Courier New" w:hint="default"/>
      </w:rPr>
    </w:lvl>
    <w:lvl w:ilvl="5" w:tplc="A1802998">
      <w:start w:val="1"/>
      <w:numFmt w:val="bullet"/>
      <w:lvlText w:val=""/>
      <w:lvlJc w:val="left"/>
      <w:pPr>
        <w:ind w:left="4320" w:hanging="360"/>
      </w:pPr>
      <w:rPr>
        <w:rFonts w:ascii="Wingdings" w:hAnsi="Wingdings" w:hint="default"/>
      </w:rPr>
    </w:lvl>
    <w:lvl w:ilvl="6" w:tplc="20DE56E4">
      <w:start w:val="1"/>
      <w:numFmt w:val="bullet"/>
      <w:lvlText w:val=""/>
      <w:lvlJc w:val="left"/>
      <w:pPr>
        <w:ind w:left="5040" w:hanging="360"/>
      </w:pPr>
      <w:rPr>
        <w:rFonts w:ascii="Symbol" w:hAnsi="Symbol" w:hint="default"/>
      </w:rPr>
    </w:lvl>
    <w:lvl w:ilvl="7" w:tplc="D3F85A42">
      <w:start w:val="1"/>
      <w:numFmt w:val="bullet"/>
      <w:lvlText w:val="o"/>
      <w:lvlJc w:val="left"/>
      <w:pPr>
        <w:ind w:left="5760" w:hanging="360"/>
      </w:pPr>
      <w:rPr>
        <w:rFonts w:ascii="Courier New" w:hAnsi="Courier New" w:hint="default"/>
      </w:rPr>
    </w:lvl>
    <w:lvl w:ilvl="8" w:tplc="EF8676A2">
      <w:start w:val="1"/>
      <w:numFmt w:val="bullet"/>
      <w:lvlText w:val=""/>
      <w:lvlJc w:val="left"/>
      <w:pPr>
        <w:ind w:left="6480" w:hanging="360"/>
      </w:pPr>
      <w:rPr>
        <w:rFonts w:ascii="Wingdings" w:hAnsi="Wingdings" w:hint="default"/>
      </w:rPr>
    </w:lvl>
  </w:abstractNum>
  <w:abstractNum w:abstractNumId="124" w15:restartNumberingAfterBreak="0">
    <w:nsid w:val="4F4451D1"/>
    <w:multiLevelType w:val="hybridMultilevel"/>
    <w:tmpl w:val="727A20BC"/>
    <w:lvl w:ilvl="0" w:tplc="105E6514">
      <w:start w:val="1"/>
      <w:numFmt w:val="bullet"/>
      <w:lvlText w:val=""/>
      <w:lvlJc w:val="left"/>
      <w:pPr>
        <w:ind w:left="720" w:hanging="360"/>
      </w:pPr>
      <w:rPr>
        <w:rFonts w:ascii="Symbol" w:hAnsi="Symbol" w:hint="default"/>
      </w:rPr>
    </w:lvl>
    <w:lvl w:ilvl="1" w:tplc="17D8FACE">
      <w:start w:val="1"/>
      <w:numFmt w:val="bullet"/>
      <w:lvlText w:val="o"/>
      <w:lvlJc w:val="left"/>
      <w:pPr>
        <w:ind w:left="1440" w:hanging="360"/>
      </w:pPr>
      <w:rPr>
        <w:rFonts w:ascii="Courier New" w:hAnsi="Courier New" w:hint="default"/>
      </w:rPr>
    </w:lvl>
    <w:lvl w:ilvl="2" w:tplc="3DC2AF36">
      <w:start w:val="1"/>
      <w:numFmt w:val="bullet"/>
      <w:lvlText w:val=""/>
      <w:lvlJc w:val="left"/>
      <w:pPr>
        <w:ind w:left="2160" w:hanging="360"/>
      </w:pPr>
      <w:rPr>
        <w:rFonts w:ascii="Wingdings" w:hAnsi="Wingdings" w:hint="default"/>
      </w:rPr>
    </w:lvl>
    <w:lvl w:ilvl="3" w:tplc="53147C10">
      <w:start w:val="1"/>
      <w:numFmt w:val="bullet"/>
      <w:lvlText w:val=""/>
      <w:lvlJc w:val="left"/>
      <w:pPr>
        <w:ind w:left="2880" w:hanging="360"/>
      </w:pPr>
      <w:rPr>
        <w:rFonts w:ascii="Symbol" w:hAnsi="Symbol" w:hint="default"/>
      </w:rPr>
    </w:lvl>
    <w:lvl w:ilvl="4" w:tplc="008C6AF4">
      <w:start w:val="1"/>
      <w:numFmt w:val="bullet"/>
      <w:lvlText w:val="o"/>
      <w:lvlJc w:val="left"/>
      <w:pPr>
        <w:ind w:left="3600" w:hanging="360"/>
      </w:pPr>
      <w:rPr>
        <w:rFonts w:ascii="Courier New" w:hAnsi="Courier New" w:hint="default"/>
      </w:rPr>
    </w:lvl>
    <w:lvl w:ilvl="5" w:tplc="96B64A70">
      <w:start w:val="1"/>
      <w:numFmt w:val="bullet"/>
      <w:lvlText w:val=""/>
      <w:lvlJc w:val="left"/>
      <w:pPr>
        <w:ind w:left="4320" w:hanging="360"/>
      </w:pPr>
      <w:rPr>
        <w:rFonts w:ascii="Wingdings" w:hAnsi="Wingdings" w:hint="default"/>
      </w:rPr>
    </w:lvl>
    <w:lvl w:ilvl="6" w:tplc="F846438E">
      <w:start w:val="1"/>
      <w:numFmt w:val="bullet"/>
      <w:lvlText w:val=""/>
      <w:lvlJc w:val="left"/>
      <w:pPr>
        <w:ind w:left="5040" w:hanging="360"/>
      </w:pPr>
      <w:rPr>
        <w:rFonts w:ascii="Symbol" w:hAnsi="Symbol" w:hint="default"/>
      </w:rPr>
    </w:lvl>
    <w:lvl w:ilvl="7" w:tplc="306E61FC">
      <w:start w:val="1"/>
      <w:numFmt w:val="bullet"/>
      <w:lvlText w:val="o"/>
      <w:lvlJc w:val="left"/>
      <w:pPr>
        <w:ind w:left="5760" w:hanging="360"/>
      </w:pPr>
      <w:rPr>
        <w:rFonts w:ascii="Courier New" w:hAnsi="Courier New" w:hint="default"/>
      </w:rPr>
    </w:lvl>
    <w:lvl w:ilvl="8" w:tplc="881CFB5A">
      <w:start w:val="1"/>
      <w:numFmt w:val="bullet"/>
      <w:lvlText w:val=""/>
      <w:lvlJc w:val="left"/>
      <w:pPr>
        <w:ind w:left="6480" w:hanging="360"/>
      </w:pPr>
      <w:rPr>
        <w:rFonts w:ascii="Wingdings" w:hAnsi="Wingdings" w:hint="default"/>
      </w:rPr>
    </w:lvl>
  </w:abstractNum>
  <w:abstractNum w:abstractNumId="125" w15:restartNumberingAfterBreak="0">
    <w:nsid w:val="4F60125E"/>
    <w:multiLevelType w:val="hybridMultilevel"/>
    <w:tmpl w:val="BFD28408"/>
    <w:lvl w:ilvl="0" w:tplc="8DC8ABAC">
      <w:start w:val="1"/>
      <w:numFmt w:val="bullet"/>
      <w:lvlText w:val=""/>
      <w:lvlJc w:val="left"/>
      <w:pPr>
        <w:ind w:left="720" w:hanging="360"/>
      </w:pPr>
      <w:rPr>
        <w:rFonts w:ascii="Symbol" w:hAnsi="Symbol" w:hint="default"/>
      </w:rPr>
    </w:lvl>
    <w:lvl w:ilvl="1" w:tplc="8A88260A">
      <w:start w:val="1"/>
      <w:numFmt w:val="bullet"/>
      <w:lvlText w:val="o"/>
      <w:lvlJc w:val="left"/>
      <w:pPr>
        <w:ind w:left="1440" w:hanging="360"/>
      </w:pPr>
      <w:rPr>
        <w:rFonts w:ascii="Courier New" w:hAnsi="Courier New" w:hint="default"/>
      </w:rPr>
    </w:lvl>
    <w:lvl w:ilvl="2" w:tplc="C20487AE">
      <w:start w:val="1"/>
      <w:numFmt w:val="bullet"/>
      <w:lvlText w:val=""/>
      <w:lvlJc w:val="left"/>
      <w:pPr>
        <w:ind w:left="2160" w:hanging="360"/>
      </w:pPr>
      <w:rPr>
        <w:rFonts w:ascii="Wingdings" w:hAnsi="Wingdings" w:hint="default"/>
      </w:rPr>
    </w:lvl>
    <w:lvl w:ilvl="3" w:tplc="94087518">
      <w:start w:val="1"/>
      <w:numFmt w:val="bullet"/>
      <w:lvlText w:val=""/>
      <w:lvlJc w:val="left"/>
      <w:pPr>
        <w:ind w:left="2880" w:hanging="360"/>
      </w:pPr>
      <w:rPr>
        <w:rFonts w:ascii="Symbol" w:hAnsi="Symbol" w:hint="default"/>
      </w:rPr>
    </w:lvl>
    <w:lvl w:ilvl="4" w:tplc="8B26BEB2">
      <w:start w:val="1"/>
      <w:numFmt w:val="bullet"/>
      <w:lvlText w:val="o"/>
      <w:lvlJc w:val="left"/>
      <w:pPr>
        <w:ind w:left="3600" w:hanging="360"/>
      </w:pPr>
      <w:rPr>
        <w:rFonts w:ascii="Courier New" w:hAnsi="Courier New" w:hint="default"/>
      </w:rPr>
    </w:lvl>
    <w:lvl w:ilvl="5" w:tplc="43406CB0">
      <w:start w:val="1"/>
      <w:numFmt w:val="bullet"/>
      <w:lvlText w:val=""/>
      <w:lvlJc w:val="left"/>
      <w:pPr>
        <w:ind w:left="4320" w:hanging="360"/>
      </w:pPr>
      <w:rPr>
        <w:rFonts w:ascii="Wingdings" w:hAnsi="Wingdings" w:hint="default"/>
      </w:rPr>
    </w:lvl>
    <w:lvl w:ilvl="6" w:tplc="1F5A4320">
      <w:start w:val="1"/>
      <w:numFmt w:val="bullet"/>
      <w:lvlText w:val=""/>
      <w:lvlJc w:val="left"/>
      <w:pPr>
        <w:ind w:left="5040" w:hanging="360"/>
      </w:pPr>
      <w:rPr>
        <w:rFonts w:ascii="Symbol" w:hAnsi="Symbol" w:hint="default"/>
      </w:rPr>
    </w:lvl>
    <w:lvl w:ilvl="7" w:tplc="8C66C860">
      <w:start w:val="1"/>
      <w:numFmt w:val="bullet"/>
      <w:lvlText w:val="o"/>
      <w:lvlJc w:val="left"/>
      <w:pPr>
        <w:ind w:left="5760" w:hanging="360"/>
      </w:pPr>
      <w:rPr>
        <w:rFonts w:ascii="Courier New" w:hAnsi="Courier New" w:hint="default"/>
      </w:rPr>
    </w:lvl>
    <w:lvl w:ilvl="8" w:tplc="AE20A0AA">
      <w:start w:val="1"/>
      <w:numFmt w:val="bullet"/>
      <w:lvlText w:val=""/>
      <w:lvlJc w:val="left"/>
      <w:pPr>
        <w:ind w:left="6480" w:hanging="360"/>
      </w:pPr>
      <w:rPr>
        <w:rFonts w:ascii="Wingdings" w:hAnsi="Wingdings" w:hint="default"/>
      </w:rPr>
    </w:lvl>
  </w:abstractNum>
  <w:abstractNum w:abstractNumId="126" w15:restartNumberingAfterBreak="0">
    <w:nsid w:val="503F2D1B"/>
    <w:multiLevelType w:val="hybridMultilevel"/>
    <w:tmpl w:val="788E6FCA"/>
    <w:lvl w:ilvl="0" w:tplc="F2507F30">
      <w:start w:val="1"/>
      <w:numFmt w:val="decimal"/>
      <w:lvlText w:val="%1."/>
      <w:lvlJc w:val="left"/>
      <w:pPr>
        <w:ind w:left="720" w:hanging="360"/>
      </w:pPr>
    </w:lvl>
    <w:lvl w:ilvl="1" w:tplc="FD16BF5A">
      <w:start w:val="1"/>
      <w:numFmt w:val="lowerLetter"/>
      <w:lvlText w:val="%2."/>
      <w:lvlJc w:val="left"/>
      <w:pPr>
        <w:ind w:left="1440" w:hanging="360"/>
      </w:pPr>
    </w:lvl>
    <w:lvl w:ilvl="2" w:tplc="6FDCE8CE">
      <w:start w:val="1"/>
      <w:numFmt w:val="lowerRoman"/>
      <w:lvlText w:val="%3."/>
      <w:lvlJc w:val="right"/>
      <w:pPr>
        <w:ind w:left="2160" w:hanging="180"/>
      </w:pPr>
    </w:lvl>
    <w:lvl w:ilvl="3" w:tplc="D054AAE2">
      <w:start w:val="1"/>
      <w:numFmt w:val="decimal"/>
      <w:lvlText w:val="%4."/>
      <w:lvlJc w:val="left"/>
      <w:pPr>
        <w:ind w:left="2880" w:hanging="360"/>
      </w:pPr>
    </w:lvl>
    <w:lvl w:ilvl="4" w:tplc="2E8E4EDC">
      <w:start w:val="1"/>
      <w:numFmt w:val="lowerLetter"/>
      <w:lvlText w:val="%5."/>
      <w:lvlJc w:val="left"/>
      <w:pPr>
        <w:ind w:left="3600" w:hanging="360"/>
      </w:pPr>
    </w:lvl>
    <w:lvl w:ilvl="5" w:tplc="D81070C8">
      <w:start w:val="1"/>
      <w:numFmt w:val="lowerRoman"/>
      <w:lvlText w:val="%6."/>
      <w:lvlJc w:val="right"/>
      <w:pPr>
        <w:ind w:left="4320" w:hanging="180"/>
      </w:pPr>
    </w:lvl>
    <w:lvl w:ilvl="6" w:tplc="3474CB2E">
      <w:start w:val="1"/>
      <w:numFmt w:val="decimal"/>
      <w:lvlText w:val="%7."/>
      <w:lvlJc w:val="left"/>
      <w:pPr>
        <w:ind w:left="5040" w:hanging="360"/>
      </w:pPr>
    </w:lvl>
    <w:lvl w:ilvl="7" w:tplc="319C8E6E">
      <w:start w:val="1"/>
      <w:numFmt w:val="lowerLetter"/>
      <w:lvlText w:val="%8."/>
      <w:lvlJc w:val="left"/>
      <w:pPr>
        <w:ind w:left="5760" w:hanging="360"/>
      </w:pPr>
    </w:lvl>
    <w:lvl w:ilvl="8" w:tplc="B4D4C730">
      <w:start w:val="1"/>
      <w:numFmt w:val="lowerRoman"/>
      <w:lvlText w:val="%9."/>
      <w:lvlJc w:val="right"/>
      <w:pPr>
        <w:ind w:left="6480" w:hanging="180"/>
      </w:pPr>
    </w:lvl>
  </w:abstractNum>
  <w:abstractNum w:abstractNumId="127" w15:restartNumberingAfterBreak="0">
    <w:nsid w:val="50E047B9"/>
    <w:multiLevelType w:val="hybridMultilevel"/>
    <w:tmpl w:val="A9744834"/>
    <w:lvl w:ilvl="0" w:tplc="7F56A578">
      <w:start w:val="1"/>
      <w:numFmt w:val="bullet"/>
      <w:lvlText w:val=""/>
      <w:lvlJc w:val="left"/>
      <w:pPr>
        <w:ind w:left="720" w:hanging="360"/>
      </w:pPr>
      <w:rPr>
        <w:rFonts w:ascii="Symbol" w:hAnsi="Symbol" w:hint="default"/>
      </w:rPr>
    </w:lvl>
    <w:lvl w:ilvl="1" w:tplc="8640B54A">
      <w:start w:val="1"/>
      <w:numFmt w:val="bullet"/>
      <w:lvlText w:val="o"/>
      <w:lvlJc w:val="left"/>
      <w:pPr>
        <w:ind w:left="1440" w:hanging="360"/>
      </w:pPr>
      <w:rPr>
        <w:rFonts w:ascii="Courier New" w:hAnsi="Courier New" w:hint="default"/>
      </w:rPr>
    </w:lvl>
    <w:lvl w:ilvl="2" w:tplc="7D4EAF82">
      <w:start w:val="1"/>
      <w:numFmt w:val="bullet"/>
      <w:lvlText w:val=""/>
      <w:lvlJc w:val="left"/>
      <w:pPr>
        <w:ind w:left="2160" w:hanging="360"/>
      </w:pPr>
      <w:rPr>
        <w:rFonts w:ascii="Wingdings" w:hAnsi="Wingdings" w:hint="default"/>
      </w:rPr>
    </w:lvl>
    <w:lvl w:ilvl="3" w:tplc="909C4366">
      <w:start w:val="1"/>
      <w:numFmt w:val="bullet"/>
      <w:lvlText w:val=""/>
      <w:lvlJc w:val="left"/>
      <w:pPr>
        <w:ind w:left="2880" w:hanging="360"/>
      </w:pPr>
      <w:rPr>
        <w:rFonts w:ascii="Symbol" w:hAnsi="Symbol" w:hint="default"/>
      </w:rPr>
    </w:lvl>
    <w:lvl w:ilvl="4" w:tplc="1C0AF614">
      <w:start w:val="1"/>
      <w:numFmt w:val="bullet"/>
      <w:lvlText w:val="o"/>
      <w:lvlJc w:val="left"/>
      <w:pPr>
        <w:ind w:left="3600" w:hanging="360"/>
      </w:pPr>
      <w:rPr>
        <w:rFonts w:ascii="Courier New" w:hAnsi="Courier New" w:hint="default"/>
      </w:rPr>
    </w:lvl>
    <w:lvl w:ilvl="5" w:tplc="235E16F2">
      <w:start w:val="1"/>
      <w:numFmt w:val="bullet"/>
      <w:lvlText w:val=""/>
      <w:lvlJc w:val="left"/>
      <w:pPr>
        <w:ind w:left="4320" w:hanging="360"/>
      </w:pPr>
      <w:rPr>
        <w:rFonts w:ascii="Wingdings" w:hAnsi="Wingdings" w:hint="default"/>
      </w:rPr>
    </w:lvl>
    <w:lvl w:ilvl="6" w:tplc="818EB3FC">
      <w:start w:val="1"/>
      <w:numFmt w:val="bullet"/>
      <w:lvlText w:val=""/>
      <w:lvlJc w:val="left"/>
      <w:pPr>
        <w:ind w:left="5040" w:hanging="360"/>
      </w:pPr>
      <w:rPr>
        <w:rFonts w:ascii="Symbol" w:hAnsi="Symbol" w:hint="default"/>
      </w:rPr>
    </w:lvl>
    <w:lvl w:ilvl="7" w:tplc="3D28A0C6">
      <w:start w:val="1"/>
      <w:numFmt w:val="bullet"/>
      <w:lvlText w:val="o"/>
      <w:lvlJc w:val="left"/>
      <w:pPr>
        <w:ind w:left="5760" w:hanging="360"/>
      </w:pPr>
      <w:rPr>
        <w:rFonts w:ascii="Courier New" w:hAnsi="Courier New" w:hint="default"/>
      </w:rPr>
    </w:lvl>
    <w:lvl w:ilvl="8" w:tplc="336ADCD6">
      <w:start w:val="1"/>
      <w:numFmt w:val="bullet"/>
      <w:lvlText w:val=""/>
      <w:lvlJc w:val="left"/>
      <w:pPr>
        <w:ind w:left="6480" w:hanging="360"/>
      </w:pPr>
      <w:rPr>
        <w:rFonts w:ascii="Wingdings" w:hAnsi="Wingdings" w:hint="default"/>
      </w:rPr>
    </w:lvl>
  </w:abstractNum>
  <w:abstractNum w:abstractNumId="128" w15:restartNumberingAfterBreak="0">
    <w:nsid w:val="50F953C0"/>
    <w:multiLevelType w:val="hybridMultilevel"/>
    <w:tmpl w:val="F726109A"/>
    <w:lvl w:ilvl="0" w:tplc="329E23D4">
      <w:start w:val="1"/>
      <w:numFmt w:val="bullet"/>
      <w:lvlText w:val=""/>
      <w:lvlJc w:val="left"/>
      <w:pPr>
        <w:ind w:left="720" w:hanging="360"/>
      </w:pPr>
      <w:rPr>
        <w:rFonts w:ascii="Symbol" w:hAnsi="Symbol" w:hint="default"/>
      </w:rPr>
    </w:lvl>
    <w:lvl w:ilvl="1" w:tplc="F3B89F34">
      <w:start w:val="1"/>
      <w:numFmt w:val="bullet"/>
      <w:lvlText w:val="o"/>
      <w:lvlJc w:val="left"/>
      <w:pPr>
        <w:ind w:left="1440" w:hanging="360"/>
      </w:pPr>
      <w:rPr>
        <w:rFonts w:ascii="Courier New" w:hAnsi="Courier New" w:hint="default"/>
      </w:rPr>
    </w:lvl>
    <w:lvl w:ilvl="2" w:tplc="0D723EC4">
      <w:start w:val="1"/>
      <w:numFmt w:val="bullet"/>
      <w:lvlText w:val=""/>
      <w:lvlJc w:val="left"/>
      <w:pPr>
        <w:ind w:left="2160" w:hanging="360"/>
      </w:pPr>
      <w:rPr>
        <w:rFonts w:ascii="Wingdings" w:hAnsi="Wingdings" w:hint="default"/>
      </w:rPr>
    </w:lvl>
    <w:lvl w:ilvl="3" w:tplc="6798B514">
      <w:start w:val="1"/>
      <w:numFmt w:val="bullet"/>
      <w:lvlText w:val=""/>
      <w:lvlJc w:val="left"/>
      <w:pPr>
        <w:ind w:left="2880" w:hanging="360"/>
      </w:pPr>
      <w:rPr>
        <w:rFonts w:ascii="Symbol" w:hAnsi="Symbol" w:hint="default"/>
      </w:rPr>
    </w:lvl>
    <w:lvl w:ilvl="4" w:tplc="331E4CAA">
      <w:start w:val="1"/>
      <w:numFmt w:val="bullet"/>
      <w:lvlText w:val="o"/>
      <w:lvlJc w:val="left"/>
      <w:pPr>
        <w:ind w:left="3600" w:hanging="360"/>
      </w:pPr>
      <w:rPr>
        <w:rFonts w:ascii="Courier New" w:hAnsi="Courier New" w:hint="default"/>
      </w:rPr>
    </w:lvl>
    <w:lvl w:ilvl="5" w:tplc="90C68972">
      <w:start w:val="1"/>
      <w:numFmt w:val="bullet"/>
      <w:lvlText w:val=""/>
      <w:lvlJc w:val="left"/>
      <w:pPr>
        <w:ind w:left="4320" w:hanging="360"/>
      </w:pPr>
      <w:rPr>
        <w:rFonts w:ascii="Wingdings" w:hAnsi="Wingdings" w:hint="default"/>
      </w:rPr>
    </w:lvl>
    <w:lvl w:ilvl="6" w:tplc="7B46CFD2">
      <w:start w:val="1"/>
      <w:numFmt w:val="bullet"/>
      <w:lvlText w:val=""/>
      <w:lvlJc w:val="left"/>
      <w:pPr>
        <w:ind w:left="5040" w:hanging="360"/>
      </w:pPr>
      <w:rPr>
        <w:rFonts w:ascii="Symbol" w:hAnsi="Symbol" w:hint="default"/>
      </w:rPr>
    </w:lvl>
    <w:lvl w:ilvl="7" w:tplc="289C2D24">
      <w:start w:val="1"/>
      <w:numFmt w:val="bullet"/>
      <w:lvlText w:val="o"/>
      <w:lvlJc w:val="left"/>
      <w:pPr>
        <w:ind w:left="5760" w:hanging="360"/>
      </w:pPr>
      <w:rPr>
        <w:rFonts w:ascii="Courier New" w:hAnsi="Courier New" w:hint="default"/>
      </w:rPr>
    </w:lvl>
    <w:lvl w:ilvl="8" w:tplc="104809D0">
      <w:start w:val="1"/>
      <w:numFmt w:val="bullet"/>
      <w:lvlText w:val=""/>
      <w:lvlJc w:val="left"/>
      <w:pPr>
        <w:ind w:left="6480" w:hanging="360"/>
      </w:pPr>
      <w:rPr>
        <w:rFonts w:ascii="Wingdings" w:hAnsi="Wingdings" w:hint="default"/>
      </w:rPr>
    </w:lvl>
  </w:abstractNum>
  <w:abstractNum w:abstractNumId="129" w15:restartNumberingAfterBreak="0">
    <w:nsid w:val="525CF366"/>
    <w:multiLevelType w:val="hybridMultilevel"/>
    <w:tmpl w:val="BDBEBD78"/>
    <w:lvl w:ilvl="0" w:tplc="28C69004">
      <w:start w:val="1"/>
      <w:numFmt w:val="bullet"/>
      <w:lvlText w:val=""/>
      <w:lvlJc w:val="left"/>
      <w:pPr>
        <w:ind w:left="720" w:hanging="360"/>
      </w:pPr>
      <w:rPr>
        <w:rFonts w:ascii="Symbol" w:hAnsi="Symbol" w:hint="default"/>
      </w:rPr>
    </w:lvl>
    <w:lvl w:ilvl="1" w:tplc="6F0A582C">
      <w:start w:val="1"/>
      <w:numFmt w:val="bullet"/>
      <w:lvlText w:val="o"/>
      <w:lvlJc w:val="left"/>
      <w:pPr>
        <w:ind w:left="1440" w:hanging="360"/>
      </w:pPr>
      <w:rPr>
        <w:rFonts w:ascii="Courier New" w:hAnsi="Courier New" w:hint="default"/>
      </w:rPr>
    </w:lvl>
    <w:lvl w:ilvl="2" w:tplc="2030276C">
      <w:start w:val="1"/>
      <w:numFmt w:val="bullet"/>
      <w:lvlText w:val=""/>
      <w:lvlJc w:val="left"/>
      <w:pPr>
        <w:ind w:left="2160" w:hanging="360"/>
      </w:pPr>
      <w:rPr>
        <w:rFonts w:ascii="Wingdings" w:hAnsi="Wingdings" w:hint="default"/>
      </w:rPr>
    </w:lvl>
    <w:lvl w:ilvl="3" w:tplc="AC769626">
      <w:start w:val="1"/>
      <w:numFmt w:val="bullet"/>
      <w:lvlText w:val=""/>
      <w:lvlJc w:val="left"/>
      <w:pPr>
        <w:ind w:left="2880" w:hanging="360"/>
      </w:pPr>
      <w:rPr>
        <w:rFonts w:ascii="Symbol" w:hAnsi="Symbol" w:hint="default"/>
      </w:rPr>
    </w:lvl>
    <w:lvl w:ilvl="4" w:tplc="AF6C6096">
      <w:start w:val="1"/>
      <w:numFmt w:val="bullet"/>
      <w:lvlText w:val="o"/>
      <w:lvlJc w:val="left"/>
      <w:pPr>
        <w:ind w:left="3600" w:hanging="360"/>
      </w:pPr>
      <w:rPr>
        <w:rFonts w:ascii="Courier New" w:hAnsi="Courier New" w:hint="default"/>
      </w:rPr>
    </w:lvl>
    <w:lvl w:ilvl="5" w:tplc="B900B986">
      <w:start w:val="1"/>
      <w:numFmt w:val="bullet"/>
      <w:lvlText w:val=""/>
      <w:lvlJc w:val="left"/>
      <w:pPr>
        <w:ind w:left="4320" w:hanging="360"/>
      </w:pPr>
      <w:rPr>
        <w:rFonts w:ascii="Wingdings" w:hAnsi="Wingdings" w:hint="default"/>
      </w:rPr>
    </w:lvl>
    <w:lvl w:ilvl="6" w:tplc="FC828B46">
      <w:start w:val="1"/>
      <w:numFmt w:val="bullet"/>
      <w:lvlText w:val=""/>
      <w:lvlJc w:val="left"/>
      <w:pPr>
        <w:ind w:left="5040" w:hanging="360"/>
      </w:pPr>
      <w:rPr>
        <w:rFonts w:ascii="Symbol" w:hAnsi="Symbol" w:hint="default"/>
      </w:rPr>
    </w:lvl>
    <w:lvl w:ilvl="7" w:tplc="69B483CE">
      <w:start w:val="1"/>
      <w:numFmt w:val="bullet"/>
      <w:lvlText w:val="o"/>
      <w:lvlJc w:val="left"/>
      <w:pPr>
        <w:ind w:left="5760" w:hanging="360"/>
      </w:pPr>
      <w:rPr>
        <w:rFonts w:ascii="Courier New" w:hAnsi="Courier New" w:hint="default"/>
      </w:rPr>
    </w:lvl>
    <w:lvl w:ilvl="8" w:tplc="D7A0C812">
      <w:start w:val="1"/>
      <w:numFmt w:val="bullet"/>
      <w:lvlText w:val=""/>
      <w:lvlJc w:val="left"/>
      <w:pPr>
        <w:ind w:left="6480" w:hanging="360"/>
      </w:pPr>
      <w:rPr>
        <w:rFonts w:ascii="Wingdings" w:hAnsi="Wingdings" w:hint="default"/>
      </w:rPr>
    </w:lvl>
  </w:abstractNum>
  <w:abstractNum w:abstractNumId="130" w15:restartNumberingAfterBreak="0">
    <w:nsid w:val="528607B4"/>
    <w:multiLevelType w:val="hybridMultilevel"/>
    <w:tmpl w:val="88743FCE"/>
    <w:lvl w:ilvl="0" w:tplc="4B906BE4">
      <w:start w:val="1"/>
      <w:numFmt w:val="decimal"/>
      <w:lvlText w:val="%1."/>
      <w:lvlJc w:val="left"/>
      <w:pPr>
        <w:ind w:left="720" w:hanging="360"/>
      </w:pPr>
    </w:lvl>
    <w:lvl w:ilvl="1" w:tplc="9D6A8852">
      <w:start w:val="1"/>
      <w:numFmt w:val="lowerLetter"/>
      <w:lvlText w:val="%2."/>
      <w:lvlJc w:val="left"/>
      <w:pPr>
        <w:ind w:left="1440" w:hanging="360"/>
      </w:pPr>
    </w:lvl>
    <w:lvl w:ilvl="2" w:tplc="1B167B58">
      <w:start w:val="1"/>
      <w:numFmt w:val="lowerRoman"/>
      <w:lvlText w:val="%3."/>
      <w:lvlJc w:val="right"/>
      <w:pPr>
        <w:ind w:left="2160" w:hanging="180"/>
      </w:pPr>
    </w:lvl>
    <w:lvl w:ilvl="3" w:tplc="4256594C">
      <w:start w:val="1"/>
      <w:numFmt w:val="decimal"/>
      <w:lvlText w:val="%4."/>
      <w:lvlJc w:val="left"/>
      <w:pPr>
        <w:ind w:left="2880" w:hanging="360"/>
      </w:pPr>
    </w:lvl>
    <w:lvl w:ilvl="4" w:tplc="280A8B4C">
      <w:start w:val="1"/>
      <w:numFmt w:val="lowerLetter"/>
      <w:lvlText w:val="%5."/>
      <w:lvlJc w:val="left"/>
      <w:pPr>
        <w:ind w:left="3600" w:hanging="360"/>
      </w:pPr>
    </w:lvl>
    <w:lvl w:ilvl="5" w:tplc="834C59A6">
      <w:start w:val="1"/>
      <w:numFmt w:val="lowerRoman"/>
      <w:lvlText w:val="%6."/>
      <w:lvlJc w:val="right"/>
      <w:pPr>
        <w:ind w:left="4320" w:hanging="180"/>
      </w:pPr>
    </w:lvl>
    <w:lvl w:ilvl="6" w:tplc="96943C18">
      <w:start w:val="1"/>
      <w:numFmt w:val="decimal"/>
      <w:lvlText w:val="%7."/>
      <w:lvlJc w:val="left"/>
      <w:pPr>
        <w:ind w:left="5040" w:hanging="360"/>
      </w:pPr>
    </w:lvl>
    <w:lvl w:ilvl="7" w:tplc="EFD0B59E">
      <w:start w:val="1"/>
      <w:numFmt w:val="lowerLetter"/>
      <w:lvlText w:val="%8."/>
      <w:lvlJc w:val="left"/>
      <w:pPr>
        <w:ind w:left="5760" w:hanging="360"/>
      </w:pPr>
    </w:lvl>
    <w:lvl w:ilvl="8" w:tplc="DCCC1952">
      <w:start w:val="1"/>
      <w:numFmt w:val="lowerRoman"/>
      <w:lvlText w:val="%9."/>
      <w:lvlJc w:val="right"/>
      <w:pPr>
        <w:ind w:left="6480" w:hanging="180"/>
      </w:pPr>
    </w:lvl>
  </w:abstractNum>
  <w:abstractNum w:abstractNumId="131" w15:restartNumberingAfterBreak="0">
    <w:nsid w:val="52D95FE3"/>
    <w:multiLevelType w:val="hybridMultilevel"/>
    <w:tmpl w:val="A62EBAE4"/>
    <w:lvl w:ilvl="0" w:tplc="3FCE242E">
      <w:start w:val="1"/>
      <w:numFmt w:val="bullet"/>
      <w:lvlText w:val=""/>
      <w:lvlJc w:val="left"/>
      <w:pPr>
        <w:ind w:left="720" w:hanging="360"/>
      </w:pPr>
      <w:rPr>
        <w:rFonts w:ascii="Symbol" w:hAnsi="Symbol" w:hint="default"/>
      </w:rPr>
    </w:lvl>
    <w:lvl w:ilvl="1" w:tplc="513AB626">
      <w:start w:val="1"/>
      <w:numFmt w:val="bullet"/>
      <w:lvlText w:val="o"/>
      <w:lvlJc w:val="left"/>
      <w:pPr>
        <w:ind w:left="1440" w:hanging="360"/>
      </w:pPr>
      <w:rPr>
        <w:rFonts w:ascii="Courier New" w:hAnsi="Courier New" w:hint="default"/>
      </w:rPr>
    </w:lvl>
    <w:lvl w:ilvl="2" w:tplc="41502230">
      <w:start w:val="1"/>
      <w:numFmt w:val="bullet"/>
      <w:lvlText w:val=""/>
      <w:lvlJc w:val="left"/>
      <w:pPr>
        <w:ind w:left="2160" w:hanging="360"/>
      </w:pPr>
      <w:rPr>
        <w:rFonts w:ascii="Wingdings" w:hAnsi="Wingdings" w:hint="default"/>
      </w:rPr>
    </w:lvl>
    <w:lvl w:ilvl="3" w:tplc="E216E194">
      <w:start w:val="1"/>
      <w:numFmt w:val="bullet"/>
      <w:lvlText w:val=""/>
      <w:lvlJc w:val="left"/>
      <w:pPr>
        <w:ind w:left="2880" w:hanging="360"/>
      </w:pPr>
      <w:rPr>
        <w:rFonts w:ascii="Symbol" w:hAnsi="Symbol" w:hint="default"/>
      </w:rPr>
    </w:lvl>
    <w:lvl w:ilvl="4" w:tplc="8E6E9FFC">
      <w:start w:val="1"/>
      <w:numFmt w:val="bullet"/>
      <w:lvlText w:val="o"/>
      <w:lvlJc w:val="left"/>
      <w:pPr>
        <w:ind w:left="3600" w:hanging="360"/>
      </w:pPr>
      <w:rPr>
        <w:rFonts w:ascii="Courier New" w:hAnsi="Courier New" w:hint="default"/>
      </w:rPr>
    </w:lvl>
    <w:lvl w:ilvl="5" w:tplc="F83E2BFC">
      <w:start w:val="1"/>
      <w:numFmt w:val="bullet"/>
      <w:lvlText w:val=""/>
      <w:lvlJc w:val="left"/>
      <w:pPr>
        <w:ind w:left="4320" w:hanging="360"/>
      </w:pPr>
      <w:rPr>
        <w:rFonts w:ascii="Wingdings" w:hAnsi="Wingdings" w:hint="default"/>
      </w:rPr>
    </w:lvl>
    <w:lvl w:ilvl="6" w:tplc="E7B4A942">
      <w:start w:val="1"/>
      <w:numFmt w:val="bullet"/>
      <w:lvlText w:val=""/>
      <w:lvlJc w:val="left"/>
      <w:pPr>
        <w:ind w:left="5040" w:hanging="360"/>
      </w:pPr>
      <w:rPr>
        <w:rFonts w:ascii="Symbol" w:hAnsi="Symbol" w:hint="default"/>
      </w:rPr>
    </w:lvl>
    <w:lvl w:ilvl="7" w:tplc="E32816E4">
      <w:start w:val="1"/>
      <w:numFmt w:val="bullet"/>
      <w:lvlText w:val="o"/>
      <w:lvlJc w:val="left"/>
      <w:pPr>
        <w:ind w:left="5760" w:hanging="360"/>
      </w:pPr>
      <w:rPr>
        <w:rFonts w:ascii="Courier New" w:hAnsi="Courier New" w:hint="default"/>
      </w:rPr>
    </w:lvl>
    <w:lvl w:ilvl="8" w:tplc="6E46DF80">
      <w:start w:val="1"/>
      <w:numFmt w:val="bullet"/>
      <w:lvlText w:val=""/>
      <w:lvlJc w:val="left"/>
      <w:pPr>
        <w:ind w:left="6480" w:hanging="360"/>
      </w:pPr>
      <w:rPr>
        <w:rFonts w:ascii="Wingdings" w:hAnsi="Wingdings" w:hint="default"/>
      </w:rPr>
    </w:lvl>
  </w:abstractNum>
  <w:abstractNum w:abstractNumId="132" w15:restartNumberingAfterBreak="0">
    <w:nsid w:val="532714CE"/>
    <w:multiLevelType w:val="hybridMultilevel"/>
    <w:tmpl w:val="C68C7404"/>
    <w:lvl w:ilvl="0" w:tplc="256CEFA6">
      <w:start w:val="1"/>
      <w:numFmt w:val="bullet"/>
      <w:lvlText w:val=""/>
      <w:lvlJc w:val="left"/>
      <w:pPr>
        <w:ind w:left="720" w:hanging="360"/>
      </w:pPr>
      <w:rPr>
        <w:rFonts w:ascii="Symbol" w:hAnsi="Symbol" w:hint="default"/>
      </w:rPr>
    </w:lvl>
    <w:lvl w:ilvl="1" w:tplc="54104568">
      <w:start w:val="1"/>
      <w:numFmt w:val="bullet"/>
      <w:lvlText w:val="o"/>
      <w:lvlJc w:val="left"/>
      <w:pPr>
        <w:ind w:left="1440" w:hanging="360"/>
      </w:pPr>
      <w:rPr>
        <w:rFonts w:ascii="Courier New" w:hAnsi="Courier New" w:hint="default"/>
      </w:rPr>
    </w:lvl>
    <w:lvl w:ilvl="2" w:tplc="0B7271EE">
      <w:start w:val="1"/>
      <w:numFmt w:val="bullet"/>
      <w:lvlText w:val=""/>
      <w:lvlJc w:val="left"/>
      <w:pPr>
        <w:ind w:left="2160" w:hanging="360"/>
      </w:pPr>
      <w:rPr>
        <w:rFonts w:ascii="Wingdings" w:hAnsi="Wingdings" w:hint="default"/>
      </w:rPr>
    </w:lvl>
    <w:lvl w:ilvl="3" w:tplc="5A6C7894">
      <w:start w:val="1"/>
      <w:numFmt w:val="bullet"/>
      <w:lvlText w:val=""/>
      <w:lvlJc w:val="left"/>
      <w:pPr>
        <w:ind w:left="2880" w:hanging="360"/>
      </w:pPr>
      <w:rPr>
        <w:rFonts w:ascii="Symbol" w:hAnsi="Symbol" w:hint="default"/>
      </w:rPr>
    </w:lvl>
    <w:lvl w:ilvl="4" w:tplc="37D40D28">
      <w:start w:val="1"/>
      <w:numFmt w:val="bullet"/>
      <w:lvlText w:val="o"/>
      <w:lvlJc w:val="left"/>
      <w:pPr>
        <w:ind w:left="3600" w:hanging="360"/>
      </w:pPr>
      <w:rPr>
        <w:rFonts w:ascii="Courier New" w:hAnsi="Courier New" w:hint="default"/>
      </w:rPr>
    </w:lvl>
    <w:lvl w:ilvl="5" w:tplc="FD649230">
      <w:start w:val="1"/>
      <w:numFmt w:val="bullet"/>
      <w:lvlText w:val=""/>
      <w:lvlJc w:val="left"/>
      <w:pPr>
        <w:ind w:left="4320" w:hanging="360"/>
      </w:pPr>
      <w:rPr>
        <w:rFonts w:ascii="Wingdings" w:hAnsi="Wingdings" w:hint="default"/>
      </w:rPr>
    </w:lvl>
    <w:lvl w:ilvl="6" w:tplc="E35CD26A">
      <w:start w:val="1"/>
      <w:numFmt w:val="bullet"/>
      <w:lvlText w:val=""/>
      <w:lvlJc w:val="left"/>
      <w:pPr>
        <w:ind w:left="5040" w:hanging="360"/>
      </w:pPr>
      <w:rPr>
        <w:rFonts w:ascii="Symbol" w:hAnsi="Symbol" w:hint="default"/>
      </w:rPr>
    </w:lvl>
    <w:lvl w:ilvl="7" w:tplc="B0DA1050">
      <w:start w:val="1"/>
      <w:numFmt w:val="bullet"/>
      <w:lvlText w:val="o"/>
      <w:lvlJc w:val="left"/>
      <w:pPr>
        <w:ind w:left="5760" w:hanging="360"/>
      </w:pPr>
      <w:rPr>
        <w:rFonts w:ascii="Courier New" w:hAnsi="Courier New" w:hint="default"/>
      </w:rPr>
    </w:lvl>
    <w:lvl w:ilvl="8" w:tplc="1E2E3A7E">
      <w:start w:val="1"/>
      <w:numFmt w:val="bullet"/>
      <w:lvlText w:val=""/>
      <w:lvlJc w:val="left"/>
      <w:pPr>
        <w:ind w:left="6480" w:hanging="360"/>
      </w:pPr>
      <w:rPr>
        <w:rFonts w:ascii="Wingdings" w:hAnsi="Wingdings" w:hint="default"/>
      </w:rPr>
    </w:lvl>
  </w:abstractNum>
  <w:abstractNum w:abstractNumId="133" w15:restartNumberingAfterBreak="0">
    <w:nsid w:val="5452620B"/>
    <w:multiLevelType w:val="hybridMultilevel"/>
    <w:tmpl w:val="79F884A0"/>
    <w:lvl w:ilvl="0" w:tplc="8D00CE18">
      <w:start w:val="1"/>
      <w:numFmt w:val="bullet"/>
      <w:lvlText w:val=""/>
      <w:lvlJc w:val="left"/>
      <w:pPr>
        <w:ind w:left="720" w:hanging="360"/>
      </w:pPr>
      <w:rPr>
        <w:rFonts w:ascii="Symbol" w:hAnsi="Symbol" w:hint="default"/>
      </w:rPr>
    </w:lvl>
    <w:lvl w:ilvl="1" w:tplc="06D8D81A">
      <w:start w:val="1"/>
      <w:numFmt w:val="bullet"/>
      <w:lvlText w:val="o"/>
      <w:lvlJc w:val="left"/>
      <w:pPr>
        <w:ind w:left="1440" w:hanging="360"/>
      </w:pPr>
      <w:rPr>
        <w:rFonts w:ascii="Courier New" w:hAnsi="Courier New" w:hint="default"/>
      </w:rPr>
    </w:lvl>
    <w:lvl w:ilvl="2" w:tplc="DBACE396">
      <w:start w:val="1"/>
      <w:numFmt w:val="bullet"/>
      <w:lvlText w:val=""/>
      <w:lvlJc w:val="left"/>
      <w:pPr>
        <w:ind w:left="2160" w:hanging="360"/>
      </w:pPr>
      <w:rPr>
        <w:rFonts w:ascii="Wingdings" w:hAnsi="Wingdings" w:hint="default"/>
      </w:rPr>
    </w:lvl>
    <w:lvl w:ilvl="3" w:tplc="B70CDF40">
      <w:start w:val="1"/>
      <w:numFmt w:val="bullet"/>
      <w:lvlText w:val=""/>
      <w:lvlJc w:val="left"/>
      <w:pPr>
        <w:ind w:left="2880" w:hanging="360"/>
      </w:pPr>
      <w:rPr>
        <w:rFonts w:ascii="Symbol" w:hAnsi="Symbol" w:hint="default"/>
      </w:rPr>
    </w:lvl>
    <w:lvl w:ilvl="4" w:tplc="51CA2EE2">
      <w:start w:val="1"/>
      <w:numFmt w:val="bullet"/>
      <w:lvlText w:val="o"/>
      <w:lvlJc w:val="left"/>
      <w:pPr>
        <w:ind w:left="3600" w:hanging="360"/>
      </w:pPr>
      <w:rPr>
        <w:rFonts w:ascii="Courier New" w:hAnsi="Courier New" w:hint="default"/>
      </w:rPr>
    </w:lvl>
    <w:lvl w:ilvl="5" w:tplc="0C8467A8">
      <w:start w:val="1"/>
      <w:numFmt w:val="bullet"/>
      <w:lvlText w:val=""/>
      <w:lvlJc w:val="left"/>
      <w:pPr>
        <w:ind w:left="4320" w:hanging="360"/>
      </w:pPr>
      <w:rPr>
        <w:rFonts w:ascii="Wingdings" w:hAnsi="Wingdings" w:hint="default"/>
      </w:rPr>
    </w:lvl>
    <w:lvl w:ilvl="6" w:tplc="02942F24">
      <w:start w:val="1"/>
      <w:numFmt w:val="bullet"/>
      <w:lvlText w:val=""/>
      <w:lvlJc w:val="left"/>
      <w:pPr>
        <w:ind w:left="5040" w:hanging="360"/>
      </w:pPr>
      <w:rPr>
        <w:rFonts w:ascii="Symbol" w:hAnsi="Symbol" w:hint="default"/>
      </w:rPr>
    </w:lvl>
    <w:lvl w:ilvl="7" w:tplc="FA54FC86">
      <w:start w:val="1"/>
      <w:numFmt w:val="bullet"/>
      <w:lvlText w:val="o"/>
      <w:lvlJc w:val="left"/>
      <w:pPr>
        <w:ind w:left="5760" w:hanging="360"/>
      </w:pPr>
      <w:rPr>
        <w:rFonts w:ascii="Courier New" w:hAnsi="Courier New" w:hint="default"/>
      </w:rPr>
    </w:lvl>
    <w:lvl w:ilvl="8" w:tplc="41B87D74">
      <w:start w:val="1"/>
      <w:numFmt w:val="bullet"/>
      <w:lvlText w:val=""/>
      <w:lvlJc w:val="left"/>
      <w:pPr>
        <w:ind w:left="6480" w:hanging="360"/>
      </w:pPr>
      <w:rPr>
        <w:rFonts w:ascii="Wingdings" w:hAnsi="Wingdings" w:hint="default"/>
      </w:rPr>
    </w:lvl>
  </w:abstractNum>
  <w:abstractNum w:abstractNumId="134" w15:restartNumberingAfterBreak="0">
    <w:nsid w:val="552CF334"/>
    <w:multiLevelType w:val="hybridMultilevel"/>
    <w:tmpl w:val="93C441DA"/>
    <w:lvl w:ilvl="0" w:tplc="B528645C">
      <w:start w:val="1"/>
      <w:numFmt w:val="decimal"/>
      <w:lvlText w:val="%1."/>
      <w:lvlJc w:val="left"/>
      <w:pPr>
        <w:ind w:left="720" w:hanging="360"/>
      </w:pPr>
    </w:lvl>
    <w:lvl w:ilvl="1" w:tplc="AE42CFCE">
      <w:start w:val="1"/>
      <w:numFmt w:val="lowerLetter"/>
      <w:lvlText w:val="%2."/>
      <w:lvlJc w:val="left"/>
      <w:pPr>
        <w:ind w:left="1440" w:hanging="360"/>
      </w:pPr>
    </w:lvl>
    <w:lvl w:ilvl="2" w:tplc="D07A8A9C">
      <w:start w:val="1"/>
      <w:numFmt w:val="lowerRoman"/>
      <w:lvlText w:val="%3."/>
      <w:lvlJc w:val="right"/>
      <w:pPr>
        <w:ind w:left="2160" w:hanging="180"/>
      </w:pPr>
    </w:lvl>
    <w:lvl w:ilvl="3" w:tplc="0D165B48">
      <w:start w:val="1"/>
      <w:numFmt w:val="decimal"/>
      <w:lvlText w:val="%4."/>
      <w:lvlJc w:val="left"/>
      <w:pPr>
        <w:ind w:left="2880" w:hanging="360"/>
      </w:pPr>
    </w:lvl>
    <w:lvl w:ilvl="4" w:tplc="6B1A5FE4">
      <w:start w:val="1"/>
      <w:numFmt w:val="lowerLetter"/>
      <w:lvlText w:val="%5."/>
      <w:lvlJc w:val="left"/>
      <w:pPr>
        <w:ind w:left="3600" w:hanging="360"/>
      </w:pPr>
    </w:lvl>
    <w:lvl w:ilvl="5" w:tplc="0CC08E30">
      <w:start w:val="1"/>
      <w:numFmt w:val="lowerRoman"/>
      <w:lvlText w:val="%6."/>
      <w:lvlJc w:val="right"/>
      <w:pPr>
        <w:ind w:left="4320" w:hanging="180"/>
      </w:pPr>
    </w:lvl>
    <w:lvl w:ilvl="6" w:tplc="3C107DB0">
      <w:start w:val="1"/>
      <w:numFmt w:val="decimal"/>
      <w:lvlText w:val="%7."/>
      <w:lvlJc w:val="left"/>
      <w:pPr>
        <w:ind w:left="5040" w:hanging="360"/>
      </w:pPr>
    </w:lvl>
    <w:lvl w:ilvl="7" w:tplc="70C48504">
      <w:start w:val="1"/>
      <w:numFmt w:val="lowerLetter"/>
      <w:lvlText w:val="%8."/>
      <w:lvlJc w:val="left"/>
      <w:pPr>
        <w:ind w:left="5760" w:hanging="360"/>
      </w:pPr>
    </w:lvl>
    <w:lvl w:ilvl="8" w:tplc="76261808">
      <w:start w:val="1"/>
      <w:numFmt w:val="lowerRoman"/>
      <w:lvlText w:val="%9."/>
      <w:lvlJc w:val="right"/>
      <w:pPr>
        <w:ind w:left="6480" w:hanging="180"/>
      </w:pPr>
    </w:lvl>
  </w:abstractNum>
  <w:abstractNum w:abstractNumId="135" w15:restartNumberingAfterBreak="0">
    <w:nsid w:val="55C180EF"/>
    <w:multiLevelType w:val="hybridMultilevel"/>
    <w:tmpl w:val="B5BEEA78"/>
    <w:lvl w:ilvl="0" w:tplc="8EF0FACC">
      <w:start w:val="1"/>
      <w:numFmt w:val="bullet"/>
      <w:lvlText w:val=""/>
      <w:lvlJc w:val="left"/>
      <w:pPr>
        <w:ind w:left="1080" w:hanging="360"/>
      </w:pPr>
      <w:rPr>
        <w:rFonts w:ascii="Symbol" w:hAnsi="Symbol" w:hint="default"/>
      </w:rPr>
    </w:lvl>
    <w:lvl w:ilvl="1" w:tplc="01009B10">
      <w:start w:val="1"/>
      <w:numFmt w:val="bullet"/>
      <w:lvlText w:val="o"/>
      <w:lvlJc w:val="left"/>
      <w:pPr>
        <w:ind w:left="1800" w:hanging="360"/>
      </w:pPr>
      <w:rPr>
        <w:rFonts w:ascii="Courier New" w:hAnsi="Courier New" w:hint="default"/>
      </w:rPr>
    </w:lvl>
    <w:lvl w:ilvl="2" w:tplc="424A6274">
      <w:start w:val="1"/>
      <w:numFmt w:val="bullet"/>
      <w:lvlText w:val=""/>
      <w:lvlJc w:val="left"/>
      <w:pPr>
        <w:ind w:left="2520" w:hanging="360"/>
      </w:pPr>
      <w:rPr>
        <w:rFonts w:ascii="Wingdings" w:hAnsi="Wingdings" w:hint="default"/>
      </w:rPr>
    </w:lvl>
    <w:lvl w:ilvl="3" w:tplc="62CEFF2A">
      <w:start w:val="1"/>
      <w:numFmt w:val="bullet"/>
      <w:lvlText w:val=""/>
      <w:lvlJc w:val="left"/>
      <w:pPr>
        <w:ind w:left="3240" w:hanging="360"/>
      </w:pPr>
      <w:rPr>
        <w:rFonts w:ascii="Symbol" w:hAnsi="Symbol" w:hint="default"/>
      </w:rPr>
    </w:lvl>
    <w:lvl w:ilvl="4" w:tplc="85E068E4">
      <w:start w:val="1"/>
      <w:numFmt w:val="bullet"/>
      <w:lvlText w:val="o"/>
      <w:lvlJc w:val="left"/>
      <w:pPr>
        <w:ind w:left="3960" w:hanging="360"/>
      </w:pPr>
      <w:rPr>
        <w:rFonts w:ascii="Courier New" w:hAnsi="Courier New" w:hint="default"/>
      </w:rPr>
    </w:lvl>
    <w:lvl w:ilvl="5" w:tplc="7052701A">
      <w:start w:val="1"/>
      <w:numFmt w:val="bullet"/>
      <w:lvlText w:val=""/>
      <w:lvlJc w:val="left"/>
      <w:pPr>
        <w:ind w:left="4680" w:hanging="360"/>
      </w:pPr>
      <w:rPr>
        <w:rFonts w:ascii="Wingdings" w:hAnsi="Wingdings" w:hint="default"/>
      </w:rPr>
    </w:lvl>
    <w:lvl w:ilvl="6" w:tplc="23A02E42">
      <w:start w:val="1"/>
      <w:numFmt w:val="bullet"/>
      <w:lvlText w:val=""/>
      <w:lvlJc w:val="left"/>
      <w:pPr>
        <w:ind w:left="5400" w:hanging="360"/>
      </w:pPr>
      <w:rPr>
        <w:rFonts w:ascii="Symbol" w:hAnsi="Symbol" w:hint="default"/>
      </w:rPr>
    </w:lvl>
    <w:lvl w:ilvl="7" w:tplc="1E3A21FA">
      <w:start w:val="1"/>
      <w:numFmt w:val="bullet"/>
      <w:lvlText w:val="o"/>
      <w:lvlJc w:val="left"/>
      <w:pPr>
        <w:ind w:left="6120" w:hanging="360"/>
      </w:pPr>
      <w:rPr>
        <w:rFonts w:ascii="Courier New" w:hAnsi="Courier New" w:hint="default"/>
      </w:rPr>
    </w:lvl>
    <w:lvl w:ilvl="8" w:tplc="B92EB6A4">
      <w:start w:val="1"/>
      <w:numFmt w:val="bullet"/>
      <w:lvlText w:val=""/>
      <w:lvlJc w:val="left"/>
      <w:pPr>
        <w:ind w:left="6840" w:hanging="360"/>
      </w:pPr>
      <w:rPr>
        <w:rFonts w:ascii="Wingdings" w:hAnsi="Wingdings" w:hint="default"/>
      </w:rPr>
    </w:lvl>
  </w:abstractNum>
  <w:abstractNum w:abstractNumId="136" w15:restartNumberingAfterBreak="0">
    <w:nsid w:val="55C3B364"/>
    <w:multiLevelType w:val="hybridMultilevel"/>
    <w:tmpl w:val="96D4E88E"/>
    <w:lvl w:ilvl="0" w:tplc="29B0C8FC">
      <w:start w:val="5"/>
      <w:numFmt w:val="decimal"/>
      <w:lvlText w:val="%1."/>
      <w:lvlJc w:val="left"/>
      <w:pPr>
        <w:ind w:left="720" w:hanging="360"/>
      </w:pPr>
    </w:lvl>
    <w:lvl w:ilvl="1" w:tplc="EDEC2AC8">
      <w:start w:val="1"/>
      <w:numFmt w:val="lowerLetter"/>
      <w:lvlText w:val="%2."/>
      <w:lvlJc w:val="left"/>
      <w:pPr>
        <w:ind w:left="1440" w:hanging="360"/>
      </w:pPr>
    </w:lvl>
    <w:lvl w:ilvl="2" w:tplc="98100A44">
      <w:start w:val="1"/>
      <w:numFmt w:val="lowerRoman"/>
      <w:lvlText w:val="%3."/>
      <w:lvlJc w:val="right"/>
      <w:pPr>
        <w:ind w:left="2160" w:hanging="180"/>
      </w:pPr>
    </w:lvl>
    <w:lvl w:ilvl="3" w:tplc="14E86224">
      <w:start w:val="1"/>
      <w:numFmt w:val="decimal"/>
      <w:lvlText w:val="%4."/>
      <w:lvlJc w:val="left"/>
      <w:pPr>
        <w:ind w:left="2880" w:hanging="360"/>
      </w:pPr>
    </w:lvl>
    <w:lvl w:ilvl="4" w:tplc="946ED33C">
      <w:start w:val="1"/>
      <w:numFmt w:val="lowerLetter"/>
      <w:lvlText w:val="%5."/>
      <w:lvlJc w:val="left"/>
      <w:pPr>
        <w:ind w:left="3600" w:hanging="360"/>
      </w:pPr>
    </w:lvl>
    <w:lvl w:ilvl="5" w:tplc="2266E55E">
      <w:start w:val="1"/>
      <w:numFmt w:val="lowerRoman"/>
      <w:lvlText w:val="%6."/>
      <w:lvlJc w:val="right"/>
      <w:pPr>
        <w:ind w:left="4320" w:hanging="180"/>
      </w:pPr>
    </w:lvl>
    <w:lvl w:ilvl="6" w:tplc="F28A373A">
      <w:start w:val="1"/>
      <w:numFmt w:val="decimal"/>
      <w:lvlText w:val="%7."/>
      <w:lvlJc w:val="left"/>
      <w:pPr>
        <w:ind w:left="5040" w:hanging="360"/>
      </w:pPr>
    </w:lvl>
    <w:lvl w:ilvl="7" w:tplc="39223D70">
      <w:start w:val="1"/>
      <w:numFmt w:val="lowerLetter"/>
      <w:lvlText w:val="%8."/>
      <w:lvlJc w:val="left"/>
      <w:pPr>
        <w:ind w:left="5760" w:hanging="360"/>
      </w:pPr>
    </w:lvl>
    <w:lvl w:ilvl="8" w:tplc="4E7ED010">
      <w:start w:val="1"/>
      <w:numFmt w:val="lowerRoman"/>
      <w:lvlText w:val="%9."/>
      <w:lvlJc w:val="right"/>
      <w:pPr>
        <w:ind w:left="6480" w:hanging="180"/>
      </w:pPr>
    </w:lvl>
  </w:abstractNum>
  <w:abstractNum w:abstractNumId="137" w15:restartNumberingAfterBreak="0">
    <w:nsid w:val="56486E50"/>
    <w:multiLevelType w:val="hybridMultilevel"/>
    <w:tmpl w:val="771A8E68"/>
    <w:lvl w:ilvl="0" w:tplc="9DBA6D50">
      <w:start w:val="1"/>
      <w:numFmt w:val="decimal"/>
      <w:lvlText w:val="%1."/>
      <w:lvlJc w:val="left"/>
      <w:pPr>
        <w:ind w:left="720" w:hanging="360"/>
      </w:pPr>
    </w:lvl>
    <w:lvl w:ilvl="1" w:tplc="F030FBEC">
      <w:start w:val="1"/>
      <w:numFmt w:val="lowerLetter"/>
      <w:lvlText w:val="%2."/>
      <w:lvlJc w:val="left"/>
      <w:pPr>
        <w:ind w:left="1440" w:hanging="360"/>
      </w:pPr>
    </w:lvl>
    <w:lvl w:ilvl="2" w:tplc="25D22E92">
      <w:start w:val="1"/>
      <w:numFmt w:val="lowerRoman"/>
      <w:lvlText w:val="%3."/>
      <w:lvlJc w:val="right"/>
      <w:pPr>
        <w:ind w:left="2160" w:hanging="180"/>
      </w:pPr>
    </w:lvl>
    <w:lvl w:ilvl="3" w:tplc="13064AC4">
      <w:start w:val="1"/>
      <w:numFmt w:val="decimal"/>
      <w:lvlText w:val="%4."/>
      <w:lvlJc w:val="left"/>
      <w:pPr>
        <w:ind w:left="2880" w:hanging="360"/>
      </w:pPr>
    </w:lvl>
    <w:lvl w:ilvl="4" w:tplc="CBD07568">
      <w:start w:val="1"/>
      <w:numFmt w:val="lowerLetter"/>
      <w:lvlText w:val="%5."/>
      <w:lvlJc w:val="left"/>
      <w:pPr>
        <w:ind w:left="3600" w:hanging="360"/>
      </w:pPr>
    </w:lvl>
    <w:lvl w:ilvl="5" w:tplc="727C79DE">
      <w:start w:val="1"/>
      <w:numFmt w:val="lowerRoman"/>
      <w:lvlText w:val="%6."/>
      <w:lvlJc w:val="right"/>
      <w:pPr>
        <w:ind w:left="4320" w:hanging="180"/>
      </w:pPr>
    </w:lvl>
    <w:lvl w:ilvl="6" w:tplc="944EDF0A">
      <w:start w:val="1"/>
      <w:numFmt w:val="decimal"/>
      <w:lvlText w:val="%7."/>
      <w:lvlJc w:val="left"/>
      <w:pPr>
        <w:ind w:left="5040" w:hanging="360"/>
      </w:pPr>
    </w:lvl>
    <w:lvl w:ilvl="7" w:tplc="FBA803BE">
      <w:start w:val="1"/>
      <w:numFmt w:val="lowerLetter"/>
      <w:lvlText w:val="%8."/>
      <w:lvlJc w:val="left"/>
      <w:pPr>
        <w:ind w:left="5760" w:hanging="360"/>
      </w:pPr>
    </w:lvl>
    <w:lvl w:ilvl="8" w:tplc="DDA82B78">
      <w:start w:val="1"/>
      <w:numFmt w:val="lowerRoman"/>
      <w:lvlText w:val="%9."/>
      <w:lvlJc w:val="right"/>
      <w:pPr>
        <w:ind w:left="6480" w:hanging="180"/>
      </w:pPr>
    </w:lvl>
  </w:abstractNum>
  <w:abstractNum w:abstractNumId="138" w15:restartNumberingAfterBreak="0">
    <w:nsid w:val="565051E8"/>
    <w:multiLevelType w:val="hybridMultilevel"/>
    <w:tmpl w:val="53FC5802"/>
    <w:lvl w:ilvl="0" w:tplc="A7C0DC82">
      <w:start w:val="1"/>
      <w:numFmt w:val="decimal"/>
      <w:lvlText w:val="%1."/>
      <w:lvlJc w:val="left"/>
      <w:pPr>
        <w:ind w:left="720" w:hanging="360"/>
      </w:pPr>
    </w:lvl>
    <w:lvl w:ilvl="1" w:tplc="EE76ECDC">
      <w:start w:val="1"/>
      <w:numFmt w:val="lowerLetter"/>
      <w:lvlText w:val="%2."/>
      <w:lvlJc w:val="left"/>
      <w:pPr>
        <w:ind w:left="1440" w:hanging="360"/>
      </w:pPr>
    </w:lvl>
    <w:lvl w:ilvl="2" w:tplc="6FDA9D16">
      <w:start w:val="1"/>
      <w:numFmt w:val="lowerRoman"/>
      <w:lvlText w:val="%3."/>
      <w:lvlJc w:val="right"/>
      <w:pPr>
        <w:ind w:left="2160" w:hanging="180"/>
      </w:pPr>
    </w:lvl>
    <w:lvl w:ilvl="3" w:tplc="FACAB320">
      <w:start w:val="1"/>
      <w:numFmt w:val="decimal"/>
      <w:lvlText w:val="%4."/>
      <w:lvlJc w:val="left"/>
      <w:pPr>
        <w:ind w:left="2880" w:hanging="360"/>
      </w:pPr>
    </w:lvl>
    <w:lvl w:ilvl="4" w:tplc="73D89570">
      <w:start w:val="1"/>
      <w:numFmt w:val="lowerLetter"/>
      <w:lvlText w:val="%5."/>
      <w:lvlJc w:val="left"/>
      <w:pPr>
        <w:ind w:left="3600" w:hanging="360"/>
      </w:pPr>
    </w:lvl>
    <w:lvl w:ilvl="5" w:tplc="8E34C1B2">
      <w:start w:val="1"/>
      <w:numFmt w:val="lowerRoman"/>
      <w:lvlText w:val="%6."/>
      <w:lvlJc w:val="right"/>
      <w:pPr>
        <w:ind w:left="4320" w:hanging="180"/>
      </w:pPr>
    </w:lvl>
    <w:lvl w:ilvl="6" w:tplc="58C86F40">
      <w:start w:val="1"/>
      <w:numFmt w:val="decimal"/>
      <w:lvlText w:val="%7."/>
      <w:lvlJc w:val="left"/>
      <w:pPr>
        <w:ind w:left="5040" w:hanging="360"/>
      </w:pPr>
    </w:lvl>
    <w:lvl w:ilvl="7" w:tplc="593A9810">
      <w:start w:val="1"/>
      <w:numFmt w:val="lowerLetter"/>
      <w:lvlText w:val="%8."/>
      <w:lvlJc w:val="left"/>
      <w:pPr>
        <w:ind w:left="5760" w:hanging="360"/>
      </w:pPr>
    </w:lvl>
    <w:lvl w:ilvl="8" w:tplc="1146EFEA">
      <w:start w:val="1"/>
      <w:numFmt w:val="lowerRoman"/>
      <w:lvlText w:val="%9."/>
      <w:lvlJc w:val="right"/>
      <w:pPr>
        <w:ind w:left="6480" w:hanging="180"/>
      </w:pPr>
    </w:lvl>
  </w:abstractNum>
  <w:abstractNum w:abstractNumId="139" w15:restartNumberingAfterBreak="0">
    <w:nsid w:val="57109A1B"/>
    <w:multiLevelType w:val="hybridMultilevel"/>
    <w:tmpl w:val="27A42934"/>
    <w:lvl w:ilvl="0" w:tplc="16425456">
      <w:start w:val="1"/>
      <w:numFmt w:val="decimal"/>
      <w:lvlText w:val="%1."/>
      <w:lvlJc w:val="left"/>
      <w:pPr>
        <w:ind w:left="720" w:hanging="360"/>
      </w:pPr>
    </w:lvl>
    <w:lvl w:ilvl="1" w:tplc="01B4BCB0">
      <w:start w:val="1"/>
      <w:numFmt w:val="lowerLetter"/>
      <w:lvlText w:val="%2."/>
      <w:lvlJc w:val="left"/>
      <w:pPr>
        <w:ind w:left="1440" w:hanging="360"/>
      </w:pPr>
    </w:lvl>
    <w:lvl w:ilvl="2" w:tplc="4CE209E6">
      <w:start w:val="1"/>
      <w:numFmt w:val="lowerRoman"/>
      <w:lvlText w:val="%3."/>
      <w:lvlJc w:val="right"/>
      <w:pPr>
        <w:ind w:left="2160" w:hanging="180"/>
      </w:pPr>
    </w:lvl>
    <w:lvl w:ilvl="3" w:tplc="26AAA754">
      <w:start w:val="1"/>
      <w:numFmt w:val="decimal"/>
      <w:lvlText w:val="%4."/>
      <w:lvlJc w:val="left"/>
      <w:pPr>
        <w:ind w:left="2880" w:hanging="360"/>
      </w:pPr>
    </w:lvl>
    <w:lvl w:ilvl="4" w:tplc="F2AC475C">
      <w:start w:val="1"/>
      <w:numFmt w:val="lowerLetter"/>
      <w:lvlText w:val="%5."/>
      <w:lvlJc w:val="left"/>
      <w:pPr>
        <w:ind w:left="3600" w:hanging="360"/>
      </w:pPr>
    </w:lvl>
    <w:lvl w:ilvl="5" w:tplc="103AFB88">
      <w:start w:val="1"/>
      <w:numFmt w:val="lowerRoman"/>
      <w:lvlText w:val="%6."/>
      <w:lvlJc w:val="right"/>
      <w:pPr>
        <w:ind w:left="4320" w:hanging="180"/>
      </w:pPr>
    </w:lvl>
    <w:lvl w:ilvl="6" w:tplc="12D49D0C">
      <w:start w:val="1"/>
      <w:numFmt w:val="decimal"/>
      <w:lvlText w:val="%7."/>
      <w:lvlJc w:val="left"/>
      <w:pPr>
        <w:ind w:left="5040" w:hanging="360"/>
      </w:pPr>
    </w:lvl>
    <w:lvl w:ilvl="7" w:tplc="4ADEA69C">
      <w:start w:val="1"/>
      <w:numFmt w:val="lowerLetter"/>
      <w:lvlText w:val="%8."/>
      <w:lvlJc w:val="left"/>
      <w:pPr>
        <w:ind w:left="5760" w:hanging="360"/>
      </w:pPr>
    </w:lvl>
    <w:lvl w:ilvl="8" w:tplc="29B0B4CA">
      <w:start w:val="1"/>
      <w:numFmt w:val="lowerRoman"/>
      <w:lvlText w:val="%9."/>
      <w:lvlJc w:val="right"/>
      <w:pPr>
        <w:ind w:left="6480" w:hanging="180"/>
      </w:pPr>
    </w:lvl>
  </w:abstractNum>
  <w:abstractNum w:abstractNumId="140" w15:restartNumberingAfterBreak="0">
    <w:nsid w:val="587DED34"/>
    <w:multiLevelType w:val="hybridMultilevel"/>
    <w:tmpl w:val="67F001F4"/>
    <w:lvl w:ilvl="0" w:tplc="56C2C062">
      <w:start w:val="1"/>
      <w:numFmt w:val="bullet"/>
      <w:lvlText w:val=""/>
      <w:lvlJc w:val="left"/>
      <w:pPr>
        <w:ind w:left="720" w:hanging="360"/>
      </w:pPr>
      <w:rPr>
        <w:rFonts w:ascii="Symbol" w:hAnsi="Symbol" w:hint="default"/>
      </w:rPr>
    </w:lvl>
    <w:lvl w:ilvl="1" w:tplc="F740ECC4">
      <w:start w:val="1"/>
      <w:numFmt w:val="bullet"/>
      <w:lvlText w:val="o"/>
      <w:lvlJc w:val="left"/>
      <w:pPr>
        <w:ind w:left="1440" w:hanging="360"/>
      </w:pPr>
      <w:rPr>
        <w:rFonts w:ascii="Courier New" w:hAnsi="Courier New" w:hint="default"/>
      </w:rPr>
    </w:lvl>
    <w:lvl w:ilvl="2" w:tplc="9C4A4C14">
      <w:start w:val="1"/>
      <w:numFmt w:val="bullet"/>
      <w:lvlText w:val=""/>
      <w:lvlJc w:val="left"/>
      <w:pPr>
        <w:ind w:left="2160" w:hanging="360"/>
      </w:pPr>
      <w:rPr>
        <w:rFonts w:ascii="Wingdings" w:hAnsi="Wingdings" w:hint="default"/>
      </w:rPr>
    </w:lvl>
    <w:lvl w:ilvl="3" w:tplc="28E2E5B0">
      <w:start w:val="1"/>
      <w:numFmt w:val="bullet"/>
      <w:lvlText w:val=""/>
      <w:lvlJc w:val="left"/>
      <w:pPr>
        <w:ind w:left="2880" w:hanging="360"/>
      </w:pPr>
      <w:rPr>
        <w:rFonts w:ascii="Symbol" w:hAnsi="Symbol" w:hint="default"/>
      </w:rPr>
    </w:lvl>
    <w:lvl w:ilvl="4" w:tplc="129EB66E">
      <w:start w:val="1"/>
      <w:numFmt w:val="bullet"/>
      <w:lvlText w:val="o"/>
      <w:lvlJc w:val="left"/>
      <w:pPr>
        <w:ind w:left="3600" w:hanging="360"/>
      </w:pPr>
      <w:rPr>
        <w:rFonts w:ascii="Courier New" w:hAnsi="Courier New" w:hint="default"/>
      </w:rPr>
    </w:lvl>
    <w:lvl w:ilvl="5" w:tplc="22081798">
      <w:start w:val="1"/>
      <w:numFmt w:val="bullet"/>
      <w:lvlText w:val=""/>
      <w:lvlJc w:val="left"/>
      <w:pPr>
        <w:ind w:left="4320" w:hanging="360"/>
      </w:pPr>
      <w:rPr>
        <w:rFonts w:ascii="Wingdings" w:hAnsi="Wingdings" w:hint="default"/>
      </w:rPr>
    </w:lvl>
    <w:lvl w:ilvl="6" w:tplc="8D6AB6A6">
      <w:start w:val="1"/>
      <w:numFmt w:val="bullet"/>
      <w:lvlText w:val=""/>
      <w:lvlJc w:val="left"/>
      <w:pPr>
        <w:ind w:left="5040" w:hanging="360"/>
      </w:pPr>
      <w:rPr>
        <w:rFonts w:ascii="Symbol" w:hAnsi="Symbol" w:hint="default"/>
      </w:rPr>
    </w:lvl>
    <w:lvl w:ilvl="7" w:tplc="9C0613CE">
      <w:start w:val="1"/>
      <w:numFmt w:val="bullet"/>
      <w:lvlText w:val="o"/>
      <w:lvlJc w:val="left"/>
      <w:pPr>
        <w:ind w:left="5760" w:hanging="360"/>
      </w:pPr>
      <w:rPr>
        <w:rFonts w:ascii="Courier New" w:hAnsi="Courier New" w:hint="default"/>
      </w:rPr>
    </w:lvl>
    <w:lvl w:ilvl="8" w:tplc="2ECCCC9C">
      <w:start w:val="1"/>
      <w:numFmt w:val="bullet"/>
      <w:lvlText w:val=""/>
      <w:lvlJc w:val="left"/>
      <w:pPr>
        <w:ind w:left="6480" w:hanging="360"/>
      </w:pPr>
      <w:rPr>
        <w:rFonts w:ascii="Wingdings" w:hAnsi="Wingdings" w:hint="default"/>
      </w:rPr>
    </w:lvl>
  </w:abstractNum>
  <w:abstractNum w:abstractNumId="141" w15:restartNumberingAfterBreak="0">
    <w:nsid w:val="5975B7CD"/>
    <w:multiLevelType w:val="hybridMultilevel"/>
    <w:tmpl w:val="036E060A"/>
    <w:lvl w:ilvl="0" w:tplc="1F9E7C98">
      <w:start w:val="1"/>
      <w:numFmt w:val="decimal"/>
      <w:lvlText w:val="%1."/>
      <w:lvlJc w:val="left"/>
      <w:pPr>
        <w:ind w:left="720" w:hanging="360"/>
      </w:pPr>
    </w:lvl>
    <w:lvl w:ilvl="1" w:tplc="4D5AFD10">
      <w:start w:val="1"/>
      <w:numFmt w:val="lowerLetter"/>
      <w:lvlText w:val="%2."/>
      <w:lvlJc w:val="left"/>
      <w:pPr>
        <w:ind w:left="1440" w:hanging="360"/>
      </w:pPr>
    </w:lvl>
    <w:lvl w:ilvl="2" w:tplc="D466E4B2">
      <w:start w:val="1"/>
      <w:numFmt w:val="lowerRoman"/>
      <w:lvlText w:val="%3."/>
      <w:lvlJc w:val="right"/>
      <w:pPr>
        <w:ind w:left="2160" w:hanging="180"/>
      </w:pPr>
    </w:lvl>
    <w:lvl w:ilvl="3" w:tplc="04CEC6C0">
      <w:start w:val="1"/>
      <w:numFmt w:val="decimal"/>
      <w:lvlText w:val="%4."/>
      <w:lvlJc w:val="left"/>
      <w:pPr>
        <w:ind w:left="2880" w:hanging="360"/>
      </w:pPr>
    </w:lvl>
    <w:lvl w:ilvl="4" w:tplc="2D6A9958">
      <w:start w:val="1"/>
      <w:numFmt w:val="lowerLetter"/>
      <w:lvlText w:val="%5."/>
      <w:lvlJc w:val="left"/>
      <w:pPr>
        <w:ind w:left="3600" w:hanging="360"/>
      </w:pPr>
    </w:lvl>
    <w:lvl w:ilvl="5" w:tplc="702A533C">
      <w:start w:val="1"/>
      <w:numFmt w:val="lowerRoman"/>
      <w:lvlText w:val="%6."/>
      <w:lvlJc w:val="right"/>
      <w:pPr>
        <w:ind w:left="4320" w:hanging="180"/>
      </w:pPr>
    </w:lvl>
    <w:lvl w:ilvl="6" w:tplc="8B747596">
      <w:start w:val="1"/>
      <w:numFmt w:val="decimal"/>
      <w:lvlText w:val="%7."/>
      <w:lvlJc w:val="left"/>
      <w:pPr>
        <w:ind w:left="5040" w:hanging="360"/>
      </w:pPr>
    </w:lvl>
    <w:lvl w:ilvl="7" w:tplc="8C169DF8">
      <w:start w:val="1"/>
      <w:numFmt w:val="lowerLetter"/>
      <w:lvlText w:val="%8."/>
      <w:lvlJc w:val="left"/>
      <w:pPr>
        <w:ind w:left="5760" w:hanging="360"/>
      </w:pPr>
    </w:lvl>
    <w:lvl w:ilvl="8" w:tplc="DA20A3B4">
      <w:start w:val="1"/>
      <w:numFmt w:val="lowerRoman"/>
      <w:lvlText w:val="%9."/>
      <w:lvlJc w:val="right"/>
      <w:pPr>
        <w:ind w:left="6480" w:hanging="180"/>
      </w:pPr>
    </w:lvl>
  </w:abstractNum>
  <w:abstractNum w:abstractNumId="142" w15:restartNumberingAfterBreak="0">
    <w:nsid w:val="5C21A4D1"/>
    <w:multiLevelType w:val="hybridMultilevel"/>
    <w:tmpl w:val="852A11B4"/>
    <w:lvl w:ilvl="0" w:tplc="A7669810">
      <w:start w:val="1"/>
      <w:numFmt w:val="bullet"/>
      <w:lvlText w:val=""/>
      <w:lvlJc w:val="left"/>
      <w:pPr>
        <w:ind w:left="720" w:hanging="360"/>
      </w:pPr>
      <w:rPr>
        <w:rFonts w:ascii="Symbol" w:hAnsi="Symbol" w:hint="default"/>
      </w:rPr>
    </w:lvl>
    <w:lvl w:ilvl="1" w:tplc="37702F40">
      <w:start w:val="1"/>
      <w:numFmt w:val="bullet"/>
      <w:lvlText w:val="o"/>
      <w:lvlJc w:val="left"/>
      <w:pPr>
        <w:ind w:left="1440" w:hanging="360"/>
      </w:pPr>
      <w:rPr>
        <w:rFonts w:ascii="Courier New" w:hAnsi="Courier New" w:hint="default"/>
      </w:rPr>
    </w:lvl>
    <w:lvl w:ilvl="2" w:tplc="16809EBA">
      <w:start w:val="1"/>
      <w:numFmt w:val="bullet"/>
      <w:lvlText w:val=""/>
      <w:lvlJc w:val="left"/>
      <w:pPr>
        <w:ind w:left="2160" w:hanging="360"/>
      </w:pPr>
      <w:rPr>
        <w:rFonts w:ascii="Wingdings" w:hAnsi="Wingdings" w:hint="default"/>
      </w:rPr>
    </w:lvl>
    <w:lvl w:ilvl="3" w:tplc="BFB28E76">
      <w:start w:val="1"/>
      <w:numFmt w:val="bullet"/>
      <w:lvlText w:val=""/>
      <w:lvlJc w:val="left"/>
      <w:pPr>
        <w:ind w:left="2880" w:hanging="360"/>
      </w:pPr>
      <w:rPr>
        <w:rFonts w:ascii="Symbol" w:hAnsi="Symbol" w:hint="default"/>
      </w:rPr>
    </w:lvl>
    <w:lvl w:ilvl="4" w:tplc="C6A08996">
      <w:start w:val="1"/>
      <w:numFmt w:val="bullet"/>
      <w:lvlText w:val="o"/>
      <w:lvlJc w:val="left"/>
      <w:pPr>
        <w:ind w:left="3600" w:hanging="360"/>
      </w:pPr>
      <w:rPr>
        <w:rFonts w:ascii="Courier New" w:hAnsi="Courier New" w:hint="default"/>
      </w:rPr>
    </w:lvl>
    <w:lvl w:ilvl="5" w:tplc="A82660E6">
      <w:start w:val="1"/>
      <w:numFmt w:val="bullet"/>
      <w:lvlText w:val=""/>
      <w:lvlJc w:val="left"/>
      <w:pPr>
        <w:ind w:left="4320" w:hanging="360"/>
      </w:pPr>
      <w:rPr>
        <w:rFonts w:ascii="Wingdings" w:hAnsi="Wingdings" w:hint="default"/>
      </w:rPr>
    </w:lvl>
    <w:lvl w:ilvl="6" w:tplc="D31A2A86">
      <w:start w:val="1"/>
      <w:numFmt w:val="bullet"/>
      <w:lvlText w:val=""/>
      <w:lvlJc w:val="left"/>
      <w:pPr>
        <w:ind w:left="5040" w:hanging="360"/>
      </w:pPr>
      <w:rPr>
        <w:rFonts w:ascii="Symbol" w:hAnsi="Symbol" w:hint="default"/>
      </w:rPr>
    </w:lvl>
    <w:lvl w:ilvl="7" w:tplc="AB94BE30">
      <w:start w:val="1"/>
      <w:numFmt w:val="bullet"/>
      <w:lvlText w:val="o"/>
      <w:lvlJc w:val="left"/>
      <w:pPr>
        <w:ind w:left="5760" w:hanging="360"/>
      </w:pPr>
      <w:rPr>
        <w:rFonts w:ascii="Courier New" w:hAnsi="Courier New" w:hint="default"/>
      </w:rPr>
    </w:lvl>
    <w:lvl w:ilvl="8" w:tplc="EC7CDF58">
      <w:start w:val="1"/>
      <w:numFmt w:val="bullet"/>
      <w:lvlText w:val=""/>
      <w:lvlJc w:val="left"/>
      <w:pPr>
        <w:ind w:left="6480" w:hanging="360"/>
      </w:pPr>
      <w:rPr>
        <w:rFonts w:ascii="Wingdings" w:hAnsi="Wingdings" w:hint="default"/>
      </w:rPr>
    </w:lvl>
  </w:abstractNum>
  <w:abstractNum w:abstractNumId="143" w15:restartNumberingAfterBreak="0">
    <w:nsid w:val="5C2328D0"/>
    <w:multiLevelType w:val="hybridMultilevel"/>
    <w:tmpl w:val="FF1427A4"/>
    <w:lvl w:ilvl="0" w:tplc="00D2F49E">
      <w:start w:val="1"/>
      <w:numFmt w:val="bullet"/>
      <w:lvlText w:val=""/>
      <w:lvlJc w:val="left"/>
      <w:pPr>
        <w:ind w:left="1080" w:hanging="360"/>
      </w:pPr>
      <w:rPr>
        <w:rFonts w:ascii="Symbol" w:hAnsi="Symbol" w:hint="default"/>
      </w:rPr>
    </w:lvl>
    <w:lvl w:ilvl="1" w:tplc="0132269E">
      <w:start w:val="1"/>
      <w:numFmt w:val="bullet"/>
      <w:lvlText w:val="o"/>
      <w:lvlJc w:val="left"/>
      <w:pPr>
        <w:ind w:left="1800" w:hanging="360"/>
      </w:pPr>
      <w:rPr>
        <w:rFonts w:ascii="Courier New" w:hAnsi="Courier New" w:hint="default"/>
      </w:rPr>
    </w:lvl>
    <w:lvl w:ilvl="2" w:tplc="F378C426">
      <w:start w:val="1"/>
      <w:numFmt w:val="bullet"/>
      <w:lvlText w:val=""/>
      <w:lvlJc w:val="left"/>
      <w:pPr>
        <w:ind w:left="2520" w:hanging="360"/>
      </w:pPr>
      <w:rPr>
        <w:rFonts w:ascii="Wingdings" w:hAnsi="Wingdings" w:hint="default"/>
      </w:rPr>
    </w:lvl>
    <w:lvl w:ilvl="3" w:tplc="7E2CD1A4">
      <w:start w:val="1"/>
      <w:numFmt w:val="bullet"/>
      <w:lvlText w:val=""/>
      <w:lvlJc w:val="left"/>
      <w:pPr>
        <w:ind w:left="3240" w:hanging="360"/>
      </w:pPr>
      <w:rPr>
        <w:rFonts w:ascii="Symbol" w:hAnsi="Symbol" w:hint="default"/>
      </w:rPr>
    </w:lvl>
    <w:lvl w:ilvl="4" w:tplc="22C65DB8">
      <w:start w:val="1"/>
      <w:numFmt w:val="bullet"/>
      <w:lvlText w:val="o"/>
      <w:lvlJc w:val="left"/>
      <w:pPr>
        <w:ind w:left="3960" w:hanging="360"/>
      </w:pPr>
      <w:rPr>
        <w:rFonts w:ascii="Courier New" w:hAnsi="Courier New" w:hint="default"/>
      </w:rPr>
    </w:lvl>
    <w:lvl w:ilvl="5" w:tplc="B70E3672">
      <w:start w:val="1"/>
      <w:numFmt w:val="bullet"/>
      <w:lvlText w:val=""/>
      <w:lvlJc w:val="left"/>
      <w:pPr>
        <w:ind w:left="4680" w:hanging="360"/>
      </w:pPr>
      <w:rPr>
        <w:rFonts w:ascii="Wingdings" w:hAnsi="Wingdings" w:hint="default"/>
      </w:rPr>
    </w:lvl>
    <w:lvl w:ilvl="6" w:tplc="3260FB1A">
      <w:start w:val="1"/>
      <w:numFmt w:val="bullet"/>
      <w:lvlText w:val=""/>
      <w:lvlJc w:val="left"/>
      <w:pPr>
        <w:ind w:left="5400" w:hanging="360"/>
      </w:pPr>
      <w:rPr>
        <w:rFonts w:ascii="Symbol" w:hAnsi="Symbol" w:hint="default"/>
      </w:rPr>
    </w:lvl>
    <w:lvl w:ilvl="7" w:tplc="CE5426CC">
      <w:start w:val="1"/>
      <w:numFmt w:val="bullet"/>
      <w:lvlText w:val="o"/>
      <w:lvlJc w:val="left"/>
      <w:pPr>
        <w:ind w:left="6120" w:hanging="360"/>
      </w:pPr>
      <w:rPr>
        <w:rFonts w:ascii="Courier New" w:hAnsi="Courier New" w:hint="default"/>
      </w:rPr>
    </w:lvl>
    <w:lvl w:ilvl="8" w:tplc="AD46EAD4">
      <w:start w:val="1"/>
      <w:numFmt w:val="bullet"/>
      <w:lvlText w:val=""/>
      <w:lvlJc w:val="left"/>
      <w:pPr>
        <w:ind w:left="6840" w:hanging="360"/>
      </w:pPr>
      <w:rPr>
        <w:rFonts w:ascii="Wingdings" w:hAnsi="Wingdings" w:hint="default"/>
      </w:rPr>
    </w:lvl>
  </w:abstractNum>
  <w:abstractNum w:abstractNumId="144" w15:restartNumberingAfterBreak="0">
    <w:nsid w:val="5C3B8C84"/>
    <w:multiLevelType w:val="hybridMultilevel"/>
    <w:tmpl w:val="471461F0"/>
    <w:lvl w:ilvl="0" w:tplc="C04484A4">
      <w:start w:val="1"/>
      <w:numFmt w:val="bullet"/>
      <w:lvlText w:val=""/>
      <w:lvlJc w:val="left"/>
      <w:pPr>
        <w:ind w:left="720" w:hanging="360"/>
      </w:pPr>
      <w:rPr>
        <w:rFonts w:ascii="Symbol" w:hAnsi="Symbol" w:hint="default"/>
      </w:rPr>
    </w:lvl>
    <w:lvl w:ilvl="1" w:tplc="0E1ED47A">
      <w:start w:val="1"/>
      <w:numFmt w:val="bullet"/>
      <w:lvlText w:val="o"/>
      <w:lvlJc w:val="left"/>
      <w:pPr>
        <w:ind w:left="1440" w:hanging="360"/>
      </w:pPr>
      <w:rPr>
        <w:rFonts w:ascii="Courier New" w:hAnsi="Courier New" w:hint="default"/>
      </w:rPr>
    </w:lvl>
    <w:lvl w:ilvl="2" w:tplc="EFE00EF4">
      <w:start w:val="1"/>
      <w:numFmt w:val="bullet"/>
      <w:lvlText w:val=""/>
      <w:lvlJc w:val="left"/>
      <w:pPr>
        <w:ind w:left="2160" w:hanging="360"/>
      </w:pPr>
      <w:rPr>
        <w:rFonts w:ascii="Wingdings" w:hAnsi="Wingdings" w:hint="default"/>
      </w:rPr>
    </w:lvl>
    <w:lvl w:ilvl="3" w:tplc="FD3471AC">
      <w:start w:val="1"/>
      <w:numFmt w:val="bullet"/>
      <w:lvlText w:val=""/>
      <w:lvlJc w:val="left"/>
      <w:pPr>
        <w:ind w:left="2880" w:hanging="360"/>
      </w:pPr>
      <w:rPr>
        <w:rFonts w:ascii="Symbol" w:hAnsi="Symbol" w:hint="default"/>
      </w:rPr>
    </w:lvl>
    <w:lvl w:ilvl="4" w:tplc="6D525CAC">
      <w:start w:val="1"/>
      <w:numFmt w:val="bullet"/>
      <w:lvlText w:val="o"/>
      <w:lvlJc w:val="left"/>
      <w:pPr>
        <w:ind w:left="3600" w:hanging="360"/>
      </w:pPr>
      <w:rPr>
        <w:rFonts w:ascii="Courier New" w:hAnsi="Courier New" w:hint="default"/>
      </w:rPr>
    </w:lvl>
    <w:lvl w:ilvl="5" w:tplc="B7BE617E">
      <w:start w:val="1"/>
      <w:numFmt w:val="bullet"/>
      <w:lvlText w:val=""/>
      <w:lvlJc w:val="left"/>
      <w:pPr>
        <w:ind w:left="4320" w:hanging="360"/>
      </w:pPr>
      <w:rPr>
        <w:rFonts w:ascii="Wingdings" w:hAnsi="Wingdings" w:hint="default"/>
      </w:rPr>
    </w:lvl>
    <w:lvl w:ilvl="6" w:tplc="BB1CCEE2">
      <w:start w:val="1"/>
      <w:numFmt w:val="bullet"/>
      <w:lvlText w:val=""/>
      <w:lvlJc w:val="left"/>
      <w:pPr>
        <w:ind w:left="5040" w:hanging="360"/>
      </w:pPr>
      <w:rPr>
        <w:rFonts w:ascii="Symbol" w:hAnsi="Symbol" w:hint="default"/>
      </w:rPr>
    </w:lvl>
    <w:lvl w:ilvl="7" w:tplc="3A8ED7F2">
      <w:start w:val="1"/>
      <w:numFmt w:val="bullet"/>
      <w:lvlText w:val="o"/>
      <w:lvlJc w:val="left"/>
      <w:pPr>
        <w:ind w:left="5760" w:hanging="360"/>
      </w:pPr>
      <w:rPr>
        <w:rFonts w:ascii="Courier New" w:hAnsi="Courier New" w:hint="default"/>
      </w:rPr>
    </w:lvl>
    <w:lvl w:ilvl="8" w:tplc="FE8847A4">
      <w:start w:val="1"/>
      <w:numFmt w:val="bullet"/>
      <w:lvlText w:val=""/>
      <w:lvlJc w:val="left"/>
      <w:pPr>
        <w:ind w:left="6480" w:hanging="360"/>
      </w:pPr>
      <w:rPr>
        <w:rFonts w:ascii="Wingdings" w:hAnsi="Wingdings" w:hint="default"/>
      </w:rPr>
    </w:lvl>
  </w:abstractNum>
  <w:abstractNum w:abstractNumId="145" w15:restartNumberingAfterBreak="0">
    <w:nsid w:val="5C78A371"/>
    <w:multiLevelType w:val="hybridMultilevel"/>
    <w:tmpl w:val="D35E337E"/>
    <w:lvl w:ilvl="0" w:tplc="E836EA60">
      <w:start w:val="1"/>
      <w:numFmt w:val="bullet"/>
      <w:lvlText w:val=""/>
      <w:lvlJc w:val="left"/>
      <w:pPr>
        <w:ind w:left="720" w:hanging="360"/>
      </w:pPr>
      <w:rPr>
        <w:rFonts w:ascii="Symbol" w:hAnsi="Symbol" w:hint="default"/>
      </w:rPr>
    </w:lvl>
    <w:lvl w:ilvl="1" w:tplc="0790581C">
      <w:start w:val="1"/>
      <w:numFmt w:val="bullet"/>
      <w:lvlText w:val="o"/>
      <w:lvlJc w:val="left"/>
      <w:pPr>
        <w:ind w:left="1440" w:hanging="360"/>
      </w:pPr>
      <w:rPr>
        <w:rFonts w:ascii="Courier New" w:hAnsi="Courier New" w:hint="default"/>
      </w:rPr>
    </w:lvl>
    <w:lvl w:ilvl="2" w:tplc="BBD676E0">
      <w:start w:val="1"/>
      <w:numFmt w:val="bullet"/>
      <w:lvlText w:val=""/>
      <w:lvlJc w:val="left"/>
      <w:pPr>
        <w:ind w:left="2160" w:hanging="360"/>
      </w:pPr>
      <w:rPr>
        <w:rFonts w:ascii="Wingdings" w:hAnsi="Wingdings" w:hint="default"/>
      </w:rPr>
    </w:lvl>
    <w:lvl w:ilvl="3" w:tplc="E9283FDE">
      <w:start w:val="1"/>
      <w:numFmt w:val="bullet"/>
      <w:lvlText w:val=""/>
      <w:lvlJc w:val="left"/>
      <w:pPr>
        <w:ind w:left="2880" w:hanging="360"/>
      </w:pPr>
      <w:rPr>
        <w:rFonts w:ascii="Symbol" w:hAnsi="Symbol" w:hint="default"/>
      </w:rPr>
    </w:lvl>
    <w:lvl w:ilvl="4" w:tplc="B53EB63E">
      <w:start w:val="1"/>
      <w:numFmt w:val="bullet"/>
      <w:lvlText w:val="o"/>
      <w:lvlJc w:val="left"/>
      <w:pPr>
        <w:ind w:left="3600" w:hanging="360"/>
      </w:pPr>
      <w:rPr>
        <w:rFonts w:ascii="Courier New" w:hAnsi="Courier New" w:hint="default"/>
      </w:rPr>
    </w:lvl>
    <w:lvl w:ilvl="5" w:tplc="03BA689E">
      <w:start w:val="1"/>
      <w:numFmt w:val="bullet"/>
      <w:lvlText w:val=""/>
      <w:lvlJc w:val="left"/>
      <w:pPr>
        <w:ind w:left="4320" w:hanging="360"/>
      </w:pPr>
      <w:rPr>
        <w:rFonts w:ascii="Wingdings" w:hAnsi="Wingdings" w:hint="default"/>
      </w:rPr>
    </w:lvl>
    <w:lvl w:ilvl="6" w:tplc="DE0CF824">
      <w:start w:val="1"/>
      <w:numFmt w:val="bullet"/>
      <w:lvlText w:val=""/>
      <w:lvlJc w:val="left"/>
      <w:pPr>
        <w:ind w:left="5040" w:hanging="360"/>
      </w:pPr>
      <w:rPr>
        <w:rFonts w:ascii="Symbol" w:hAnsi="Symbol" w:hint="default"/>
      </w:rPr>
    </w:lvl>
    <w:lvl w:ilvl="7" w:tplc="FDA2B396">
      <w:start w:val="1"/>
      <w:numFmt w:val="bullet"/>
      <w:lvlText w:val="o"/>
      <w:lvlJc w:val="left"/>
      <w:pPr>
        <w:ind w:left="5760" w:hanging="360"/>
      </w:pPr>
      <w:rPr>
        <w:rFonts w:ascii="Courier New" w:hAnsi="Courier New" w:hint="default"/>
      </w:rPr>
    </w:lvl>
    <w:lvl w:ilvl="8" w:tplc="0E624438">
      <w:start w:val="1"/>
      <w:numFmt w:val="bullet"/>
      <w:lvlText w:val=""/>
      <w:lvlJc w:val="left"/>
      <w:pPr>
        <w:ind w:left="6480" w:hanging="360"/>
      </w:pPr>
      <w:rPr>
        <w:rFonts w:ascii="Wingdings" w:hAnsi="Wingdings" w:hint="default"/>
      </w:rPr>
    </w:lvl>
  </w:abstractNum>
  <w:abstractNum w:abstractNumId="146" w15:restartNumberingAfterBreak="0">
    <w:nsid w:val="5CAF39F4"/>
    <w:multiLevelType w:val="hybridMultilevel"/>
    <w:tmpl w:val="9BA6AAF2"/>
    <w:lvl w:ilvl="0" w:tplc="7F5C49EC">
      <w:start w:val="1"/>
      <w:numFmt w:val="decimal"/>
      <w:lvlText w:val="%1."/>
      <w:lvlJc w:val="left"/>
      <w:pPr>
        <w:ind w:left="720" w:hanging="360"/>
      </w:pPr>
    </w:lvl>
    <w:lvl w:ilvl="1" w:tplc="540EECFA">
      <w:start w:val="1"/>
      <w:numFmt w:val="lowerLetter"/>
      <w:lvlText w:val="%2."/>
      <w:lvlJc w:val="left"/>
      <w:pPr>
        <w:ind w:left="1440" w:hanging="360"/>
      </w:pPr>
    </w:lvl>
    <w:lvl w:ilvl="2" w:tplc="F7D8E056">
      <w:start w:val="1"/>
      <w:numFmt w:val="lowerRoman"/>
      <w:lvlText w:val="%3."/>
      <w:lvlJc w:val="right"/>
      <w:pPr>
        <w:ind w:left="2160" w:hanging="180"/>
      </w:pPr>
    </w:lvl>
    <w:lvl w:ilvl="3" w:tplc="F5E2915A">
      <w:start w:val="1"/>
      <w:numFmt w:val="decimal"/>
      <w:lvlText w:val="%4."/>
      <w:lvlJc w:val="left"/>
      <w:pPr>
        <w:ind w:left="2880" w:hanging="360"/>
      </w:pPr>
    </w:lvl>
    <w:lvl w:ilvl="4" w:tplc="97B8F588">
      <w:start w:val="1"/>
      <w:numFmt w:val="lowerLetter"/>
      <w:lvlText w:val="%5."/>
      <w:lvlJc w:val="left"/>
      <w:pPr>
        <w:ind w:left="3600" w:hanging="360"/>
      </w:pPr>
    </w:lvl>
    <w:lvl w:ilvl="5" w:tplc="ED1E556E">
      <w:start w:val="1"/>
      <w:numFmt w:val="lowerRoman"/>
      <w:lvlText w:val="%6."/>
      <w:lvlJc w:val="right"/>
      <w:pPr>
        <w:ind w:left="4320" w:hanging="180"/>
      </w:pPr>
    </w:lvl>
    <w:lvl w:ilvl="6" w:tplc="CF7434C8">
      <w:start w:val="1"/>
      <w:numFmt w:val="decimal"/>
      <w:lvlText w:val="%7."/>
      <w:lvlJc w:val="left"/>
      <w:pPr>
        <w:ind w:left="5040" w:hanging="360"/>
      </w:pPr>
    </w:lvl>
    <w:lvl w:ilvl="7" w:tplc="62EA17E2">
      <w:start w:val="1"/>
      <w:numFmt w:val="lowerLetter"/>
      <w:lvlText w:val="%8."/>
      <w:lvlJc w:val="left"/>
      <w:pPr>
        <w:ind w:left="5760" w:hanging="360"/>
      </w:pPr>
    </w:lvl>
    <w:lvl w:ilvl="8" w:tplc="7C2619C2">
      <w:start w:val="1"/>
      <w:numFmt w:val="lowerRoman"/>
      <w:lvlText w:val="%9."/>
      <w:lvlJc w:val="right"/>
      <w:pPr>
        <w:ind w:left="6480" w:hanging="180"/>
      </w:pPr>
    </w:lvl>
  </w:abstractNum>
  <w:abstractNum w:abstractNumId="147" w15:restartNumberingAfterBreak="0">
    <w:nsid w:val="5CEE1241"/>
    <w:multiLevelType w:val="hybridMultilevel"/>
    <w:tmpl w:val="D60E4EB2"/>
    <w:lvl w:ilvl="0" w:tplc="57A82D7C">
      <w:start w:val="1"/>
      <w:numFmt w:val="bullet"/>
      <w:lvlText w:val=""/>
      <w:lvlJc w:val="left"/>
      <w:pPr>
        <w:ind w:left="720" w:hanging="360"/>
      </w:pPr>
      <w:rPr>
        <w:rFonts w:ascii="Symbol" w:hAnsi="Symbol" w:hint="default"/>
      </w:rPr>
    </w:lvl>
    <w:lvl w:ilvl="1" w:tplc="6DF4C4FE">
      <w:start w:val="1"/>
      <w:numFmt w:val="bullet"/>
      <w:lvlText w:val="o"/>
      <w:lvlJc w:val="left"/>
      <w:pPr>
        <w:ind w:left="1440" w:hanging="360"/>
      </w:pPr>
      <w:rPr>
        <w:rFonts w:ascii="Courier New" w:hAnsi="Courier New" w:hint="default"/>
      </w:rPr>
    </w:lvl>
    <w:lvl w:ilvl="2" w:tplc="F5AEAF2A">
      <w:start w:val="1"/>
      <w:numFmt w:val="bullet"/>
      <w:lvlText w:val=""/>
      <w:lvlJc w:val="left"/>
      <w:pPr>
        <w:ind w:left="2160" w:hanging="360"/>
      </w:pPr>
      <w:rPr>
        <w:rFonts w:ascii="Wingdings" w:hAnsi="Wingdings" w:hint="default"/>
      </w:rPr>
    </w:lvl>
    <w:lvl w:ilvl="3" w:tplc="845C5ABC">
      <w:start w:val="1"/>
      <w:numFmt w:val="bullet"/>
      <w:lvlText w:val=""/>
      <w:lvlJc w:val="left"/>
      <w:pPr>
        <w:ind w:left="2880" w:hanging="360"/>
      </w:pPr>
      <w:rPr>
        <w:rFonts w:ascii="Symbol" w:hAnsi="Symbol" w:hint="default"/>
      </w:rPr>
    </w:lvl>
    <w:lvl w:ilvl="4" w:tplc="34CA7D06">
      <w:start w:val="1"/>
      <w:numFmt w:val="bullet"/>
      <w:lvlText w:val="o"/>
      <w:lvlJc w:val="left"/>
      <w:pPr>
        <w:ind w:left="3600" w:hanging="360"/>
      </w:pPr>
      <w:rPr>
        <w:rFonts w:ascii="Courier New" w:hAnsi="Courier New" w:hint="default"/>
      </w:rPr>
    </w:lvl>
    <w:lvl w:ilvl="5" w:tplc="BCA69C40">
      <w:start w:val="1"/>
      <w:numFmt w:val="bullet"/>
      <w:lvlText w:val=""/>
      <w:lvlJc w:val="left"/>
      <w:pPr>
        <w:ind w:left="4320" w:hanging="360"/>
      </w:pPr>
      <w:rPr>
        <w:rFonts w:ascii="Wingdings" w:hAnsi="Wingdings" w:hint="default"/>
      </w:rPr>
    </w:lvl>
    <w:lvl w:ilvl="6" w:tplc="ADBA51A8">
      <w:start w:val="1"/>
      <w:numFmt w:val="bullet"/>
      <w:lvlText w:val=""/>
      <w:lvlJc w:val="left"/>
      <w:pPr>
        <w:ind w:left="5040" w:hanging="360"/>
      </w:pPr>
      <w:rPr>
        <w:rFonts w:ascii="Symbol" w:hAnsi="Symbol" w:hint="default"/>
      </w:rPr>
    </w:lvl>
    <w:lvl w:ilvl="7" w:tplc="FB5C871C">
      <w:start w:val="1"/>
      <w:numFmt w:val="bullet"/>
      <w:lvlText w:val="o"/>
      <w:lvlJc w:val="left"/>
      <w:pPr>
        <w:ind w:left="5760" w:hanging="360"/>
      </w:pPr>
      <w:rPr>
        <w:rFonts w:ascii="Courier New" w:hAnsi="Courier New" w:hint="default"/>
      </w:rPr>
    </w:lvl>
    <w:lvl w:ilvl="8" w:tplc="A80C566E">
      <w:start w:val="1"/>
      <w:numFmt w:val="bullet"/>
      <w:lvlText w:val=""/>
      <w:lvlJc w:val="left"/>
      <w:pPr>
        <w:ind w:left="6480" w:hanging="360"/>
      </w:pPr>
      <w:rPr>
        <w:rFonts w:ascii="Wingdings" w:hAnsi="Wingdings" w:hint="default"/>
      </w:rPr>
    </w:lvl>
  </w:abstractNum>
  <w:abstractNum w:abstractNumId="148" w15:restartNumberingAfterBreak="0">
    <w:nsid w:val="5D71B41A"/>
    <w:multiLevelType w:val="hybridMultilevel"/>
    <w:tmpl w:val="64265E82"/>
    <w:lvl w:ilvl="0" w:tplc="2C5086D4">
      <w:start w:val="1"/>
      <w:numFmt w:val="decimal"/>
      <w:lvlText w:val="%1."/>
      <w:lvlJc w:val="left"/>
      <w:pPr>
        <w:ind w:left="720" w:hanging="360"/>
      </w:pPr>
    </w:lvl>
    <w:lvl w:ilvl="1" w:tplc="0A1070D0">
      <w:start w:val="1"/>
      <w:numFmt w:val="lowerLetter"/>
      <w:lvlText w:val="%2."/>
      <w:lvlJc w:val="left"/>
      <w:pPr>
        <w:ind w:left="1440" w:hanging="360"/>
      </w:pPr>
    </w:lvl>
    <w:lvl w:ilvl="2" w:tplc="789C6D1A">
      <w:start w:val="1"/>
      <w:numFmt w:val="lowerRoman"/>
      <w:lvlText w:val="%3."/>
      <w:lvlJc w:val="right"/>
      <w:pPr>
        <w:ind w:left="2160" w:hanging="180"/>
      </w:pPr>
    </w:lvl>
    <w:lvl w:ilvl="3" w:tplc="1602AB62">
      <w:start w:val="1"/>
      <w:numFmt w:val="decimal"/>
      <w:lvlText w:val="%4."/>
      <w:lvlJc w:val="left"/>
      <w:pPr>
        <w:ind w:left="2880" w:hanging="360"/>
      </w:pPr>
    </w:lvl>
    <w:lvl w:ilvl="4" w:tplc="5A2838A4">
      <w:start w:val="1"/>
      <w:numFmt w:val="lowerLetter"/>
      <w:lvlText w:val="%5."/>
      <w:lvlJc w:val="left"/>
      <w:pPr>
        <w:ind w:left="3600" w:hanging="360"/>
      </w:pPr>
    </w:lvl>
    <w:lvl w:ilvl="5" w:tplc="6172D792">
      <w:start w:val="1"/>
      <w:numFmt w:val="lowerRoman"/>
      <w:lvlText w:val="%6."/>
      <w:lvlJc w:val="right"/>
      <w:pPr>
        <w:ind w:left="4320" w:hanging="180"/>
      </w:pPr>
    </w:lvl>
    <w:lvl w:ilvl="6" w:tplc="7FAC6468">
      <w:start w:val="1"/>
      <w:numFmt w:val="decimal"/>
      <w:lvlText w:val="%7."/>
      <w:lvlJc w:val="left"/>
      <w:pPr>
        <w:ind w:left="5040" w:hanging="360"/>
      </w:pPr>
    </w:lvl>
    <w:lvl w:ilvl="7" w:tplc="5C4A02BA">
      <w:start w:val="1"/>
      <w:numFmt w:val="lowerLetter"/>
      <w:lvlText w:val="%8."/>
      <w:lvlJc w:val="left"/>
      <w:pPr>
        <w:ind w:left="5760" w:hanging="360"/>
      </w:pPr>
    </w:lvl>
    <w:lvl w:ilvl="8" w:tplc="DDB87B94">
      <w:start w:val="1"/>
      <w:numFmt w:val="lowerRoman"/>
      <w:lvlText w:val="%9."/>
      <w:lvlJc w:val="right"/>
      <w:pPr>
        <w:ind w:left="6480" w:hanging="180"/>
      </w:pPr>
    </w:lvl>
  </w:abstractNum>
  <w:abstractNum w:abstractNumId="149" w15:restartNumberingAfterBreak="0">
    <w:nsid w:val="5E6C2D24"/>
    <w:multiLevelType w:val="hybridMultilevel"/>
    <w:tmpl w:val="7338CA7C"/>
    <w:lvl w:ilvl="0" w:tplc="96D2943C">
      <w:start w:val="1"/>
      <w:numFmt w:val="bullet"/>
      <w:lvlText w:val=""/>
      <w:lvlJc w:val="left"/>
      <w:pPr>
        <w:ind w:left="720" w:hanging="360"/>
      </w:pPr>
      <w:rPr>
        <w:rFonts w:ascii="Symbol" w:hAnsi="Symbol" w:hint="default"/>
      </w:rPr>
    </w:lvl>
    <w:lvl w:ilvl="1" w:tplc="2EB06504">
      <w:start w:val="1"/>
      <w:numFmt w:val="bullet"/>
      <w:lvlText w:val="o"/>
      <w:lvlJc w:val="left"/>
      <w:pPr>
        <w:ind w:left="1440" w:hanging="360"/>
      </w:pPr>
      <w:rPr>
        <w:rFonts w:ascii="Courier New" w:hAnsi="Courier New" w:hint="default"/>
      </w:rPr>
    </w:lvl>
    <w:lvl w:ilvl="2" w:tplc="B218CE76">
      <w:start w:val="1"/>
      <w:numFmt w:val="bullet"/>
      <w:lvlText w:val=""/>
      <w:lvlJc w:val="left"/>
      <w:pPr>
        <w:ind w:left="2160" w:hanging="360"/>
      </w:pPr>
      <w:rPr>
        <w:rFonts w:ascii="Wingdings" w:hAnsi="Wingdings" w:hint="default"/>
      </w:rPr>
    </w:lvl>
    <w:lvl w:ilvl="3" w:tplc="0004D538">
      <w:start w:val="1"/>
      <w:numFmt w:val="bullet"/>
      <w:lvlText w:val=""/>
      <w:lvlJc w:val="left"/>
      <w:pPr>
        <w:ind w:left="2880" w:hanging="360"/>
      </w:pPr>
      <w:rPr>
        <w:rFonts w:ascii="Symbol" w:hAnsi="Symbol" w:hint="default"/>
      </w:rPr>
    </w:lvl>
    <w:lvl w:ilvl="4" w:tplc="792AA18E">
      <w:start w:val="1"/>
      <w:numFmt w:val="bullet"/>
      <w:lvlText w:val="o"/>
      <w:lvlJc w:val="left"/>
      <w:pPr>
        <w:ind w:left="3600" w:hanging="360"/>
      </w:pPr>
      <w:rPr>
        <w:rFonts w:ascii="Courier New" w:hAnsi="Courier New" w:hint="default"/>
      </w:rPr>
    </w:lvl>
    <w:lvl w:ilvl="5" w:tplc="58F08274">
      <w:start w:val="1"/>
      <w:numFmt w:val="bullet"/>
      <w:lvlText w:val=""/>
      <w:lvlJc w:val="left"/>
      <w:pPr>
        <w:ind w:left="4320" w:hanging="360"/>
      </w:pPr>
      <w:rPr>
        <w:rFonts w:ascii="Wingdings" w:hAnsi="Wingdings" w:hint="default"/>
      </w:rPr>
    </w:lvl>
    <w:lvl w:ilvl="6" w:tplc="442006CE">
      <w:start w:val="1"/>
      <w:numFmt w:val="bullet"/>
      <w:lvlText w:val=""/>
      <w:lvlJc w:val="left"/>
      <w:pPr>
        <w:ind w:left="5040" w:hanging="360"/>
      </w:pPr>
      <w:rPr>
        <w:rFonts w:ascii="Symbol" w:hAnsi="Symbol" w:hint="default"/>
      </w:rPr>
    </w:lvl>
    <w:lvl w:ilvl="7" w:tplc="49186E48">
      <w:start w:val="1"/>
      <w:numFmt w:val="bullet"/>
      <w:lvlText w:val="o"/>
      <w:lvlJc w:val="left"/>
      <w:pPr>
        <w:ind w:left="5760" w:hanging="360"/>
      </w:pPr>
      <w:rPr>
        <w:rFonts w:ascii="Courier New" w:hAnsi="Courier New" w:hint="default"/>
      </w:rPr>
    </w:lvl>
    <w:lvl w:ilvl="8" w:tplc="34445FA8">
      <w:start w:val="1"/>
      <w:numFmt w:val="bullet"/>
      <w:lvlText w:val=""/>
      <w:lvlJc w:val="left"/>
      <w:pPr>
        <w:ind w:left="6480" w:hanging="360"/>
      </w:pPr>
      <w:rPr>
        <w:rFonts w:ascii="Wingdings" w:hAnsi="Wingdings" w:hint="default"/>
      </w:rPr>
    </w:lvl>
  </w:abstractNum>
  <w:abstractNum w:abstractNumId="150" w15:restartNumberingAfterBreak="0">
    <w:nsid w:val="5ECAD79E"/>
    <w:multiLevelType w:val="hybridMultilevel"/>
    <w:tmpl w:val="ABECF6B0"/>
    <w:lvl w:ilvl="0" w:tplc="7AA8E07E">
      <w:start w:val="1"/>
      <w:numFmt w:val="decimal"/>
      <w:lvlText w:val="%1."/>
      <w:lvlJc w:val="left"/>
      <w:pPr>
        <w:ind w:left="720" w:hanging="360"/>
      </w:pPr>
    </w:lvl>
    <w:lvl w:ilvl="1" w:tplc="BBEE0D8A">
      <w:start w:val="1"/>
      <w:numFmt w:val="lowerLetter"/>
      <w:lvlText w:val="%2."/>
      <w:lvlJc w:val="left"/>
      <w:pPr>
        <w:ind w:left="1440" w:hanging="360"/>
      </w:pPr>
    </w:lvl>
    <w:lvl w:ilvl="2" w:tplc="D2DAA4F2">
      <w:start w:val="1"/>
      <w:numFmt w:val="lowerRoman"/>
      <w:lvlText w:val="%3."/>
      <w:lvlJc w:val="right"/>
      <w:pPr>
        <w:ind w:left="2160" w:hanging="180"/>
      </w:pPr>
    </w:lvl>
    <w:lvl w:ilvl="3" w:tplc="80BC2078">
      <w:start w:val="1"/>
      <w:numFmt w:val="decimal"/>
      <w:lvlText w:val="%4."/>
      <w:lvlJc w:val="left"/>
      <w:pPr>
        <w:ind w:left="2880" w:hanging="360"/>
      </w:pPr>
    </w:lvl>
    <w:lvl w:ilvl="4" w:tplc="FDE6104C">
      <w:start w:val="1"/>
      <w:numFmt w:val="lowerLetter"/>
      <w:lvlText w:val="%5."/>
      <w:lvlJc w:val="left"/>
      <w:pPr>
        <w:ind w:left="3600" w:hanging="360"/>
      </w:pPr>
    </w:lvl>
    <w:lvl w:ilvl="5" w:tplc="A89CFAE8">
      <w:start w:val="1"/>
      <w:numFmt w:val="lowerRoman"/>
      <w:lvlText w:val="%6."/>
      <w:lvlJc w:val="right"/>
      <w:pPr>
        <w:ind w:left="4320" w:hanging="180"/>
      </w:pPr>
    </w:lvl>
    <w:lvl w:ilvl="6" w:tplc="569E5862">
      <w:start w:val="1"/>
      <w:numFmt w:val="decimal"/>
      <w:lvlText w:val="%7."/>
      <w:lvlJc w:val="left"/>
      <w:pPr>
        <w:ind w:left="5040" w:hanging="360"/>
      </w:pPr>
    </w:lvl>
    <w:lvl w:ilvl="7" w:tplc="0D109C48">
      <w:start w:val="1"/>
      <w:numFmt w:val="lowerLetter"/>
      <w:lvlText w:val="%8."/>
      <w:lvlJc w:val="left"/>
      <w:pPr>
        <w:ind w:left="5760" w:hanging="360"/>
      </w:pPr>
    </w:lvl>
    <w:lvl w:ilvl="8" w:tplc="04629FC2">
      <w:start w:val="1"/>
      <w:numFmt w:val="lowerRoman"/>
      <w:lvlText w:val="%9."/>
      <w:lvlJc w:val="right"/>
      <w:pPr>
        <w:ind w:left="6480" w:hanging="180"/>
      </w:pPr>
    </w:lvl>
  </w:abstractNum>
  <w:abstractNum w:abstractNumId="151" w15:restartNumberingAfterBreak="0">
    <w:nsid w:val="600BB098"/>
    <w:multiLevelType w:val="multilevel"/>
    <w:tmpl w:val="6A2A30EE"/>
    <w:lvl w:ilvl="0">
      <w:start w:val="1"/>
      <w:numFmt w:val="bullet"/>
      <w:lvlText w:val=""/>
      <w:lvlJc w:val="left"/>
      <w:pPr>
        <w:ind w:left="1440" w:hanging="360"/>
      </w:pPr>
      <w:rPr>
        <w:rFonts w:ascii="Symbol" w:hAnsi="Symbol" w:hint="default"/>
      </w:rPr>
    </w:lvl>
    <w:lvl w:ilvl="1">
      <w:start w:val="1"/>
      <w:numFmt w:val="decimal"/>
      <w:lvlText w:val="%1.%2."/>
      <w:lvlJc w:val="left"/>
      <w:pPr>
        <w:ind w:left="2160" w:hanging="360"/>
      </w:pPr>
    </w:lvl>
    <w:lvl w:ilvl="2">
      <w:start w:val="1"/>
      <w:numFmt w:val="decimal"/>
      <w:lvlText w:val="%1.%2.%3."/>
      <w:lvlJc w:val="left"/>
      <w:pPr>
        <w:ind w:left="2880" w:hanging="180"/>
      </w:pPr>
    </w:lvl>
    <w:lvl w:ilvl="3">
      <w:start w:val="1"/>
      <w:numFmt w:val="decimal"/>
      <w:lvlText w:val="%1.%2.%3.%4."/>
      <w:lvlJc w:val="left"/>
      <w:pPr>
        <w:ind w:left="3600" w:hanging="360"/>
      </w:pPr>
    </w:lvl>
    <w:lvl w:ilvl="4">
      <w:start w:val="1"/>
      <w:numFmt w:val="decimal"/>
      <w:lvlText w:val="%1.%2.%3.%4.%5."/>
      <w:lvlJc w:val="left"/>
      <w:pPr>
        <w:ind w:left="4320" w:hanging="360"/>
      </w:pPr>
    </w:lvl>
    <w:lvl w:ilvl="5">
      <w:start w:val="1"/>
      <w:numFmt w:val="decimal"/>
      <w:lvlText w:val="%1.%2.%3.%4.%5.%6."/>
      <w:lvlJc w:val="left"/>
      <w:pPr>
        <w:ind w:left="5040" w:hanging="180"/>
      </w:pPr>
    </w:lvl>
    <w:lvl w:ilvl="6">
      <w:start w:val="1"/>
      <w:numFmt w:val="decimal"/>
      <w:lvlText w:val="%1.%2.%3.%4.%5.%6.%7."/>
      <w:lvlJc w:val="left"/>
      <w:pPr>
        <w:ind w:left="5760" w:hanging="360"/>
      </w:pPr>
    </w:lvl>
    <w:lvl w:ilvl="7">
      <w:start w:val="1"/>
      <w:numFmt w:val="decimal"/>
      <w:lvlText w:val="%1.%2.%3.%4.%5.%6.%7.%8."/>
      <w:lvlJc w:val="left"/>
      <w:pPr>
        <w:ind w:left="6480" w:hanging="360"/>
      </w:pPr>
    </w:lvl>
    <w:lvl w:ilvl="8">
      <w:start w:val="1"/>
      <w:numFmt w:val="decimal"/>
      <w:lvlText w:val="%1.%2.%3.%4.%5.%6.%7.%8.%9."/>
      <w:lvlJc w:val="left"/>
      <w:pPr>
        <w:ind w:left="7200" w:hanging="180"/>
      </w:pPr>
    </w:lvl>
  </w:abstractNum>
  <w:abstractNum w:abstractNumId="152" w15:restartNumberingAfterBreak="0">
    <w:nsid w:val="605DFD59"/>
    <w:multiLevelType w:val="hybridMultilevel"/>
    <w:tmpl w:val="0FBE4164"/>
    <w:lvl w:ilvl="0" w:tplc="0BAE6AC6">
      <w:start w:val="1"/>
      <w:numFmt w:val="bullet"/>
      <w:lvlText w:val=""/>
      <w:lvlJc w:val="left"/>
      <w:pPr>
        <w:ind w:left="720" w:hanging="360"/>
      </w:pPr>
      <w:rPr>
        <w:rFonts w:ascii="Symbol" w:hAnsi="Symbol" w:hint="default"/>
      </w:rPr>
    </w:lvl>
    <w:lvl w:ilvl="1" w:tplc="9AA08D30">
      <w:start w:val="1"/>
      <w:numFmt w:val="bullet"/>
      <w:lvlText w:val="o"/>
      <w:lvlJc w:val="left"/>
      <w:pPr>
        <w:ind w:left="1440" w:hanging="360"/>
      </w:pPr>
      <w:rPr>
        <w:rFonts w:ascii="Courier New" w:hAnsi="Courier New" w:hint="default"/>
      </w:rPr>
    </w:lvl>
    <w:lvl w:ilvl="2" w:tplc="0FE2B7A0">
      <w:start w:val="1"/>
      <w:numFmt w:val="bullet"/>
      <w:lvlText w:val=""/>
      <w:lvlJc w:val="left"/>
      <w:pPr>
        <w:ind w:left="2160" w:hanging="360"/>
      </w:pPr>
      <w:rPr>
        <w:rFonts w:ascii="Wingdings" w:hAnsi="Wingdings" w:hint="default"/>
      </w:rPr>
    </w:lvl>
    <w:lvl w:ilvl="3" w:tplc="EF5E7E10">
      <w:start w:val="1"/>
      <w:numFmt w:val="bullet"/>
      <w:lvlText w:val=""/>
      <w:lvlJc w:val="left"/>
      <w:pPr>
        <w:ind w:left="2880" w:hanging="360"/>
      </w:pPr>
      <w:rPr>
        <w:rFonts w:ascii="Symbol" w:hAnsi="Symbol" w:hint="default"/>
      </w:rPr>
    </w:lvl>
    <w:lvl w:ilvl="4" w:tplc="C9624930">
      <w:start w:val="1"/>
      <w:numFmt w:val="bullet"/>
      <w:lvlText w:val="o"/>
      <w:lvlJc w:val="left"/>
      <w:pPr>
        <w:ind w:left="3600" w:hanging="360"/>
      </w:pPr>
      <w:rPr>
        <w:rFonts w:ascii="Courier New" w:hAnsi="Courier New" w:hint="default"/>
      </w:rPr>
    </w:lvl>
    <w:lvl w:ilvl="5" w:tplc="31FE5F2C">
      <w:start w:val="1"/>
      <w:numFmt w:val="bullet"/>
      <w:lvlText w:val=""/>
      <w:lvlJc w:val="left"/>
      <w:pPr>
        <w:ind w:left="4320" w:hanging="360"/>
      </w:pPr>
      <w:rPr>
        <w:rFonts w:ascii="Wingdings" w:hAnsi="Wingdings" w:hint="default"/>
      </w:rPr>
    </w:lvl>
    <w:lvl w:ilvl="6" w:tplc="A25ADD96">
      <w:start w:val="1"/>
      <w:numFmt w:val="bullet"/>
      <w:lvlText w:val=""/>
      <w:lvlJc w:val="left"/>
      <w:pPr>
        <w:ind w:left="5040" w:hanging="360"/>
      </w:pPr>
      <w:rPr>
        <w:rFonts w:ascii="Symbol" w:hAnsi="Symbol" w:hint="default"/>
      </w:rPr>
    </w:lvl>
    <w:lvl w:ilvl="7" w:tplc="45B48DD4">
      <w:start w:val="1"/>
      <w:numFmt w:val="bullet"/>
      <w:lvlText w:val="o"/>
      <w:lvlJc w:val="left"/>
      <w:pPr>
        <w:ind w:left="5760" w:hanging="360"/>
      </w:pPr>
      <w:rPr>
        <w:rFonts w:ascii="Courier New" w:hAnsi="Courier New" w:hint="default"/>
      </w:rPr>
    </w:lvl>
    <w:lvl w:ilvl="8" w:tplc="7F1235C4">
      <w:start w:val="1"/>
      <w:numFmt w:val="bullet"/>
      <w:lvlText w:val=""/>
      <w:lvlJc w:val="left"/>
      <w:pPr>
        <w:ind w:left="6480" w:hanging="360"/>
      </w:pPr>
      <w:rPr>
        <w:rFonts w:ascii="Wingdings" w:hAnsi="Wingdings" w:hint="default"/>
      </w:rPr>
    </w:lvl>
  </w:abstractNum>
  <w:abstractNum w:abstractNumId="153" w15:restartNumberingAfterBreak="0">
    <w:nsid w:val="606DD4BA"/>
    <w:multiLevelType w:val="hybridMultilevel"/>
    <w:tmpl w:val="6CB4CC9A"/>
    <w:lvl w:ilvl="0" w:tplc="E28CA646">
      <w:start w:val="1"/>
      <w:numFmt w:val="bullet"/>
      <w:lvlText w:val=""/>
      <w:lvlJc w:val="left"/>
      <w:pPr>
        <w:ind w:left="720" w:hanging="360"/>
      </w:pPr>
      <w:rPr>
        <w:rFonts w:ascii="Symbol" w:hAnsi="Symbol" w:hint="default"/>
      </w:rPr>
    </w:lvl>
    <w:lvl w:ilvl="1" w:tplc="5F4C8204">
      <w:start w:val="1"/>
      <w:numFmt w:val="bullet"/>
      <w:lvlText w:val="o"/>
      <w:lvlJc w:val="left"/>
      <w:pPr>
        <w:ind w:left="1440" w:hanging="360"/>
      </w:pPr>
      <w:rPr>
        <w:rFonts w:ascii="Courier New" w:hAnsi="Courier New" w:hint="default"/>
      </w:rPr>
    </w:lvl>
    <w:lvl w:ilvl="2" w:tplc="3E582AE6">
      <w:start w:val="1"/>
      <w:numFmt w:val="bullet"/>
      <w:lvlText w:val=""/>
      <w:lvlJc w:val="left"/>
      <w:pPr>
        <w:ind w:left="2160" w:hanging="360"/>
      </w:pPr>
      <w:rPr>
        <w:rFonts w:ascii="Wingdings" w:hAnsi="Wingdings" w:hint="default"/>
      </w:rPr>
    </w:lvl>
    <w:lvl w:ilvl="3" w:tplc="47D043B4">
      <w:start w:val="1"/>
      <w:numFmt w:val="bullet"/>
      <w:lvlText w:val=""/>
      <w:lvlJc w:val="left"/>
      <w:pPr>
        <w:ind w:left="2880" w:hanging="360"/>
      </w:pPr>
      <w:rPr>
        <w:rFonts w:ascii="Symbol" w:hAnsi="Symbol" w:hint="default"/>
      </w:rPr>
    </w:lvl>
    <w:lvl w:ilvl="4" w:tplc="E392FC20">
      <w:start w:val="1"/>
      <w:numFmt w:val="bullet"/>
      <w:lvlText w:val="o"/>
      <w:lvlJc w:val="left"/>
      <w:pPr>
        <w:ind w:left="3600" w:hanging="360"/>
      </w:pPr>
      <w:rPr>
        <w:rFonts w:ascii="Courier New" w:hAnsi="Courier New" w:hint="default"/>
      </w:rPr>
    </w:lvl>
    <w:lvl w:ilvl="5" w:tplc="0ACEF91C">
      <w:start w:val="1"/>
      <w:numFmt w:val="bullet"/>
      <w:lvlText w:val=""/>
      <w:lvlJc w:val="left"/>
      <w:pPr>
        <w:ind w:left="4320" w:hanging="360"/>
      </w:pPr>
      <w:rPr>
        <w:rFonts w:ascii="Wingdings" w:hAnsi="Wingdings" w:hint="default"/>
      </w:rPr>
    </w:lvl>
    <w:lvl w:ilvl="6" w:tplc="4BB4B73C">
      <w:start w:val="1"/>
      <w:numFmt w:val="bullet"/>
      <w:lvlText w:val=""/>
      <w:lvlJc w:val="left"/>
      <w:pPr>
        <w:ind w:left="5040" w:hanging="360"/>
      </w:pPr>
      <w:rPr>
        <w:rFonts w:ascii="Symbol" w:hAnsi="Symbol" w:hint="default"/>
      </w:rPr>
    </w:lvl>
    <w:lvl w:ilvl="7" w:tplc="2E1C454E">
      <w:start w:val="1"/>
      <w:numFmt w:val="bullet"/>
      <w:lvlText w:val="o"/>
      <w:lvlJc w:val="left"/>
      <w:pPr>
        <w:ind w:left="5760" w:hanging="360"/>
      </w:pPr>
      <w:rPr>
        <w:rFonts w:ascii="Courier New" w:hAnsi="Courier New" w:hint="default"/>
      </w:rPr>
    </w:lvl>
    <w:lvl w:ilvl="8" w:tplc="1C1CDE52">
      <w:start w:val="1"/>
      <w:numFmt w:val="bullet"/>
      <w:lvlText w:val=""/>
      <w:lvlJc w:val="left"/>
      <w:pPr>
        <w:ind w:left="6480" w:hanging="360"/>
      </w:pPr>
      <w:rPr>
        <w:rFonts w:ascii="Wingdings" w:hAnsi="Wingdings" w:hint="default"/>
      </w:rPr>
    </w:lvl>
  </w:abstractNum>
  <w:abstractNum w:abstractNumId="154" w15:restartNumberingAfterBreak="0">
    <w:nsid w:val="60F42ADE"/>
    <w:multiLevelType w:val="hybridMultilevel"/>
    <w:tmpl w:val="06B2560E"/>
    <w:lvl w:ilvl="0" w:tplc="C8E0B5DE">
      <w:start w:val="1"/>
      <w:numFmt w:val="decimal"/>
      <w:lvlText w:val="%1."/>
      <w:lvlJc w:val="left"/>
      <w:pPr>
        <w:ind w:left="720" w:hanging="360"/>
      </w:pPr>
    </w:lvl>
    <w:lvl w:ilvl="1" w:tplc="B2AAA444">
      <w:start w:val="1"/>
      <w:numFmt w:val="lowerLetter"/>
      <w:lvlText w:val="%2."/>
      <w:lvlJc w:val="left"/>
      <w:pPr>
        <w:ind w:left="1440" w:hanging="360"/>
      </w:pPr>
    </w:lvl>
    <w:lvl w:ilvl="2" w:tplc="6938F8F2">
      <w:start w:val="1"/>
      <w:numFmt w:val="lowerRoman"/>
      <w:lvlText w:val="%3."/>
      <w:lvlJc w:val="right"/>
      <w:pPr>
        <w:ind w:left="2160" w:hanging="180"/>
      </w:pPr>
    </w:lvl>
    <w:lvl w:ilvl="3" w:tplc="0172D138">
      <w:start w:val="1"/>
      <w:numFmt w:val="decimal"/>
      <w:lvlText w:val="%4."/>
      <w:lvlJc w:val="left"/>
      <w:pPr>
        <w:ind w:left="2880" w:hanging="360"/>
      </w:pPr>
    </w:lvl>
    <w:lvl w:ilvl="4" w:tplc="E3920942">
      <w:start w:val="1"/>
      <w:numFmt w:val="lowerLetter"/>
      <w:lvlText w:val="%5."/>
      <w:lvlJc w:val="left"/>
      <w:pPr>
        <w:ind w:left="3600" w:hanging="360"/>
      </w:pPr>
    </w:lvl>
    <w:lvl w:ilvl="5" w:tplc="64EE662A">
      <w:start w:val="1"/>
      <w:numFmt w:val="lowerRoman"/>
      <w:lvlText w:val="%6."/>
      <w:lvlJc w:val="right"/>
      <w:pPr>
        <w:ind w:left="4320" w:hanging="180"/>
      </w:pPr>
    </w:lvl>
    <w:lvl w:ilvl="6" w:tplc="C7164AE6">
      <w:start w:val="1"/>
      <w:numFmt w:val="decimal"/>
      <w:lvlText w:val="%7."/>
      <w:lvlJc w:val="left"/>
      <w:pPr>
        <w:ind w:left="5040" w:hanging="360"/>
      </w:pPr>
    </w:lvl>
    <w:lvl w:ilvl="7" w:tplc="DCFEA8F0">
      <w:start w:val="1"/>
      <w:numFmt w:val="lowerLetter"/>
      <w:lvlText w:val="%8."/>
      <w:lvlJc w:val="left"/>
      <w:pPr>
        <w:ind w:left="5760" w:hanging="360"/>
      </w:pPr>
    </w:lvl>
    <w:lvl w:ilvl="8" w:tplc="740C5628">
      <w:start w:val="1"/>
      <w:numFmt w:val="lowerRoman"/>
      <w:lvlText w:val="%9."/>
      <w:lvlJc w:val="right"/>
      <w:pPr>
        <w:ind w:left="6480" w:hanging="180"/>
      </w:pPr>
    </w:lvl>
  </w:abstractNum>
  <w:abstractNum w:abstractNumId="155" w15:restartNumberingAfterBreak="0">
    <w:nsid w:val="618EBDFB"/>
    <w:multiLevelType w:val="hybridMultilevel"/>
    <w:tmpl w:val="6CE61FB2"/>
    <w:lvl w:ilvl="0" w:tplc="3B52222A">
      <w:start w:val="1"/>
      <w:numFmt w:val="bullet"/>
      <w:lvlText w:val=""/>
      <w:lvlJc w:val="left"/>
      <w:pPr>
        <w:ind w:left="1068" w:hanging="360"/>
      </w:pPr>
      <w:rPr>
        <w:rFonts w:ascii="Symbol" w:hAnsi="Symbol" w:hint="default"/>
      </w:rPr>
    </w:lvl>
    <w:lvl w:ilvl="1" w:tplc="F364E222">
      <w:start w:val="1"/>
      <w:numFmt w:val="bullet"/>
      <w:lvlText w:val="o"/>
      <w:lvlJc w:val="left"/>
      <w:pPr>
        <w:ind w:left="1788" w:hanging="360"/>
      </w:pPr>
      <w:rPr>
        <w:rFonts w:ascii="Courier New" w:hAnsi="Courier New" w:hint="default"/>
      </w:rPr>
    </w:lvl>
    <w:lvl w:ilvl="2" w:tplc="EC761C0A">
      <w:start w:val="1"/>
      <w:numFmt w:val="bullet"/>
      <w:lvlText w:val=""/>
      <w:lvlJc w:val="left"/>
      <w:pPr>
        <w:ind w:left="2508" w:hanging="360"/>
      </w:pPr>
      <w:rPr>
        <w:rFonts w:ascii="Wingdings" w:hAnsi="Wingdings" w:hint="default"/>
      </w:rPr>
    </w:lvl>
    <w:lvl w:ilvl="3" w:tplc="2ABE46C8">
      <w:start w:val="1"/>
      <w:numFmt w:val="bullet"/>
      <w:lvlText w:val=""/>
      <w:lvlJc w:val="left"/>
      <w:pPr>
        <w:ind w:left="3228" w:hanging="360"/>
      </w:pPr>
      <w:rPr>
        <w:rFonts w:ascii="Symbol" w:hAnsi="Symbol" w:hint="default"/>
      </w:rPr>
    </w:lvl>
    <w:lvl w:ilvl="4" w:tplc="C3DC420E">
      <w:start w:val="1"/>
      <w:numFmt w:val="bullet"/>
      <w:lvlText w:val="o"/>
      <w:lvlJc w:val="left"/>
      <w:pPr>
        <w:ind w:left="3948" w:hanging="360"/>
      </w:pPr>
      <w:rPr>
        <w:rFonts w:ascii="Courier New" w:hAnsi="Courier New" w:hint="default"/>
      </w:rPr>
    </w:lvl>
    <w:lvl w:ilvl="5" w:tplc="79C60A64">
      <w:start w:val="1"/>
      <w:numFmt w:val="bullet"/>
      <w:lvlText w:val=""/>
      <w:lvlJc w:val="left"/>
      <w:pPr>
        <w:ind w:left="4668" w:hanging="360"/>
      </w:pPr>
      <w:rPr>
        <w:rFonts w:ascii="Wingdings" w:hAnsi="Wingdings" w:hint="default"/>
      </w:rPr>
    </w:lvl>
    <w:lvl w:ilvl="6" w:tplc="E708E3EE">
      <w:start w:val="1"/>
      <w:numFmt w:val="bullet"/>
      <w:lvlText w:val=""/>
      <w:lvlJc w:val="left"/>
      <w:pPr>
        <w:ind w:left="5388" w:hanging="360"/>
      </w:pPr>
      <w:rPr>
        <w:rFonts w:ascii="Symbol" w:hAnsi="Symbol" w:hint="default"/>
      </w:rPr>
    </w:lvl>
    <w:lvl w:ilvl="7" w:tplc="B9C8C320">
      <w:start w:val="1"/>
      <w:numFmt w:val="bullet"/>
      <w:lvlText w:val="o"/>
      <w:lvlJc w:val="left"/>
      <w:pPr>
        <w:ind w:left="6108" w:hanging="360"/>
      </w:pPr>
      <w:rPr>
        <w:rFonts w:ascii="Courier New" w:hAnsi="Courier New" w:hint="default"/>
      </w:rPr>
    </w:lvl>
    <w:lvl w:ilvl="8" w:tplc="38FA3C5E">
      <w:start w:val="1"/>
      <w:numFmt w:val="bullet"/>
      <w:lvlText w:val=""/>
      <w:lvlJc w:val="left"/>
      <w:pPr>
        <w:ind w:left="6828" w:hanging="360"/>
      </w:pPr>
      <w:rPr>
        <w:rFonts w:ascii="Wingdings" w:hAnsi="Wingdings" w:hint="default"/>
      </w:rPr>
    </w:lvl>
  </w:abstractNum>
  <w:abstractNum w:abstractNumId="156" w15:restartNumberingAfterBreak="0">
    <w:nsid w:val="61E989AF"/>
    <w:multiLevelType w:val="hybridMultilevel"/>
    <w:tmpl w:val="69FA0B3E"/>
    <w:lvl w:ilvl="0" w:tplc="8340D006">
      <w:start w:val="1"/>
      <w:numFmt w:val="decimal"/>
      <w:lvlText w:val="%1."/>
      <w:lvlJc w:val="left"/>
      <w:pPr>
        <w:ind w:left="720" w:hanging="360"/>
      </w:pPr>
    </w:lvl>
    <w:lvl w:ilvl="1" w:tplc="1BD06552">
      <w:start w:val="1"/>
      <w:numFmt w:val="lowerLetter"/>
      <w:lvlText w:val="%2."/>
      <w:lvlJc w:val="left"/>
      <w:pPr>
        <w:ind w:left="1440" w:hanging="360"/>
      </w:pPr>
    </w:lvl>
    <w:lvl w:ilvl="2" w:tplc="7D28D278">
      <w:start w:val="1"/>
      <w:numFmt w:val="lowerRoman"/>
      <w:lvlText w:val="%3."/>
      <w:lvlJc w:val="right"/>
      <w:pPr>
        <w:ind w:left="2160" w:hanging="180"/>
      </w:pPr>
    </w:lvl>
    <w:lvl w:ilvl="3" w:tplc="BF6E5C9E">
      <w:start w:val="1"/>
      <w:numFmt w:val="decimal"/>
      <w:lvlText w:val="%4."/>
      <w:lvlJc w:val="left"/>
      <w:pPr>
        <w:ind w:left="2880" w:hanging="360"/>
      </w:pPr>
    </w:lvl>
    <w:lvl w:ilvl="4" w:tplc="9C1EAD92">
      <w:start w:val="1"/>
      <w:numFmt w:val="lowerLetter"/>
      <w:lvlText w:val="%5."/>
      <w:lvlJc w:val="left"/>
      <w:pPr>
        <w:ind w:left="3600" w:hanging="360"/>
      </w:pPr>
    </w:lvl>
    <w:lvl w:ilvl="5" w:tplc="4A9C9370">
      <w:start w:val="1"/>
      <w:numFmt w:val="lowerRoman"/>
      <w:lvlText w:val="%6."/>
      <w:lvlJc w:val="right"/>
      <w:pPr>
        <w:ind w:left="4320" w:hanging="180"/>
      </w:pPr>
    </w:lvl>
    <w:lvl w:ilvl="6" w:tplc="A7EEEF82">
      <w:start w:val="1"/>
      <w:numFmt w:val="decimal"/>
      <w:lvlText w:val="%7."/>
      <w:lvlJc w:val="left"/>
      <w:pPr>
        <w:ind w:left="5040" w:hanging="360"/>
      </w:pPr>
    </w:lvl>
    <w:lvl w:ilvl="7" w:tplc="07C0C042">
      <w:start w:val="1"/>
      <w:numFmt w:val="lowerLetter"/>
      <w:lvlText w:val="%8."/>
      <w:lvlJc w:val="left"/>
      <w:pPr>
        <w:ind w:left="5760" w:hanging="360"/>
      </w:pPr>
    </w:lvl>
    <w:lvl w:ilvl="8" w:tplc="270A1BA6">
      <w:start w:val="1"/>
      <w:numFmt w:val="lowerRoman"/>
      <w:lvlText w:val="%9."/>
      <w:lvlJc w:val="right"/>
      <w:pPr>
        <w:ind w:left="6480" w:hanging="180"/>
      </w:pPr>
    </w:lvl>
  </w:abstractNum>
  <w:abstractNum w:abstractNumId="157" w15:restartNumberingAfterBreak="0">
    <w:nsid w:val="63464763"/>
    <w:multiLevelType w:val="hybridMultilevel"/>
    <w:tmpl w:val="90FA62E0"/>
    <w:lvl w:ilvl="0" w:tplc="C54474C8">
      <w:start w:val="1"/>
      <w:numFmt w:val="decimal"/>
      <w:lvlText w:val="%1."/>
      <w:lvlJc w:val="left"/>
      <w:pPr>
        <w:ind w:left="720" w:hanging="360"/>
      </w:pPr>
    </w:lvl>
    <w:lvl w:ilvl="1" w:tplc="8F3A1420">
      <w:start w:val="1"/>
      <w:numFmt w:val="lowerLetter"/>
      <w:lvlText w:val="%2."/>
      <w:lvlJc w:val="left"/>
      <w:pPr>
        <w:ind w:left="1440" w:hanging="360"/>
      </w:pPr>
    </w:lvl>
    <w:lvl w:ilvl="2" w:tplc="90EEA2B2">
      <w:start w:val="1"/>
      <w:numFmt w:val="lowerRoman"/>
      <w:lvlText w:val="%3."/>
      <w:lvlJc w:val="right"/>
      <w:pPr>
        <w:ind w:left="2160" w:hanging="180"/>
      </w:pPr>
    </w:lvl>
    <w:lvl w:ilvl="3" w:tplc="1BDABC6E">
      <w:start w:val="1"/>
      <w:numFmt w:val="decimal"/>
      <w:lvlText w:val="%4."/>
      <w:lvlJc w:val="left"/>
      <w:pPr>
        <w:ind w:left="2880" w:hanging="360"/>
      </w:pPr>
    </w:lvl>
    <w:lvl w:ilvl="4" w:tplc="7ACA0DA4">
      <w:start w:val="1"/>
      <w:numFmt w:val="lowerLetter"/>
      <w:lvlText w:val="%5."/>
      <w:lvlJc w:val="left"/>
      <w:pPr>
        <w:ind w:left="3600" w:hanging="360"/>
      </w:pPr>
    </w:lvl>
    <w:lvl w:ilvl="5" w:tplc="BE76691E">
      <w:start w:val="1"/>
      <w:numFmt w:val="lowerRoman"/>
      <w:lvlText w:val="%6."/>
      <w:lvlJc w:val="right"/>
      <w:pPr>
        <w:ind w:left="4320" w:hanging="180"/>
      </w:pPr>
    </w:lvl>
    <w:lvl w:ilvl="6" w:tplc="40543F98">
      <w:start w:val="1"/>
      <w:numFmt w:val="decimal"/>
      <w:lvlText w:val="%7."/>
      <w:lvlJc w:val="left"/>
      <w:pPr>
        <w:ind w:left="5040" w:hanging="360"/>
      </w:pPr>
    </w:lvl>
    <w:lvl w:ilvl="7" w:tplc="2D60191A">
      <w:start w:val="1"/>
      <w:numFmt w:val="lowerLetter"/>
      <w:lvlText w:val="%8."/>
      <w:lvlJc w:val="left"/>
      <w:pPr>
        <w:ind w:left="5760" w:hanging="360"/>
      </w:pPr>
    </w:lvl>
    <w:lvl w:ilvl="8" w:tplc="5FCA5F92">
      <w:start w:val="1"/>
      <w:numFmt w:val="lowerRoman"/>
      <w:lvlText w:val="%9."/>
      <w:lvlJc w:val="right"/>
      <w:pPr>
        <w:ind w:left="6480" w:hanging="180"/>
      </w:pPr>
    </w:lvl>
  </w:abstractNum>
  <w:abstractNum w:abstractNumId="158" w15:restartNumberingAfterBreak="0">
    <w:nsid w:val="6505D560"/>
    <w:multiLevelType w:val="hybridMultilevel"/>
    <w:tmpl w:val="5978DA00"/>
    <w:lvl w:ilvl="0" w:tplc="D77C2E94">
      <w:start w:val="1"/>
      <w:numFmt w:val="bullet"/>
      <w:lvlText w:val="·"/>
      <w:lvlJc w:val="left"/>
      <w:pPr>
        <w:ind w:left="720" w:hanging="360"/>
      </w:pPr>
      <w:rPr>
        <w:rFonts w:ascii="Symbol" w:hAnsi="Symbol" w:hint="default"/>
      </w:rPr>
    </w:lvl>
    <w:lvl w:ilvl="1" w:tplc="50FE76A2">
      <w:start w:val="1"/>
      <w:numFmt w:val="bullet"/>
      <w:lvlText w:val="o"/>
      <w:lvlJc w:val="left"/>
      <w:pPr>
        <w:ind w:left="1440" w:hanging="360"/>
      </w:pPr>
      <w:rPr>
        <w:rFonts w:ascii="Courier New" w:hAnsi="Courier New" w:hint="default"/>
      </w:rPr>
    </w:lvl>
    <w:lvl w:ilvl="2" w:tplc="82660340">
      <w:start w:val="1"/>
      <w:numFmt w:val="bullet"/>
      <w:lvlText w:val=""/>
      <w:lvlJc w:val="left"/>
      <w:pPr>
        <w:ind w:left="2160" w:hanging="360"/>
      </w:pPr>
      <w:rPr>
        <w:rFonts w:ascii="Wingdings" w:hAnsi="Wingdings" w:hint="default"/>
      </w:rPr>
    </w:lvl>
    <w:lvl w:ilvl="3" w:tplc="02B646BC">
      <w:start w:val="1"/>
      <w:numFmt w:val="bullet"/>
      <w:lvlText w:val=""/>
      <w:lvlJc w:val="left"/>
      <w:pPr>
        <w:ind w:left="2880" w:hanging="360"/>
      </w:pPr>
      <w:rPr>
        <w:rFonts w:ascii="Symbol" w:hAnsi="Symbol" w:hint="default"/>
      </w:rPr>
    </w:lvl>
    <w:lvl w:ilvl="4" w:tplc="0BBCA9CE">
      <w:start w:val="1"/>
      <w:numFmt w:val="bullet"/>
      <w:lvlText w:val="o"/>
      <w:lvlJc w:val="left"/>
      <w:pPr>
        <w:ind w:left="3600" w:hanging="360"/>
      </w:pPr>
      <w:rPr>
        <w:rFonts w:ascii="Courier New" w:hAnsi="Courier New" w:hint="default"/>
      </w:rPr>
    </w:lvl>
    <w:lvl w:ilvl="5" w:tplc="B52CF434">
      <w:start w:val="1"/>
      <w:numFmt w:val="bullet"/>
      <w:lvlText w:val=""/>
      <w:lvlJc w:val="left"/>
      <w:pPr>
        <w:ind w:left="4320" w:hanging="360"/>
      </w:pPr>
      <w:rPr>
        <w:rFonts w:ascii="Wingdings" w:hAnsi="Wingdings" w:hint="default"/>
      </w:rPr>
    </w:lvl>
    <w:lvl w:ilvl="6" w:tplc="2D78A656">
      <w:start w:val="1"/>
      <w:numFmt w:val="bullet"/>
      <w:lvlText w:val=""/>
      <w:lvlJc w:val="left"/>
      <w:pPr>
        <w:ind w:left="5040" w:hanging="360"/>
      </w:pPr>
      <w:rPr>
        <w:rFonts w:ascii="Symbol" w:hAnsi="Symbol" w:hint="default"/>
      </w:rPr>
    </w:lvl>
    <w:lvl w:ilvl="7" w:tplc="BA20EE2E">
      <w:start w:val="1"/>
      <w:numFmt w:val="bullet"/>
      <w:lvlText w:val="o"/>
      <w:lvlJc w:val="left"/>
      <w:pPr>
        <w:ind w:left="5760" w:hanging="360"/>
      </w:pPr>
      <w:rPr>
        <w:rFonts w:ascii="Courier New" w:hAnsi="Courier New" w:hint="default"/>
      </w:rPr>
    </w:lvl>
    <w:lvl w:ilvl="8" w:tplc="083C23C6">
      <w:start w:val="1"/>
      <w:numFmt w:val="bullet"/>
      <w:lvlText w:val=""/>
      <w:lvlJc w:val="left"/>
      <w:pPr>
        <w:ind w:left="6480" w:hanging="360"/>
      </w:pPr>
      <w:rPr>
        <w:rFonts w:ascii="Wingdings" w:hAnsi="Wingdings" w:hint="default"/>
      </w:rPr>
    </w:lvl>
  </w:abstractNum>
  <w:abstractNum w:abstractNumId="159" w15:restartNumberingAfterBreak="0">
    <w:nsid w:val="650C3166"/>
    <w:multiLevelType w:val="hybridMultilevel"/>
    <w:tmpl w:val="EA066670"/>
    <w:lvl w:ilvl="0" w:tplc="2D5EC8B4">
      <w:start w:val="1"/>
      <w:numFmt w:val="bullet"/>
      <w:lvlText w:val=""/>
      <w:lvlJc w:val="left"/>
      <w:pPr>
        <w:ind w:left="1068" w:hanging="360"/>
      </w:pPr>
      <w:rPr>
        <w:rFonts w:ascii="Symbol" w:hAnsi="Symbol" w:hint="default"/>
      </w:rPr>
    </w:lvl>
    <w:lvl w:ilvl="1" w:tplc="44062E9C">
      <w:start w:val="1"/>
      <w:numFmt w:val="bullet"/>
      <w:lvlText w:val="o"/>
      <w:lvlJc w:val="left"/>
      <w:pPr>
        <w:ind w:left="1788" w:hanging="360"/>
      </w:pPr>
      <w:rPr>
        <w:rFonts w:ascii="Courier New" w:hAnsi="Courier New" w:hint="default"/>
      </w:rPr>
    </w:lvl>
    <w:lvl w:ilvl="2" w:tplc="838ACEBA">
      <w:start w:val="1"/>
      <w:numFmt w:val="bullet"/>
      <w:lvlText w:val=""/>
      <w:lvlJc w:val="left"/>
      <w:pPr>
        <w:ind w:left="2508" w:hanging="360"/>
      </w:pPr>
      <w:rPr>
        <w:rFonts w:ascii="Wingdings" w:hAnsi="Wingdings" w:hint="default"/>
      </w:rPr>
    </w:lvl>
    <w:lvl w:ilvl="3" w:tplc="38F68180">
      <w:start w:val="1"/>
      <w:numFmt w:val="bullet"/>
      <w:lvlText w:val=""/>
      <w:lvlJc w:val="left"/>
      <w:pPr>
        <w:ind w:left="3228" w:hanging="360"/>
      </w:pPr>
      <w:rPr>
        <w:rFonts w:ascii="Symbol" w:hAnsi="Symbol" w:hint="default"/>
      </w:rPr>
    </w:lvl>
    <w:lvl w:ilvl="4" w:tplc="95A44DAE">
      <w:start w:val="1"/>
      <w:numFmt w:val="bullet"/>
      <w:lvlText w:val="o"/>
      <w:lvlJc w:val="left"/>
      <w:pPr>
        <w:ind w:left="3948" w:hanging="360"/>
      </w:pPr>
      <w:rPr>
        <w:rFonts w:ascii="Courier New" w:hAnsi="Courier New" w:hint="default"/>
      </w:rPr>
    </w:lvl>
    <w:lvl w:ilvl="5" w:tplc="83D627D0">
      <w:start w:val="1"/>
      <w:numFmt w:val="bullet"/>
      <w:lvlText w:val=""/>
      <w:lvlJc w:val="left"/>
      <w:pPr>
        <w:ind w:left="4668" w:hanging="360"/>
      </w:pPr>
      <w:rPr>
        <w:rFonts w:ascii="Wingdings" w:hAnsi="Wingdings" w:hint="default"/>
      </w:rPr>
    </w:lvl>
    <w:lvl w:ilvl="6" w:tplc="C9EE23F6">
      <w:start w:val="1"/>
      <w:numFmt w:val="bullet"/>
      <w:lvlText w:val=""/>
      <w:lvlJc w:val="left"/>
      <w:pPr>
        <w:ind w:left="5388" w:hanging="360"/>
      </w:pPr>
      <w:rPr>
        <w:rFonts w:ascii="Symbol" w:hAnsi="Symbol" w:hint="default"/>
      </w:rPr>
    </w:lvl>
    <w:lvl w:ilvl="7" w:tplc="ED4886F6">
      <w:start w:val="1"/>
      <w:numFmt w:val="bullet"/>
      <w:lvlText w:val="o"/>
      <w:lvlJc w:val="left"/>
      <w:pPr>
        <w:ind w:left="6108" w:hanging="360"/>
      </w:pPr>
      <w:rPr>
        <w:rFonts w:ascii="Courier New" w:hAnsi="Courier New" w:hint="default"/>
      </w:rPr>
    </w:lvl>
    <w:lvl w:ilvl="8" w:tplc="29CA9752">
      <w:start w:val="1"/>
      <w:numFmt w:val="bullet"/>
      <w:lvlText w:val=""/>
      <w:lvlJc w:val="left"/>
      <w:pPr>
        <w:ind w:left="6828" w:hanging="360"/>
      </w:pPr>
      <w:rPr>
        <w:rFonts w:ascii="Wingdings" w:hAnsi="Wingdings" w:hint="default"/>
      </w:rPr>
    </w:lvl>
  </w:abstractNum>
  <w:abstractNum w:abstractNumId="160" w15:restartNumberingAfterBreak="0">
    <w:nsid w:val="6613FE9A"/>
    <w:multiLevelType w:val="hybridMultilevel"/>
    <w:tmpl w:val="E00246C8"/>
    <w:lvl w:ilvl="0" w:tplc="F5AC6F08">
      <w:start w:val="1"/>
      <w:numFmt w:val="decimal"/>
      <w:lvlText w:val="%1."/>
      <w:lvlJc w:val="left"/>
      <w:pPr>
        <w:ind w:left="720" w:hanging="360"/>
      </w:pPr>
    </w:lvl>
    <w:lvl w:ilvl="1" w:tplc="1C86A7C6">
      <w:start w:val="1"/>
      <w:numFmt w:val="lowerLetter"/>
      <w:lvlText w:val="%2."/>
      <w:lvlJc w:val="left"/>
      <w:pPr>
        <w:ind w:left="1440" w:hanging="360"/>
      </w:pPr>
    </w:lvl>
    <w:lvl w:ilvl="2" w:tplc="DEB2E39A">
      <w:start w:val="1"/>
      <w:numFmt w:val="lowerRoman"/>
      <w:lvlText w:val="%3."/>
      <w:lvlJc w:val="right"/>
      <w:pPr>
        <w:ind w:left="2160" w:hanging="180"/>
      </w:pPr>
    </w:lvl>
    <w:lvl w:ilvl="3" w:tplc="0D0605B4">
      <w:start w:val="1"/>
      <w:numFmt w:val="decimal"/>
      <w:lvlText w:val="%4."/>
      <w:lvlJc w:val="left"/>
      <w:pPr>
        <w:ind w:left="2880" w:hanging="360"/>
      </w:pPr>
    </w:lvl>
    <w:lvl w:ilvl="4" w:tplc="1152FAC6">
      <w:start w:val="1"/>
      <w:numFmt w:val="lowerLetter"/>
      <w:lvlText w:val="%5."/>
      <w:lvlJc w:val="left"/>
      <w:pPr>
        <w:ind w:left="3600" w:hanging="360"/>
      </w:pPr>
    </w:lvl>
    <w:lvl w:ilvl="5" w:tplc="0F78C718">
      <w:start w:val="1"/>
      <w:numFmt w:val="lowerRoman"/>
      <w:lvlText w:val="%6."/>
      <w:lvlJc w:val="right"/>
      <w:pPr>
        <w:ind w:left="4320" w:hanging="180"/>
      </w:pPr>
    </w:lvl>
    <w:lvl w:ilvl="6" w:tplc="6136D38E">
      <w:start w:val="1"/>
      <w:numFmt w:val="decimal"/>
      <w:lvlText w:val="%7."/>
      <w:lvlJc w:val="left"/>
      <w:pPr>
        <w:ind w:left="5040" w:hanging="360"/>
      </w:pPr>
    </w:lvl>
    <w:lvl w:ilvl="7" w:tplc="6DE2E7A6">
      <w:start w:val="1"/>
      <w:numFmt w:val="lowerLetter"/>
      <w:lvlText w:val="%8."/>
      <w:lvlJc w:val="left"/>
      <w:pPr>
        <w:ind w:left="5760" w:hanging="360"/>
      </w:pPr>
    </w:lvl>
    <w:lvl w:ilvl="8" w:tplc="66E4C7D4">
      <w:start w:val="1"/>
      <w:numFmt w:val="lowerRoman"/>
      <w:lvlText w:val="%9."/>
      <w:lvlJc w:val="right"/>
      <w:pPr>
        <w:ind w:left="6480" w:hanging="180"/>
      </w:pPr>
    </w:lvl>
  </w:abstractNum>
  <w:abstractNum w:abstractNumId="161" w15:restartNumberingAfterBreak="0">
    <w:nsid w:val="67CC2A13"/>
    <w:multiLevelType w:val="hybridMultilevel"/>
    <w:tmpl w:val="A5960B70"/>
    <w:lvl w:ilvl="0" w:tplc="128A938E">
      <w:start w:val="6"/>
      <w:numFmt w:val="decimal"/>
      <w:lvlText w:val="%1."/>
      <w:lvlJc w:val="left"/>
      <w:pPr>
        <w:ind w:left="720" w:hanging="360"/>
      </w:pPr>
    </w:lvl>
    <w:lvl w:ilvl="1" w:tplc="20805620">
      <w:start w:val="1"/>
      <w:numFmt w:val="lowerLetter"/>
      <w:lvlText w:val="%2."/>
      <w:lvlJc w:val="left"/>
      <w:pPr>
        <w:ind w:left="1440" w:hanging="360"/>
      </w:pPr>
    </w:lvl>
    <w:lvl w:ilvl="2" w:tplc="6A98A6A0">
      <w:start w:val="1"/>
      <w:numFmt w:val="lowerRoman"/>
      <w:lvlText w:val="%3."/>
      <w:lvlJc w:val="right"/>
      <w:pPr>
        <w:ind w:left="2160" w:hanging="180"/>
      </w:pPr>
    </w:lvl>
    <w:lvl w:ilvl="3" w:tplc="C6842F80">
      <w:start w:val="1"/>
      <w:numFmt w:val="decimal"/>
      <w:lvlText w:val="%4."/>
      <w:lvlJc w:val="left"/>
      <w:pPr>
        <w:ind w:left="2880" w:hanging="360"/>
      </w:pPr>
    </w:lvl>
    <w:lvl w:ilvl="4" w:tplc="C150C7FE">
      <w:start w:val="1"/>
      <w:numFmt w:val="lowerLetter"/>
      <w:lvlText w:val="%5."/>
      <w:lvlJc w:val="left"/>
      <w:pPr>
        <w:ind w:left="3600" w:hanging="360"/>
      </w:pPr>
    </w:lvl>
    <w:lvl w:ilvl="5" w:tplc="FCE0D9FC">
      <w:start w:val="1"/>
      <w:numFmt w:val="lowerRoman"/>
      <w:lvlText w:val="%6."/>
      <w:lvlJc w:val="right"/>
      <w:pPr>
        <w:ind w:left="4320" w:hanging="180"/>
      </w:pPr>
    </w:lvl>
    <w:lvl w:ilvl="6" w:tplc="130AAF08">
      <w:start w:val="1"/>
      <w:numFmt w:val="decimal"/>
      <w:lvlText w:val="%7."/>
      <w:lvlJc w:val="left"/>
      <w:pPr>
        <w:ind w:left="5040" w:hanging="360"/>
      </w:pPr>
    </w:lvl>
    <w:lvl w:ilvl="7" w:tplc="62B07E70">
      <w:start w:val="1"/>
      <w:numFmt w:val="lowerLetter"/>
      <w:lvlText w:val="%8."/>
      <w:lvlJc w:val="left"/>
      <w:pPr>
        <w:ind w:left="5760" w:hanging="360"/>
      </w:pPr>
    </w:lvl>
    <w:lvl w:ilvl="8" w:tplc="FBD84AB0">
      <w:start w:val="1"/>
      <w:numFmt w:val="lowerRoman"/>
      <w:lvlText w:val="%9."/>
      <w:lvlJc w:val="right"/>
      <w:pPr>
        <w:ind w:left="6480" w:hanging="180"/>
      </w:pPr>
    </w:lvl>
  </w:abstractNum>
  <w:abstractNum w:abstractNumId="162" w15:restartNumberingAfterBreak="0">
    <w:nsid w:val="69730EC8"/>
    <w:multiLevelType w:val="hybridMultilevel"/>
    <w:tmpl w:val="F000C6C2"/>
    <w:lvl w:ilvl="0" w:tplc="90347DB4">
      <w:start w:val="1"/>
      <w:numFmt w:val="bullet"/>
      <w:lvlText w:val=""/>
      <w:lvlJc w:val="left"/>
      <w:pPr>
        <w:ind w:left="720" w:hanging="360"/>
      </w:pPr>
      <w:rPr>
        <w:rFonts w:ascii="Symbol" w:hAnsi="Symbol" w:hint="default"/>
      </w:rPr>
    </w:lvl>
    <w:lvl w:ilvl="1" w:tplc="0AB4E84E">
      <w:start w:val="1"/>
      <w:numFmt w:val="bullet"/>
      <w:lvlText w:val="o"/>
      <w:lvlJc w:val="left"/>
      <w:pPr>
        <w:ind w:left="1440" w:hanging="360"/>
      </w:pPr>
      <w:rPr>
        <w:rFonts w:ascii="Courier New" w:hAnsi="Courier New" w:hint="default"/>
      </w:rPr>
    </w:lvl>
    <w:lvl w:ilvl="2" w:tplc="7D00DD8E">
      <w:start w:val="1"/>
      <w:numFmt w:val="bullet"/>
      <w:lvlText w:val=""/>
      <w:lvlJc w:val="left"/>
      <w:pPr>
        <w:ind w:left="2160" w:hanging="360"/>
      </w:pPr>
      <w:rPr>
        <w:rFonts w:ascii="Wingdings" w:hAnsi="Wingdings" w:hint="default"/>
      </w:rPr>
    </w:lvl>
    <w:lvl w:ilvl="3" w:tplc="41606F3A">
      <w:start w:val="1"/>
      <w:numFmt w:val="bullet"/>
      <w:lvlText w:val=""/>
      <w:lvlJc w:val="left"/>
      <w:pPr>
        <w:ind w:left="2880" w:hanging="360"/>
      </w:pPr>
      <w:rPr>
        <w:rFonts w:ascii="Symbol" w:hAnsi="Symbol" w:hint="default"/>
      </w:rPr>
    </w:lvl>
    <w:lvl w:ilvl="4" w:tplc="A71C653E">
      <w:start w:val="1"/>
      <w:numFmt w:val="bullet"/>
      <w:lvlText w:val="o"/>
      <w:lvlJc w:val="left"/>
      <w:pPr>
        <w:ind w:left="3600" w:hanging="360"/>
      </w:pPr>
      <w:rPr>
        <w:rFonts w:ascii="Courier New" w:hAnsi="Courier New" w:hint="default"/>
      </w:rPr>
    </w:lvl>
    <w:lvl w:ilvl="5" w:tplc="872C3C78">
      <w:start w:val="1"/>
      <w:numFmt w:val="bullet"/>
      <w:lvlText w:val=""/>
      <w:lvlJc w:val="left"/>
      <w:pPr>
        <w:ind w:left="4320" w:hanging="360"/>
      </w:pPr>
      <w:rPr>
        <w:rFonts w:ascii="Wingdings" w:hAnsi="Wingdings" w:hint="default"/>
      </w:rPr>
    </w:lvl>
    <w:lvl w:ilvl="6" w:tplc="52586F24">
      <w:start w:val="1"/>
      <w:numFmt w:val="bullet"/>
      <w:lvlText w:val=""/>
      <w:lvlJc w:val="left"/>
      <w:pPr>
        <w:ind w:left="5040" w:hanging="360"/>
      </w:pPr>
      <w:rPr>
        <w:rFonts w:ascii="Symbol" w:hAnsi="Symbol" w:hint="default"/>
      </w:rPr>
    </w:lvl>
    <w:lvl w:ilvl="7" w:tplc="4726F80A">
      <w:start w:val="1"/>
      <w:numFmt w:val="bullet"/>
      <w:lvlText w:val="o"/>
      <w:lvlJc w:val="left"/>
      <w:pPr>
        <w:ind w:left="5760" w:hanging="360"/>
      </w:pPr>
      <w:rPr>
        <w:rFonts w:ascii="Courier New" w:hAnsi="Courier New" w:hint="default"/>
      </w:rPr>
    </w:lvl>
    <w:lvl w:ilvl="8" w:tplc="314E0340">
      <w:start w:val="1"/>
      <w:numFmt w:val="bullet"/>
      <w:lvlText w:val=""/>
      <w:lvlJc w:val="left"/>
      <w:pPr>
        <w:ind w:left="6480" w:hanging="360"/>
      </w:pPr>
      <w:rPr>
        <w:rFonts w:ascii="Wingdings" w:hAnsi="Wingdings" w:hint="default"/>
      </w:rPr>
    </w:lvl>
  </w:abstractNum>
  <w:abstractNum w:abstractNumId="163" w15:restartNumberingAfterBreak="0">
    <w:nsid w:val="6A60FC33"/>
    <w:multiLevelType w:val="hybridMultilevel"/>
    <w:tmpl w:val="C89E132E"/>
    <w:lvl w:ilvl="0" w:tplc="38DCB708">
      <w:start w:val="1"/>
      <w:numFmt w:val="bullet"/>
      <w:lvlText w:val=""/>
      <w:lvlJc w:val="left"/>
      <w:pPr>
        <w:ind w:left="1080" w:hanging="360"/>
      </w:pPr>
      <w:rPr>
        <w:rFonts w:ascii="Symbol" w:hAnsi="Symbol" w:hint="default"/>
      </w:rPr>
    </w:lvl>
    <w:lvl w:ilvl="1" w:tplc="28DA7E0C">
      <w:start w:val="1"/>
      <w:numFmt w:val="bullet"/>
      <w:lvlText w:val="o"/>
      <w:lvlJc w:val="left"/>
      <w:pPr>
        <w:ind w:left="1800" w:hanging="360"/>
      </w:pPr>
      <w:rPr>
        <w:rFonts w:ascii="Courier New" w:hAnsi="Courier New" w:hint="default"/>
      </w:rPr>
    </w:lvl>
    <w:lvl w:ilvl="2" w:tplc="22A0ADF8">
      <w:start w:val="1"/>
      <w:numFmt w:val="bullet"/>
      <w:lvlText w:val=""/>
      <w:lvlJc w:val="left"/>
      <w:pPr>
        <w:ind w:left="2520" w:hanging="360"/>
      </w:pPr>
      <w:rPr>
        <w:rFonts w:ascii="Wingdings" w:hAnsi="Wingdings" w:hint="default"/>
      </w:rPr>
    </w:lvl>
    <w:lvl w:ilvl="3" w:tplc="A0845670">
      <w:start w:val="1"/>
      <w:numFmt w:val="bullet"/>
      <w:lvlText w:val=""/>
      <w:lvlJc w:val="left"/>
      <w:pPr>
        <w:ind w:left="3240" w:hanging="360"/>
      </w:pPr>
      <w:rPr>
        <w:rFonts w:ascii="Symbol" w:hAnsi="Symbol" w:hint="default"/>
      </w:rPr>
    </w:lvl>
    <w:lvl w:ilvl="4" w:tplc="8DD479AA">
      <w:start w:val="1"/>
      <w:numFmt w:val="bullet"/>
      <w:lvlText w:val="o"/>
      <w:lvlJc w:val="left"/>
      <w:pPr>
        <w:ind w:left="3960" w:hanging="360"/>
      </w:pPr>
      <w:rPr>
        <w:rFonts w:ascii="Courier New" w:hAnsi="Courier New" w:hint="default"/>
      </w:rPr>
    </w:lvl>
    <w:lvl w:ilvl="5" w:tplc="F552E9CA">
      <w:start w:val="1"/>
      <w:numFmt w:val="bullet"/>
      <w:lvlText w:val=""/>
      <w:lvlJc w:val="left"/>
      <w:pPr>
        <w:ind w:left="4680" w:hanging="360"/>
      </w:pPr>
      <w:rPr>
        <w:rFonts w:ascii="Wingdings" w:hAnsi="Wingdings" w:hint="default"/>
      </w:rPr>
    </w:lvl>
    <w:lvl w:ilvl="6" w:tplc="A4FE192A">
      <w:start w:val="1"/>
      <w:numFmt w:val="bullet"/>
      <w:lvlText w:val=""/>
      <w:lvlJc w:val="left"/>
      <w:pPr>
        <w:ind w:left="5400" w:hanging="360"/>
      </w:pPr>
      <w:rPr>
        <w:rFonts w:ascii="Symbol" w:hAnsi="Symbol" w:hint="default"/>
      </w:rPr>
    </w:lvl>
    <w:lvl w:ilvl="7" w:tplc="C3EE187A">
      <w:start w:val="1"/>
      <w:numFmt w:val="bullet"/>
      <w:lvlText w:val="o"/>
      <w:lvlJc w:val="left"/>
      <w:pPr>
        <w:ind w:left="6120" w:hanging="360"/>
      </w:pPr>
      <w:rPr>
        <w:rFonts w:ascii="Courier New" w:hAnsi="Courier New" w:hint="default"/>
      </w:rPr>
    </w:lvl>
    <w:lvl w:ilvl="8" w:tplc="75DE1F52">
      <w:start w:val="1"/>
      <w:numFmt w:val="bullet"/>
      <w:lvlText w:val=""/>
      <w:lvlJc w:val="left"/>
      <w:pPr>
        <w:ind w:left="6840" w:hanging="360"/>
      </w:pPr>
      <w:rPr>
        <w:rFonts w:ascii="Wingdings" w:hAnsi="Wingdings" w:hint="default"/>
      </w:rPr>
    </w:lvl>
  </w:abstractNum>
  <w:abstractNum w:abstractNumId="164" w15:restartNumberingAfterBreak="0">
    <w:nsid w:val="6BEB62A7"/>
    <w:multiLevelType w:val="hybridMultilevel"/>
    <w:tmpl w:val="6B12EE9A"/>
    <w:lvl w:ilvl="0" w:tplc="3634DBAE">
      <w:start w:val="1"/>
      <w:numFmt w:val="decimal"/>
      <w:lvlText w:val="%1."/>
      <w:lvlJc w:val="left"/>
      <w:pPr>
        <w:ind w:left="720" w:hanging="360"/>
      </w:pPr>
    </w:lvl>
    <w:lvl w:ilvl="1" w:tplc="61FECEDC">
      <w:start w:val="1"/>
      <w:numFmt w:val="lowerLetter"/>
      <w:lvlText w:val="%2."/>
      <w:lvlJc w:val="left"/>
      <w:pPr>
        <w:ind w:left="1440" w:hanging="360"/>
      </w:pPr>
    </w:lvl>
    <w:lvl w:ilvl="2" w:tplc="69A8E8C6">
      <w:start w:val="1"/>
      <w:numFmt w:val="lowerRoman"/>
      <w:lvlText w:val="%3."/>
      <w:lvlJc w:val="right"/>
      <w:pPr>
        <w:ind w:left="2160" w:hanging="180"/>
      </w:pPr>
    </w:lvl>
    <w:lvl w:ilvl="3" w:tplc="7DB40550">
      <w:start w:val="1"/>
      <w:numFmt w:val="decimal"/>
      <w:lvlText w:val="%4."/>
      <w:lvlJc w:val="left"/>
      <w:pPr>
        <w:ind w:left="2880" w:hanging="360"/>
      </w:pPr>
    </w:lvl>
    <w:lvl w:ilvl="4" w:tplc="347E5316">
      <w:start w:val="1"/>
      <w:numFmt w:val="lowerLetter"/>
      <w:lvlText w:val="%5."/>
      <w:lvlJc w:val="left"/>
      <w:pPr>
        <w:ind w:left="3600" w:hanging="360"/>
      </w:pPr>
    </w:lvl>
    <w:lvl w:ilvl="5" w:tplc="0A70EBC0">
      <w:start w:val="1"/>
      <w:numFmt w:val="lowerRoman"/>
      <w:lvlText w:val="%6."/>
      <w:lvlJc w:val="right"/>
      <w:pPr>
        <w:ind w:left="4320" w:hanging="180"/>
      </w:pPr>
    </w:lvl>
    <w:lvl w:ilvl="6" w:tplc="A9780D28">
      <w:start w:val="1"/>
      <w:numFmt w:val="decimal"/>
      <w:lvlText w:val="%7."/>
      <w:lvlJc w:val="left"/>
      <w:pPr>
        <w:ind w:left="5040" w:hanging="360"/>
      </w:pPr>
    </w:lvl>
    <w:lvl w:ilvl="7" w:tplc="3AEA9AE0">
      <w:start w:val="1"/>
      <w:numFmt w:val="lowerLetter"/>
      <w:lvlText w:val="%8."/>
      <w:lvlJc w:val="left"/>
      <w:pPr>
        <w:ind w:left="5760" w:hanging="360"/>
      </w:pPr>
    </w:lvl>
    <w:lvl w:ilvl="8" w:tplc="29B0ADAA">
      <w:start w:val="1"/>
      <w:numFmt w:val="lowerRoman"/>
      <w:lvlText w:val="%9."/>
      <w:lvlJc w:val="right"/>
      <w:pPr>
        <w:ind w:left="6480" w:hanging="180"/>
      </w:pPr>
    </w:lvl>
  </w:abstractNum>
  <w:abstractNum w:abstractNumId="165" w15:restartNumberingAfterBreak="0">
    <w:nsid w:val="6C03F044"/>
    <w:multiLevelType w:val="hybridMultilevel"/>
    <w:tmpl w:val="0BA86786"/>
    <w:lvl w:ilvl="0" w:tplc="F6DCFC2E">
      <w:start w:val="1"/>
      <w:numFmt w:val="decimal"/>
      <w:lvlText w:val="%1."/>
      <w:lvlJc w:val="left"/>
      <w:pPr>
        <w:ind w:left="720" w:hanging="360"/>
      </w:pPr>
    </w:lvl>
    <w:lvl w:ilvl="1" w:tplc="140A3498">
      <w:start w:val="1"/>
      <w:numFmt w:val="lowerLetter"/>
      <w:lvlText w:val="%2."/>
      <w:lvlJc w:val="left"/>
      <w:pPr>
        <w:ind w:left="1440" w:hanging="360"/>
      </w:pPr>
    </w:lvl>
    <w:lvl w:ilvl="2" w:tplc="13121076">
      <w:start w:val="1"/>
      <w:numFmt w:val="lowerRoman"/>
      <w:lvlText w:val="%3."/>
      <w:lvlJc w:val="right"/>
      <w:pPr>
        <w:ind w:left="2160" w:hanging="180"/>
      </w:pPr>
    </w:lvl>
    <w:lvl w:ilvl="3" w:tplc="E62CDC68">
      <w:start w:val="1"/>
      <w:numFmt w:val="decimal"/>
      <w:lvlText w:val="%4."/>
      <w:lvlJc w:val="left"/>
      <w:pPr>
        <w:ind w:left="2880" w:hanging="360"/>
      </w:pPr>
    </w:lvl>
    <w:lvl w:ilvl="4" w:tplc="40A434EA">
      <w:start w:val="1"/>
      <w:numFmt w:val="lowerLetter"/>
      <w:lvlText w:val="%5."/>
      <w:lvlJc w:val="left"/>
      <w:pPr>
        <w:ind w:left="3600" w:hanging="360"/>
      </w:pPr>
    </w:lvl>
    <w:lvl w:ilvl="5" w:tplc="7EEC8582">
      <w:start w:val="1"/>
      <w:numFmt w:val="lowerRoman"/>
      <w:lvlText w:val="%6."/>
      <w:lvlJc w:val="right"/>
      <w:pPr>
        <w:ind w:left="4320" w:hanging="180"/>
      </w:pPr>
    </w:lvl>
    <w:lvl w:ilvl="6" w:tplc="6456D476">
      <w:start w:val="1"/>
      <w:numFmt w:val="decimal"/>
      <w:lvlText w:val="%7."/>
      <w:lvlJc w:val="left"/>
      <w:pPr>
        <w:ind w:left="5040" w:hanging="360"/>
      </w:pPr>
    </w:lvl>
    <w:lvl w:ilvl="7" w:tplc="6068D34C">
      <w:start w:val="1"/>
      <w:numFmt w:val="lowerLetter"/>
      <w:lvlText w:val="%8."/>
      <w:lvlJc w:val="left"/>
      <w:pPr>
        <w:ind w:left="5760" w:hanging="360"/>
      </w:pPr>
    </w:lvl>
    <w:lvl w:ilvl="8" w:tplc="A71A32F4">
      <w:start w:val="1"/>
      <w:numFmt w:val="lowerRoman"/>
      <w:lvlText w:val="%9."/>
      <w:lvlJc w:val="right"/>
      <w:pPr>
        <w:ind w:left="6480" w:hanging="180"/>
      </w:pPr>
    </w:lvl>
  </w:abstractNum>
  <w:abstractNum w:abstractNumId="166" w15:restartNumberingAfterBreak="0">
    <w:nsid w:val="6D39AB71"/>
    <w:multiLevelType w:val="hybridMultilevel"/>
    <w:tmpl w:val="C0504DA8"/>
    <w:lvl w:ilvl="0" w:tplc="A87AC512">
      <w:start w:val="1"/>
      <w:numFmt w:val="bullet"/>
      <w:lvlText w:val=""/>
      <w:lvlJc w:val="left"/>
      <w:pPr>
        <w:ind w:left="720" w:hanging="360"/>
      </w:pPr>
      <w:rPr>
        <w:rFonts w:ascii="Symbol" w:hAnsi="Symbol" w:hint="default"/>
      </w:rPr>
    </w:lvl>
    <w:lvl w:ilvl="1" w:tplc="C8723D0E">
      <w:start w:val="1"/>
      <w:numFmt w:val="bullet"/>
      <w:lvlText w:val="o"/>
      <w:lvlJc w:val="left"/>
      <w:pPr>
        <w:ind w:left="1440" w:hanging="360"/>
      </w:pPr>
      <w:rPr>
        <w:rFonts w:ascii="Courier New" w:hAnsi="Courier New" w:hint="default"/>
      </w:rPr>
    </w:lvl>
    <w:lvl w:ilvl="2" w:tplc="B8EA6AE4">
      <w:start w:val="1"/>
      <w:numFmt w:val="bullet"/>
      <w:lvlText w:val=""/>
      <w:lvlJc w:val="left"/>
      <w:pPr>
        <w:ind w:left="2160" w:hanging="360"/>
      </w:pPr>
      <w:rPr>
        <w:rFonts w:ascii="Wingdings" w:hAnsi="Wingdings" w:hint="default"/>
      </w:rPr>
    </w:lvl>
    <w:lvl w:ilvl="3" w:tplc="1F4C012C">
      <w:start w:val="1"/>
      <w:numFmt w:val="bullet"/>
      <w:lvlText w:val=""/>
      <w:lvlJc w:val="left"/>
      <w:pPr>
        <w:ind w:left="2880" w:hanging="360"/>
      </w:pPr>
      <w:rPr>
        <w:rFonts w:ascii="Symbol" w:hAnsi="Symbol" w:hint="default"/>
      </w:rPr>
    </w:lvl>
    <w:lvl w:ilvl="4" w:tplc="5380BA48">
      <w:start w:val="1"/>
      <w:numFmt w:val="bullet"/>
      <w:lvlText w:val="o"/>
      <w:lvlJc w:val="left"/>
      <w:pPr>
        <w:ind w:left="3600" w:hanging="360"/>
      </w:pPr>
      <w:rPr>
        <w:rFonts w:ascii="Courier New" w:hAnsi="Courier New" w:hint="default"/>
      </w:rPr>
    </w:lvl>
    <w:lvl w:ilvl="5" w:tplc="F14C9F5C">
      <w:start w:val="1"/>
      <w:numFmt w:val="bullet"/>
      <w:lvlText w:val=""/>
      <w:lvlJc w:val="left"/>
      <w:pPr>
        <w:ind w:left="4320" w:hanging="360"/>
      </w:pPr>
      <w:rPr>
        <w:rFonts w:ascii="Wingdings" w:hAnsi="Wingdings" w:hint="default"/>
      </w:rPr>
    </w:lvl>
    <w:lvl w:ilvl="6" w:tplc="33F0E57E">
      <w:start w:val="1"/>
      <w:numFmt w:val="bullet"/>
      <w:lvlText w:val=""/>
      <w:lvlJc w:val="left"/>
      <w:pPr>
        <w:ind w:left="5040" w:hanging="360"/>
      </w:pPr>
      <w:rPr>
        <w:rFonts w:ascii="Symbol" w:hAnsi="Symbol" w:hint="default"/>
      </w:rPr>
    </w:lvl>
    <w:lvl w:ilvl="7" w:tplc="A762CD8E">
      <w:start w:val="1"/>
      <w:numFmt w:val="bullet"/>
      <w:lvlText w:val="o"/>
      <w:lvlJc w:val="left"/>
      <w:pPr>
        <w:ind w:left="5760" w:hanging="360"/>
      </w:pPr>
      <w:rPr>
        <w:rFonts w:ascii="Courier New" w:hAnsi="Courier New" w:hint="default"/>
      </w:rPr>
    </w:lvl>
    <w:lvl w:ilvl="8" w:tplc="73A4F270">
      <w:start w:val="1"/>
      <w:numFmt w:val="bullet"/>
      <w:lvlText w:val=""/>
      <w:lvlJc w:val="left"/>
      <w:pPr>
        <w:ind w:left="6480" w:hanging="360"/>
      </w:pPr>
      <w:rPr>
        <w:rFonts w:ascii="Wingdings" w:hAnsi="Wingdings" w:hint="default"/>
      </w:rPr>
    </w:lvl>
  </w:abstractNum>
  <w:abstractNum w:abstractNumId="167" w15:restartNumberingAfterBreak="0">
    <w:nsid w:val="6D7A0FC5"/>
    <w:multiLevelType w:val="hybridMultilevel"/>
    <w:tmpl w:val="7228CD18"/>
    <w:lvl w:ilvl="0" w:tplc="A566C780">
      <w:start w:val="1"/>
      <w:numFmt w:val="bullet"/>
      <w:lvlText w:val=""/>
      <w:lvlJc w:val="left"/>
      <w:pPr>
        <w:ind w:left="720" w:hanging="360"/>
      </w:pPr>
      <w:rPr>
        <w:rFonts w:ascii="Symbol" w:hAnsi="Symbol" w:hint="default"/>
      </w:rPr>
    </w:lvl>
    <w:lvl w:ilvl="1" w:tplc="F6A48880">
      <w:start w:val="1"/>
      <w:numFmt w:val="bullet"/>
      <w:lvlText w:val="o"/>
      <w:lvlJc w:val="left"/>
      <w:pPr>
        <w:ind w:left="1440" w:hanging="360"/>
      </w:pPr>
      <w:rPr>
        <w:rFonts w:ascii="Courier New" w:hAnsi="Courier New" w:hint="default"/>
      </w:rPr>
    </w:lvl>
    <w:lvl w:ilvl="2" w:tplc="163417C0">
      <w:start w:val="1"/>
      <w:numFmt w:val="bullet"/>
      <w:lvlText w:val=""/>
      <w:lvlJc w:val="left"/>
      <w:pPr>
        <w:ind w:left="2160" w:hanging="360"/>
      </w:pPr>
      <w:rPr>
        <w:rFonts w:ascii="Wingdings" w:hAnsi="Wingdings" w:hint="default"/>
      </w:rPr>
    </w:lvl>
    <w:lvl w:ilvl="3" w:tplc="A008F55C">
      <w:start w:val="1"/>
      <w:numFmt w:val="bullet"/>
      <w:lvlText w:val=""/>
      <w:lvlJc w:val="left"/>
      <w:pPr>
        <w:ind w:left="2880" w:hanging="360"/>
      </w:pPr>
      <w:rPr>
        <w:rFonts w:ascii="Symbol" w:hAnsi="Symbol" w:hint="default"/>
      </w:rPr>
    </w:lvl>
    <w:lvl w:ilvl="4" w:tplc="4F54C396">
      <w:start w:val="1"/>
      <w:numFmt w:val="bullet"/>
      <w:lvlText w:val="o"/>
      <w:lvlJc w:val="left"/>
      <w:pPr>
        <w:ind w:left="3600" w:hanging="360"/>
      </w:pPr>
      <w:rPr>
        <w:rFonts w:ascii="Courier New" w:hAnsi="Courier New" w:hint="default"/>
      </w:rPr>
    </w:lvl>
    <w:lvl w:ilvl="5" w:tplc="D1F41600">
      <w:start w:val="1"/>
      <w:numFmt w:val="bullet"/>
      <w:lvlText w:val=""/>
      <w:lvlJc w:val="left"/>
      <w:pPr>
        <w:ind w:left="4320" w:hanging="360"/>
      </w:pPr>
      <w:rPr>
        <w:rFonts w:ascii="Wingdings" w:hAnsi="Wingdings" w:hint="default"/>
      </w:rPr>
    </w:lvl>
    <w:lvl w:ilvl="6" w:tplc="5AC49F84">
      <w:start w:val="1"/>
      <w:numFmt w:val="bullet"/>
      <w:lvlText w:val=""/>
      <w:lvlJc w:val="left"/>
      <w:pPr>
        <w:ind w:left="5040" w:hanging="360"/>
      </w:pPr>
      <w:rPr>
        <w:rFonts w:ascii="Symbol" w:hAnsi="Symbol" w:hint="default"/>
      </w:rPr>
    </w:lvl>
    <w:lvl w:ilvl="7" w:tplc="382A109E">
      <w:start w:val="1"/>
      <w:numFmt w:val="bullet"/>
      <w:lvlText w:val="o"/>
      <w:lvlJc w:val="left"/>
      <w:pPr>
        <w:ind w:left="5760" w:hanging="360"/>
      </w:pPr>
      <w:rPr>
        <w:rFonts w:ascii="Courier New" w:hAnsi="Courier New" w:hint="default"/>
      </w:rPr>
    </w:lvl>
    <w:lvl w:ilvl="8" w:tplc="D7905F22">
      <w:start w:val="1"/>
      <w:numFmt w:val="bullet"/>
      <w:lvlText w:val=""/>
      <w:lvlJc w:val="left"/>
      <w:pPr>
        <w:ind w:left="6480" w:hanging="360"/>
      </w:pPr>
      <w:rPr>
        <w:rFonts w:ascii="Wingdings" w:hAnsi="Wingdings" w:hint="default"/>
      </w:rPr>
    </w:lvl>
  </w:abstractNum>
  <w:abstractNum w:abstractNumId="168" w15:restartNumberingAfterBreak="0">
    <w:nsid w:val="6E63D858"/>
    <w:multiLevelType w:val="hybridMultilevel"/>
    <w:tmpl w:val="45A06EB2"/>
    <w:lvl w:ilvl="0" w:tplc="1BAC13B2">
      <w:start w:val="1"/>
      <w:numFmt w:val="bullet"/>
      <w:lvlText w:val=""/>
      <w:lvlJc w:val="left"/>
      <w:pPr>
        <w:ind w:left="720" w:hanging="360"/>
      </w:pPr>
      <w:rPr>
        <w:rFonts w:ascii="Symbol" w:hAnsi="Symbol" w:hint="default"/>
      </w:rPr>
    </w:lvl>
    <w:lvl w:ilvl="1" w:tplc="086EA4E8">
      <w:start w:val="1"/>
      <w:numFmt w:val="bullet"/>
      <w:lvlText w:val="o"/>
      <w:lvlJc w:val="left"/>
      <w:pPr>
        <w:ind w:left="1440" w:hanging="360"/>
      </w:pPr>
      <w:rPr>
        <w:rFonts w:ascii="Courier New" w:hAnsi="Courier New" w:hint="default"/>
      </w:rPr>
    </w:lvl>
    <w:lvl w:ilvl="2" w:tplc="E766E15A">
      <w:start w:val="1"/>
      <w:numFmt w:val="bullet"/>
      <w:lvlText w:val=""/>
      <w:lvlJc w:val="left"/>
      <w:pPr>
        <w:ind w:left="2160" w:hanging="360"/>
      </w:pPr>
      <w:rPr>
        <w:rFonts w:ascii="Wingdings" w:hAnsi="Wingdings" w:hint="default"/>
      </w:rPr>
    </w:lvl>
    <w:lvl w:ilvl="3" w:tplc="F180693E">
      <w:start w:val="1"/>
      <w:numFmt w:val="bullet"/>
      <w:lvlText w:val=""/>
      <w:lvlJc w:val="left"/>
      <w:pPr>
        <w:ind w:left="2880" w:hanging="360"/>
      </w:pPr>
      <w:rPr>
        <w:rFonts w:ascii="Symbol" w:hAnsi="Symbol" w:hint="default"/>
      </w:rPr>
    </w:lvl>
    <w:lvl w:ilvl="4" w:tplc="C7F45A84">
      <w:start w:val="1"/>
      <w:numFmt w:val="bullet"/>
      <w:lvlText w:val="o"/>
      <w:lvlJc w:val="left"/>
      <w:pPr>
        <w:ind w:left="3600" w:hanging="360"/>
      </w:pPr>
      <w:rPr>
        <w:rFonts w:ascii="Courier New" w:hAnsi="Courier New" w:hint="default"/>
      </w:rPr>
    </w:lvl>
    <w:lvl w:ilvl="5" w:tplc="D2C0AA6A">
      <w:start w:val="1"/>
      <w:numFmt w:val="bullet"/>
      <w:lvlText w:val=""/>
      <w:lvlJc w:val="left"/>
      <w:pPr>
        <w:ind w:left="4320" w:hanging="360"/>
      </w:pPr>
      <w:rPr>
        <w:rFonts w:ascii="Wingdings" w:hAnsi="Wingdings" w:hint="default"/>
      </w:rPr>
    </w:lvl>
    <w:lvl w:ilvl="6" w:tplc="4A424612">
      <w:start w:val="1"/>
      <w:numFmt w:val="bullet"/>
      <w:lvlText w:val=""/>
      <w:lvlJc w:val="left"/>
      <w:pPr>
        <w:ind w:left="5040" w:hanging="360"/>
      </w:pPr>
      <w:rPr>
        <w:rFonts w:ascii="Symbol" w:hAnsi="Symbol" w:hint="default"/>
      </w:rPr>
    </w:lvl>
    <w:lvl w:ilvl="7" w:tplc="901E5508">
      <w:start w:val="1"/>
      <w:numFmt w:val="bullet"/>
      <w:lvlText w:val="o"/>
      <w:lvlJc w:val="left"/>
      <w:pPr>
        <w:ind w:left="5760" w:hanging="360"/>
      </w:pPr>
      <w:rPr>
        <w:rFonts w:ascii="Courier New" w:hAnsi="Courier New" w:hint="default"/>
      </w:rPr>
    </w:lvl>
    <w:lvl w:ilvl="8" w:tplc="69D6C70A">
      <w:start w:val="1"/>
      <w:numFmt w:val="bullet"/>
      <w:lvlText w:val=""/>
      <w:lvlJc w:val="left"/>
      <w:pPr>
        <w:ind w:left="6480" w:hanging="360"/>
      </w:pPr>
      <w:rPr>
        <w:rFonts w:ascii="Wingdings" w:hAnsi="Wingdings" w:hint="default"/>
      </w:rPr>
    </w:lvl>
  </w:abstractNum>
  <w:abstractNum w:abstractNumId="169" w15:restartNumberingAfterBreak="0">
    <w:nsid w:val="6ED858B4"/>
    <w:multiLevelType w:val="hybridMultilevel"/>
    <w:tmpl w:val="AA2CEEC8"/>
    <w:lvl w:ilvl="0" w:tplc="3320CB8A">
      <w:start w:val="1"/>
      <w:numFmt w:val="bullet"/>
      <w:lvlText w:val=""/>
      <w:lvlJc w:val="left"/>
      <w:pPr>
        <w:ind w:left="720" w:hanging="360"/>
      </w:pPr>
      <w:rPr>
        <w:rFonts w:ascii="Symbol" w:hAnsi="Symbol" w:hint="default"/>
      </w:rPr>
    </w:lvl>
    <w:lvl w:ilvl="1" w:tplc="FD2660FE">
      <w:start w:val="1"/>
      <w:numFmt w:val="bullet"/>
      <w:lvlText w:val="o"/>
      <w:lvlJc w:val="left"/>
      <w:pPr>
        <w:ind w:left="1440" w:hanging="360"/>
      </w:pPr>
      <w:rPr>
        <w:rFonts w:ascii="Courier New" w:hAnsi="Courier New" w:hint="default"/>
      </w:rPr>
    </w:lvl>
    <w:lvl w:ilvl="2" w:tplc="4DFE8782">
      <w:start w:val="1"/>
      <w:numFmt w:val="bullet"/>
      <w:lvlText w:val=""/>
      <w:lvlJc w:val="left"/>
      <w:pPr>
        <w:ind w:left="2160" w:hanging="360"/>
      </w:pPr>
      <w:rPr>
        <w:rFonts w:ascii="Wingdings" w:hAnsi="Wingdings" w:hint="default"/>
      </w:rPr>
    </w:lvl>
    <w:lvl w:ilvl="3" w:tplc="F3661D2C">
      <w:start w:val="1"/>
      <w:numFmt w:val="bullet"/>
      <w:lvlText w:val=""/>
      <w:lvlJc w:val="left"/>
      <w:pPr>
        <w:ind w:left="2880" w:hanging="360"/>
      </w:pPr>
      <w:rPr>
        <w:rFonts w:ascii="Symbol" w:hAnsi="Symbol" w:hint="default"/>
      </w:rPr>
    </w:lvl>
    <w:lvl w:ilvl="4" w:tplc="5FDCF676">
      <w:start w:val="1"/>
      <w:numFmt w:val="bullet"/>
      <w:lvlText w:val="o"/>
      <w:lvlJc w:val="left"/>
      <w:pPr>
        <w:ind w:left="3600" w:hanging="360"/>
      </w:pPr>
      <w:rPr>
        <w:rFonts w:ascii="Courier New" w:hAnsi="Courier New" w:hint="default"/>
      </w:rPr>
    </w:lvl>
    <w:lvl w:ilvl="5" w:tplc="A37AFC08">
      <w:start w:val="1"/>
      <w:numFmt w:val="bullet"/>
      <w:lvlText w:val=""/>
      <w:lvlJc w:val="left"/>
      <w:pPr>
        <w:ind w:left="4320" w:hanging="360"/>
      </w:pPr>
      <w:rPr>
        <w:rFonts w:ascii="Wingdings" w:hAnsi="Wingdings" w:hint="default"/>
      </w:rPr>
    </w:lvl>
    <w:lvl w:ilvl="6" w:tplc="45E857E4">
      <w:start w:val="1"/>
      <w:numFmt w:val="bullet"/>
      <w:lvlText w:val=""/>
      <w:lvlJc w:val="left"/>
      <w:pPr>
        <w:ind w:left="5040" w:hanging="360"/>
      </w:pPr>
      <w:rPr>
        <w:rFonts w:ascii="Symbol" w:hAnsi="Symbol" w:hint="default"/>
      </w:rPr>
    </w:lvl>
    <w:lvl w:ilvl="7" w:tplc="28D4A428">
      <w:start w:val="1"/>
      <w:numFmt w:val="bullet"/>
      <w:lvlText w:val="o"/>
      <w:lvlJc w:val="left"/>
      <w:pPr>
        <w:ind w:left="5760" w:hanging="360"/>
      </w:pPr>
      <w:rPr>
        <w:rFonts w:ascii="Courier New" w:hAnsi="Courier New" w:hint="default"/>
      </w:rPr>
    </w:lvl>
    <w:lvl w:ilvl="8" w:tplc="FE4A000A">
      <w:start w:val="1"/>
      <w:numFmt w:val="bullet"/>
      <w:lvlText w:val=""/>
      <w:lvlJc w:val="left"/>
      <w:pPr>
        <w:ind w:left="6480" w:hanging="360"/>
      </w:pPr>
      <w:rPr>
        <w:rFonts w:ascii="Wingdings" w:hAnsi="Wingdings" w:hint="default"/>
      </w:rPr>
    </w:lvl>
  </w:abstractNum>
  <w:abstractNum w:abstractNumId="170" w15:restartNumberingAfterBreak="0">
    <w:nsid w:val="6FBA3612"/>
    <w:multiLevelType w:val="hybridMultilevel"/>
    <w:tmpl w:val="2A7C5374"/>
    <w:lvl w:ilvl="0" w:tplc="E084C81A">
      <w:start w:val="1"/>
      <w:numFmt w:val="bullet"/>
      <w:lvlText w:val=""/>
      <w:lvlJc w:val="left"/>
      <w:pPr>
        <w:ind w:left="720" w:hanging="360"/>
      </w:pPr>
      <w:rPr>
        <w:rFonts w:ascii="Symbol" w:hAnsi="Symbol" w:hint="default"/>
      </w:rPr>
    </w:lvl>
    <w:lvl w:ilvl="1" w:tplc="3D624552">
      <w:start w:val="1"/>
      <w:numFmt w:val="bullet"/>
      <w:lvlText w:val="o"/>
      <w:lvlJc w:val="left"/>
      <w:pPr>
        <w:ind w:left="1440" w:hanging="360"/>
      </w:pPr>
      <w:rPr>
        <w:rFonts w:ascii="Courier New" w:hAnsi="Courier New" w:hint="default"/>
      </w:rPr>
    </w:lvl>
    <w:lvl w:ilvl="2" w:tplc="B644CEBC">
      <w:start w:val="1"/>
      <w:numFmt w:val="bullet"/>
      <w:lvlText w:val=""/>
      <w:lvlJc w:val="left"/>
      <w:pPr>
        <w:ind w:left="2160" w:hanging="360"/>
      </w:pPr>
      <w:rPr>
        <w:rFonts w:ascii="Wingdings" w:hAnsi="Wingdings" w:hint="default"/>
      </w:rPr>
    </w:lvl>
    <w:lvl w:ilvl="3" w:tplc="AE64C78A">
      <w:start w:val="1"/>
      <w:numFmt w:val="bullet"/>
      <w:lvlText w:val=""/>
      <w:lvlJc w:val="left"/>
      <w:pPr>
        <w:ind w:left="2880" w:hanging="360"/>
      </w:pPr>
      <w:rPr>
        <w:rFonts w:ascii="Symbol" w:hAnsi="Symbol" w:hint="default"/>
      </w:rPr>
    </w:lvl>
    <w:lvl w:ilvl="4" w:tplc="905A6576">
      <w:start w:val="1"/>
      <w:numFmt w:val="bullet"/>
      <w:lvlText w:val="o"/>
      <w:lvlJc w:val="left"/>
      <w:pPr>
        <w:ind w:left="3600" w:hanging="360"/>
      </w:pPr>
      <w:rPr>
        <w:rFonts w:ascii="Courier New" w:hAnsi="Courier New" w:hint="default"/>
      </w:rPr>
    </w:lvl>
    <w:lvl w:ilvl="5" w:tplc="D2FE0500">
      <w:start w:val="1"/>
      <w:numFmt w:val="bullet"/>
      <w:lvlText w:val=""/>
      <w:lvlJc w:val="left"/>
      <w:pPr>
        <w:ind w:left="4320" w:hanging="360"/>
      </w:pPr>
      <w:rPr>
        <w:rFonts w:ascii="Wingdings" w:hAnsi="Wingdings" w:hint="default"/>
      </w:rPr>
    </w:lvl>
    <w:lvl w:ilvl="6" w:tplc="1982D308">
      <w:start w:val="1"/>
      <w:numFmt w:val="bullet"/>
      <w:lvlText w:val=""/>
      <w:lvlJc w:val="left"/>
      <w:pPr>
        <w:ind w:left="5040" w:hanging="360"/>
      </w:pPr>
      <w:rPr>
        <w:rFonts w:ascii="Symbol" w:hAnsi="Symbol" w:hint="default"/>
      </w:rPr>
    </w:lvl>
    <w:lvl w:ilvl="7" w:tplc="8D36C388">
      <w:start w:val="1"/>
      <w:numFmt w:val="bullet"/>
      <w:lvlText w:val="o"/>
      <w:lvlJc w:val="left"/>
      <w:pPr>
        <w:ind w:left="5760" w:hanging="360"/>
      </w:pPr>
      <w:rPr>
        <w:rFonts w:ascii="Courier New" w:hAnsi="Courier New" w:hint="default"/>
      </w:rPr>
    </w:lvl>
    <w:lvl w:ilvl="8" w:tplc="CB4815D0">
      <w:start w:val="1"/>
      <w:numFmt w:val="bullet"/>
      <w:lvlText w:val=""/>
      <w:lvlJc w:val="left"/>
      <w:pPr>
        <w:ind w:left="6480" w:hanging="360"/>
      </w:pPr>
      <w:rPr>
        <w:rFonts w:ascii="Wingdings" w:hAnsi="Wingdings" w:hint="default"/>
      </w:rPr>
    </w:lvl>
  </w:abstractNum>
  <w:abstractNum w:abstractNumId="171" w15:restartNumberingAfterBreak="0">
    <w:nsid w:val="701CF68A"/>
    <w:multiLevelType w:val="hybridMultilevel"/>
    <w:tmpl w:val="92DA2C5E"/>
    <w:lvl w:ilvl="0" w:tplc="98D46B84">
      <w:start w:val="1"/>
      <w:numFmt w:val="bullet"/>
      <w:lvlText w:val=""/>
      <w:lvlJc w:val="left"/>
      <w:pPr>
        <w:ind w:left="720" w:hanging="360"/>
      </w:pPr>
      <w:rPr>
        <w:rFonts w:ascii="Symbol" w:hAnsi="Symbol" w:hint="default"/>
      </w:rPr>
    </w:lvl>
    <w:lvl w:ilvl="1" w:tplc="1AB042D0">
      <w:start w:val="1"/>
      <w:numFmt w:val="bullet"/>
      <w:lvlText w:val="o"/>
      <w:lvlJc w:val="left"/>
      <w:pPr>
        <w:ind w:left="1440" w:hanging="360"/>
      </w:pPr>
      <w:rPr>
        <w:rFonts w:ascii="Courier New" w:hAnsi="Courier New" w:hint="default"/>
      </w:rPr>
    </w:lvl>
    <w:lvl w:ilvl="2" w:tplc="AB56A456">
      <w:start w:val="1"/>
      <w:numFmt w:val="bullet"/>
      <w:lvlText w:val=""/>
      <w:lvlJc w:val="left"/>
      <w:pPr>
        <w:ind w:left="2160" w:hanging="360"/>
      </w:pPr>
      <w:rPr>
        <w:rFonts w:ascii="Wingdings" w:hAnsi="Wingdings" w:hint="default"/>
      </w:rPr>
    </w:lvl>
    <w:lvl w:ilvl="3" w:tplc="158AC556">
      <w:start w:val="1"/>
      <w:numFmt w:val="bullet"/>
      <w:lvlText w:val=""/>
      <w:lvlJc w:val="left"/>
      <w:pPr>
        <w:ind w:left="2880" w:hanging="360"/>
      </w:pPr>
      <w:rPr>
        <w:rFonts w:ascii="Symbol" w:hAnsi="Symbol" w:hint="default"/>
      </w:rPr>
    </w:lvl>
    <w:lvl w:ilvl="4" w:tplc="061E09E0">
      <w:start w:val="1"/>
      <w:numFmt w:val="bullet"/>
      <w:lvlText w:val="o"/>
      <w:lvlJc w:val="left"/>
      <w:pPr>
        <w:ind w:left="3600" w:hanging="360"/>
      </w:pPr>
      <w:rPr>
        <w:rFonts w:ascii="Courier New" w:hAnsi="Courier New" w:hint="default"/>
      </w:rPr>
    </w:lvl>
    <w:lvl w:ilvl="5" w:tplc="4D66CC84">
      <w:start w:val="1"/>
      <w:numFmt w:val="bullet"/>
      <w:lvlText w:val=""/>
      <w:lvlJc w:val="left"/>
      <w:pPr>
        <w:ind w:left="4320" w:hanging="360"/>
      </w:pPr>
      <w:rPr>
        <w:rFonts w:ascii="Wingdings" w:hAnsi="Wingdings" w:hint="default"/>
      </w:rPr>
    </w:lvl>
    <w:lvl w:ilvl="6" w:tplc="5FC6C5E4">
      <w:start w:val="1"/>
      <w:numFmt w:val="bullet"/>
      <w:lvlText w:val=""/>
      <w:lvlJc w:val="left"/>
      <w:pPr>
        <w:ind w:left="5040" w:hanging="360"/>
      </w:pPr>
      <w:rPr>
        <w:rFonts w:ascii="Symbol" w:hAnsi="Symbol" w:hint="default"/>
      </w:rPr>
    </w:lvl>
    <w:lvl w:ilvl="7" w:tplc="6BD4421E">
      <w:start w:val="1"/>
      <w:numFmt w:val="bullet"/>
      <w:lvlText w:val="o"/>
      <w:lvlJc w:val="left"/>
      <w:pPr>
        <w:ind w:left="5760" w:hanging="360"/>
      </w:pPr>
      <w:rPr>
        <w:rFonts w:ascii="Courier New" w:hAnsi="Courier New" w:hint="default"/>
      </w:rPr>
    </w:lvl>
    <w:lvl w:ilvl="8" w:tplc="00F63590">
      <w:start w:val="1"/>
      <w:numFmt w:val="bullet"/>
      <w:lvlText w:val=""/>
      <w:lvlJc w:val="left"/>
      <w:pPr>
        <w:ind w:left="6480" w:hanging="360"/>
      </w:pPr>
      <w:rPr>
        <w:rFonts w:ascii="Wingdings" w:hAnsi="Wingdings" w:hint="default"/>
      </w:rPr>
    </w:lvl>
  </w:abstractNum>
  <w:abstractNum w:abstractNumId="172" w15:restartNumberingAfterBreak="0">
    <w:nsid w:val="704169E4"/>
    <w:multiLevelType w:val="hybridMultilevel"/>
    <w:tmpl w:val="F6467A86"/>
    <w:lvl w:ilvl="0" w:tplc="E312EFEC">
      <w:start w:val="1"/>
      <w:numFmt w:val="bullet"/>
      <w:lvlText w:val=""/>
      <w:lvlJc w:val="left"/>
      <w:pPr>
        <w:ind w:left="720" w:hanging="360"/>
      </w:pPr>
      <w:rPr>
        <w:rFonts w:ascii="Symbol" w:hAnsi="Symbol" w:hint="default"/>
      </w:rPr>
    </w:lvl>
    <w:lvl w:ilvl="1" w:tplc="E098E8C6">
      <w:start w:val="1"/>
      <w:numFmt w:val="bullet"/>
      <w:lvlText w:val="o"/>
      <w:lvlJc w:val="left"/>
      <w:pPr>
        <w:ind w:left="1440" w:hanging="360"/>
      </w:pPr>
      <w:rPr>
        <w:rFonts w:ascii="Courier New" w:hAnsi="Courier New" w:hint="default"/>
      </w:rPr>
    </w:lvl>
    <w:lvl w:ilvl="2" w:tplc="90C0AE80">
      <w:start w:val="1"/>
      <w:numFmt w:val="bullet"/>
      <w:lvlText w:val=""/>
      <w:lvlJc w:val="left"/>
      <w:pPr>
        <w:ind w:left="2160" w:hanging="360"/>
      </w:pPr>
      <w:rPr>
        <w:rFonts w:ascii="Wingdings" w:hAnsi="Wingdings" w:hint="default"/>
      </w:rPr>
    </w:lvl>
    <w:lvl w:ilvl="3" w:tplc="0E4025F8">
      <w:start w:val="1"/>
      <w:numFmt w:val="bullet"/>
      <w:lvlText w:val=""/>
      <w:lvlJc w:val="left"/>
      <w:pPr>
        <w:ind w:left="2880" w:hanging="360"/>
      </w:pPr>
      <w:rPr>
        <w:rFonts w:ascii="Symbol" w:hAnsi="Symbol" w:hint="default"/>
      </w:rPr>
    </w:lvl>
    <w:lvl w:ilvl="4" w:tplc="10EA334A">
      <w:start w:val="1"/>
      <w:numFmt w:val="bullet"/>
      <w:lvlText w:val="o"/>
      <w:lvlJc w:val="left"/>
      <w:pPr>
        <w:ind w:left="3600" w:hanging="360"/>
      </w:pPr>
      <w:rPr>
        <w:rFonts w:ascii="Courier New" w:hAnsi="Courier New" w:hint="default"/>
      </w:rPr>
    </w:lvl>
    <w:lvl w:ilvl="5" w:tplc="2B245F8C">
      <w:start w:val="1"/>
      <w:numFmt w:val="bullet"/>
      <w:lvlText w:val=""/>
      <w:lvlJc w:val="left"/>
      <w:pPr>
        <w:ind w:left="4320" w:hanging="360"/>
      </w:pPr>
      <w:rPr>
        <w:rFonts w:ascii="Wingdings" w:hAnsi="Wingdings" w:hint="default"/>
      </w:rPr>
    </w:lvl>
    <w:lvl w:ilvl="6" w:tplc="E9283808">
      <w:start w:val="1"/>
      <w:numFmt w:val="bullet"/>
      <w:lvlText w:val=""/>
      <w:lvlJc w:val="left"/>
      <w:pPr>
        <w:ind w:left="5040" w:hanging="360"/>
      </w:pPr>
      <w:rPr>
        <w:rFonts w:ascii="Symbol" w:hAnsi="Symbol" w:hint="default"/>
      </w:rPr>
    </w:lvl>
    <w:lvl w:ilvl="7" w:tplc="127ECE44">
      <w:start w:val="1"/>
      <w:numFmt w:val="bullet"/>
      <w:lvlText w:val="o"/>
      <w:lvlJc w:val="left"/>
      <w:pPr>
        <w:ind w:left="5760" w:hanging="360"/>
      </w:pPr>
      <w:rPr>
        <w:rFonts w:ascii="Courier New" w:hAnsi="Courier New" w:hint="default"/>
      </w:rPr>
    </w:lvl>
    <w:lvl w:ilvl="8" w:tplc="88384A3E">
      <w:start w:val="1"/>
      <w:numFmt w:val="bullet"/>
      <w:lvlText w:val=""/>
      <w:lvlJc w:val="left"/>
      <w:pPr>
        <w:ind w:left="6480" w:hanging="360"/>
      </w:pPr>
      <w:rPr>
        <w:rFonts w:ascii="Wingdings" w:hAnsi="Wingdings" w:hint="default"/>
      </w:rPr>
    </w:lvl>
  </w:abstractNum>
  <w:abstractNum w:abstractNumId="173" w15:restartNumberingAfterBreak="0">
    <w:nsid w:val="7208ECE8"/>
    <w:multiLevelType w:val="hybridMultilevel"/>
    <w:tmpl w:val="92044CCE"/>
    <w:lvl w:ilvl="0" w:tplc="02920C1A">
      <w:start w:val="1"/>
      <w:numFmt w:val="bullet"/>
      <w:lvlText w:val=""/>
      <w:lvlJc w:val="left"/>
      <w:pPr>
        <w:ind w:left="720" w:hanging="360"/>
      </w:pPr>
      <w:rPr>
        <w:rFonts w:ascii="Symbol" w:hAnsi="Symbol" w:hint="default"/>
      </w:rPr>
    </w:lvl>
    <w:lvl w:ilvl="1" w:tplc="934442FE">
      <w:start w:val="1"/>
      <w:numFmt w:val="bullet"/>
      <w:lvlText w:val="o"/>
      <w:lvlJc w:val="left"/>
      <w:pPr>
        <w:ind w:left="1440" w:hanging="360"/>
      </w:pPr>
      <w:rPr>
        <w:rFonts w:ascii="Courier New" w:hAnsi="Courier New" w:hint="default"/>
      </w:rPr>
    </w:lvl>
    <w:lvl w:ilvl="2" w:tplc="8880F836">
      <w:start w:val="1"/>
      <w:numFmt w:val="bullet"/>
      <w:lvlText w:val=""/>
      <w:lvlJc w:val="left"/>
      <w:pPr>
        <w:ind w:left="2160" w:hanging="360"/>
      </w:pPr>
      <w:rPr>
        <w:rFonts w:ascii="Wingdings" w:hAnsi="Wingdings" w:hint="default"/>
      </w:rPr>
    </w:lvl>
    <w:lvl w:ilvl="3" w:tplc="B1E63598">
      <w:start w:val="1"/>
      <w:numFmt w:val="bullet"/>
      <w:lvlText w:val=""/>
      <w:lvlJc w:val="left"/>
      <w:pPr>
        <w:ind w:left="2880" w:hanging="360"/>
      </w:pPr>
      <w:rPr>
        <w:rFonts w:ascii="Symbol" w:hAnsi="Symbol" w:hint="default"/>
      </w:rPr>
    </w:lvl>
    <w:lvl w:ilvl="4" w:tplc="6CE28294">
      <w:start w:val="1"/>
      <w:numFmt w:val="bullet"/>
      <w:lvlText w:val="o"/>
      <w:lvlJc w:val="left"/>
      <w:pPr>
        <w:ind w:left="3600" w:hanging="360"/>
      </w:pPr>
      <w:rPr>
        <w:rFonts w:ascii="Courier New" w:hAnsi="Courier New" w:hint="default"/>
      </w:rPr>
    </w:lvl>
    <w:lvl w:ilvl="5" w:tplc="F7D072B6">
      <w:start w:val="1"/>
      <w:numFmt w:val="bullet"/>
      <w:lvlText w:val=""/>
      <w:lvlJc w:val="left"/>
      <w:pPr>
        <w:ind w:left="4320" w:hanging="360"/>
      </w:pPr>
      <w:rPr>
        <w:rFonts w:ascii="Wingdings" w:hAnsi="Wingdings" w:hint="default"/>
      </w:rPr>
    </w:lvl>
    <w:lvl w:ilvl="6" w:tplc="197887BC">
      <w:start w:val="1"/>
      <w:numFmt w:val="bullet"/>
      <w:lvlText w:val=""/>
      <w:lvlJc w:val="left"/>
      <w:pPr>
        <w:ind w:left="5040" w:hanging="360"/>
      </w:pPr>
      <w:rPr>
        <w:rFonts w:ascii="Symbol" w:hAnsi="Symbol" w:hint="default"/>
      </w:rPr>
    </w:lvl>
    <w:lvl w:ilvl="7" w:tplc="9CFE52BE">
      <w:start w:val="1"/>
      <w:numFmt w:val="bullet"/>
      <w:lvlText w:val="o"/>
      <w:lvlJc w:val="left"/>
      <w:pPr>
        <w:ind w:left="5760" w:hanging="360"/>
      </w:pPr>
      <w:rPr>
        <w:rFonts w:ascii="Courier New" w:hAnsi="Courier New" w:hint="default"/>
      </w:rPr>
    </w:lvl>
    <w:lvl w:ilvl="8" w:tplc="9A3A2CDE">
      <w:start w:val="1"/>
      <w:numFmt w:val="bullet"/>
      <w:lvlText w:val=""/>
      <w:lvlJc w:val="left"/>
      <w:pPr>
        <w:ind w:left="6480" w:hanging="360"/>
      </w:pPr>
      <w:rPr>
        <w:rFonts w:ascii="Wingdings" w:hAnsi="Wingdings" w:hint="default"/>
      </w:rPr>
    </w:lvl>
  </w:abstractNum>
  <w:abstractNum w:abstractNumId="174" w15:restartNumberingAfterBreak="0">
    <w:nsid w:val="72A128A3"/>
    <w:multiLevelType w:val="hybridMultilevel"/>
    <w:tmpl w:val="56F6A726"/>
    <w:lvl w:ilvl="0" w:tplc="E6EC89F4">
      <w:start w:val="1"/>
      <w:numFmt w:val="decimal"/>
      <w:lvlText w:val="%1."/>
      <w:lvlJc w:val="left"/>
      <w:pPr>
        <w:ind w:left="720" w:hanging="360"/>
      </w:pPr>
    </w:lvl>
    <w:lvl w:ilvl="1" w:tplc="BEE8733E">
      <w:start w:val="1"/>
      <w:numFmt w:val="lowerLetter"/>
      <w:lvlText w:val="%2."/>
      <w:lvlJc w:val="left"/>
      <w:pPr>
        <w:ind w:left="1440" w:hanging="360"/>
      </w:pPr>
    </w:lvl>
    <w:lvl w:ilvl="2" w:tplc="933C0A6E">
      <w:start w:val="1"/>
      <w:numFmt w:val="lowerRoman"/>
      <w:lvlText w:val="%3."/>
      <w:lvlJc w:val="right"/>
      <w:pPr>
        <w:ind w:left="2160" w:hanging="180"/>
      </w:pPr>
    </w:lvl>
    <w:lvl w:ilvl="3" w:tplc="61323506">
      <w:start w:val="1"/>
      <w:numFmt w:val="decimal"/>
      <w:lvlText w:val="%4."/>
      <w:lvlJc w:val="left"/>
      <w:pPr>
        <w:ind w:left="2880" w:hanging="360"/>
      </w:pPr>
    </w:lvl>
    <w:lvl w:ilvl="4" w:tplc="923EFCDA">
      <w:start w:val="1"/>
      <w:numFmt w:val="lowerLetter"/>
      <w:lvlText w:val="%5."/>
      <w:lvlJc w:val="left"/>
      <w:pPr>
        <w:ind w:left="3600" w:hanging="360"/>
      </w:pPr>
    </w:lvl>
    <w:lvl w:ilvl="5" w:tplc="CECCEC3A">
      <w:start w:val="1"/>
      <w:numFmt w:val="lowerRoman"/>
      <w:lvlText w:val="%6."/>
      <w:lvlJc w:val="right"/>
      <w:pPr>
        <w:ind w:left="4320" w:hanging="180"/>
      </w:pPr>
    </w:lvl>
    <w:lvl w:ilvl="6" w:tplc="EB048B2E">
      <w:start w:val="1"/>
      <w:numFmt w:val="decimal"/>
      <w:lvlText w:val="%7."/>
      <w:lvlJc w:val="left"/>
      <w:pPr>
        <w:ind w:left="5040" w:hanging="360"/>
      </w:pPr>
    </w:lvl>
    <w:lvl w:ilvl="7" w:tplc="DEFE4516">
      <w:start w:val="1"/>
      <w:numFmt w:val="lowerLetter"/>
      <w:lvlText w:val="%8."/>
      <w:lvlJc w:val="left"/>
      <w:pPr>
        <w:ind w:left="5760" w:hanging="360"/>
      </w:pPr>
    </w:lvl>
    <w:lvl w:ilvl="8" w:tplc="DA5694E8">
      <w:start w:val="1"/>
      <w:numFmt w:val="lowerRoman"/>
      <w:lvlText w:val="%9."/>
      <w:lvlJc w:val="right"/>
      <w:pPr>
        <w:ind w:left="6480" w:hanging="180"/>
      </w:pPr>
    </w:lvl>
  </w:abstractNum>
  <w:abstractNum w:abstractNumId="175" w15:restartNumberingAfterBreak="0">
    <w:nsid w:val="73B6307A"/>
    <w:multiLevelType w:val="hybridMultilevel"/>
    <w:tmpl w:val="18B09D84"/>
    <w:lvl w:ilvl="0" w:tplc="447A66A4">
      <w:start w:val="1"/>
      <w:numFmt w:val="decimal"/>
      <w:lvlText w:val="%1."/>
      <w:lvlJc w:val="left"/>
      <w:pPr>
        <w:ind w:left="720" w:hanging="360"/>
      </w:pPr>
    </w:lvl>
    <w:lvl w:ilvl="1" w:tplc="3A7C0A38">
      <w:start w:val="1"/>
      <w:numFmt w:val="lowerLetter"/>
      <w:lvlText w:val="%2."/>
      <w:lvlJc w:val="left"/>
      <w:pPr>
        <w:ind w:left="1440" w:hanging="360"/>
      </w:pPr>
    </w:lvl>
    <w:lvl w:ilvl="2" w:tplc="54501B94">
      <w:start w:val="1"/>
      <w:numFmt w:val="lowerRoman"/>
      <w:lvlText w:val="%3."/>
      <w:lvlJc w:val="right"/>
      <w:pPr>
        <w:ind w:left="2160" w:hanging="180"/>
      </w:pPr>
    </w:lvl>
    <w:lvl w:ilvl="3" w:tplc="5E148EFE">
      <w:start w:val="1"/>
      <w:numFmt w:val="decimal"/>
      <w:lvlText w:val="%4."/>
      <w:lvlJc w:val="left"/>
      <w:pPr>
        <w:ind w:left="2880" w:hanging="360"/>
      </w:pPr>
    </w:lvl>
    <w:lvl w:ilvl="4" w:tplc="1D4EAAE6">
      <w:start w:val="1"/>
      <w:numFmt w:val="lowerLetter"/>
      <w:lvlText w:val="%5."/>
      <w:lvlJc w:val="left"/>
      <w:pPr>
        <w:ind w:left="3600" w:hanging="360"/>
      </w:pPr>
    </w:lvl>
    <w:lvl w:ilvl="5" w:tplc="C81E9C18">
      <w:start w:val="1"/>
      <w:numFmt w:val="lowerRoman"/>
      <w:lvlText w:val="%6."/>
      <w:lvlJc w:val="right"/>
      <w:pPr>
        <w:ind w:left="4320" w:hanging="180"/>
      </w:pPr>
    </w:lvl>
    <w:lvl w:ilvl="6" w:tplc="D102BF4A">
      <w:start w:val="1"/>
      <w:numFmt w:val="decimal"/>
      <w:lvlText w:val="%7."/>
      <w:lvlJc w:val="left"/>
      <w:pPr>
        <w:ind w:left="5040" w:hanging="360"/>
      </w:pPr>
    </w:lvl>
    <w:lvl w:ilvl="7" w:tplc="EB0CCF9A">
      <w:start w:val="1"/>
      <w:numFmt w:val="lowerLetter"/>
      <w:lvlText w:val="%8."/>
      <w:lvlJc w:val="left"/>
      <w:pPr>
        <w:ind w:left="5760" w:hanging="360"/>
      </w:pPr>
    </w:lvl>
    <w:lvl w:ilvl="8" w:tplc="EF02A00C">
      <w:start w:val="1"/>
      <w:numFmt w:val="lowerRoman"/>
      <w:lvlText w:val="%9."/>
      <w:lvlJc w:val="right"/>
      <w:pPr>
        <w:ind w:left="6480" w:hanging="180"/>
      </w:pPr>
    </w:lvl>
  </w:abstractNum>
  <w:abstractNum w:abstractNumId="176" w15:restartNumberingAfterBreak="0">
    <w:nsid w:val="73C05CE7"/>
    <w:multiLevelType w:val="hybridMultilevel"/>
    <w:tmpl w:val="CD222530"/>
    <w:lvl w:ilvl="0" w:tplc="084C8EE0">
      <w:start w:val="1"/>
      <w:numFmt w:val="bullet"/>
      <w:lvlText w:val=""/>
      <w:lvlJc w:val="left"/>
      <w:pPr>
        <w:ind w:left="720" w:hanging="360"/>
      </w:pPr>
      <w:rPr>
        <w:rFonts w:ascii="Symbol" w:hAnsi="Symbol" w:hint="default"/>
      </w:rPr>
    </w:lvl>
    <w:lvl w:ilvl="1" w:tplc="D4F0A43C">
      <w:start w:val="1"/>
      <w:numFmt w:val="bullet"/>
      <w:lvlText w:val="o"/>
      <w:lvlJc w:val="left"/>
      <w:pPr>
        <w:ind w:left="1440" w:hanging="360"/>
      </w:pPr>
      <w:rPr>
        <w:rFonts w:ascii="Courier New" w:hAnsi="Courier New" w:hint="default"/>
      </w:rPr>
    </w:lvl>
    <w:lvl w:ilvl="2" w:tplc="07C8CB86">
      <w:start w:val="1"/>
      <w:numFmt w:val="bullet"/>
      <w:lvlText w:val=""/>
      <w:lvlJc w:val="left"/>
      <w:pPr>
        <w:ind w:left="2160" w:hanging="360"/>
      </w:pPr>
      <w:rPr>
        <w:rFonts w:ascii="Wingdings" w:hAnsi="Wingdings" w:hint="default"/>
      </w:rPr>
    </w:lvl>
    <w:lvl w:ilvl="3" w:tplc="7CCE9302">
      <w:start w:val="1"/>
      <w:numFmt w:val="bullet"/>
      <w:lvlText w:val=""/>
      <w:lvlJc w:val="left"/>
      <w:pPr>
        <w:ind w:left="2880" w:hanging="360"/>
      </w:pPr>
      <w:rPr>
        <w:rFonts w:ascii="Symbol" w:hAnsi="Symbol" w:hint="default"/>
      </w:rPr>
    </w:lvl>
    <w:lvl w:ilvl="4" w:tplc="20E41376">
      <w:start w:val="1"/>
      <w:numFmt w:val="bullet"/>
      <w:lvlText w:val="o"/>
      <w:lvlJc w:val="left"/>
      <w:pPr>
        <w:ind w:left="3600" w:hanging="360"/>
      </w:pPr>
      <w:rPr>
        <w:rFonts w:ascii="Courier New" w:hAnsi="Courier New" w:hint="default"/>
      </w:rPr>
    </w:lvl>
    <w:lvl w:ilvl="5" w:tplc="FC5E3EE8">
      <w:start w:val="1"/>
      <w:numFmt w:val="bullet"/>
      <w:lvlText w:val=""/>
      <w:lvlJc w:val="left"/>
      <w:pPr>
        <w:ind w:left="4320" w:hanging="360"/>
      </w:pPr>
      <w:rPr>
        <w:rFonts w:ascii="Wingdings" w:hAnsi="Wingdings" w:hint="default"/>
      </w:rPr>
    </w:lvl>
    <w:lvl w:ilvl="6" w:tplc="BAE0C096">
      <w:start w:val="1"/>
      <w:numFmt w:val="bullet"/>
      <w:lvlText w:val=""/>
      <w:lvlJc w:val="left"/>
      <w:pPr>
        <w:ind w:left="5040" w:hanging="360"/>
      </w:pPr>
      <w:rPr>
        <w:rFonts w:ascii="Symbol" w:hAnsi="Symbol" w:hint="default"/>
      </w:rPr>
    </w:lvl>
    <w:lvl w:ilvl="7" w:tplc="D1BEDE92">
      <w:start w:val="1"/>
      <w:numFmt w:val="bullet"/>
      <w:lvlText w:val="o"/>
      <w:lvlJc w:val="left"/>
      <w:pPr>
        <w:ind w:left="5760" w:hanging="360"/>
      </w:pPr>
      <w:rPr>
        <w:rFonts w:ascii="Courier New" w:hAnsi="Courier New" w:hint="default"/>
      </w:rPr>
    </w:lvl>
    <w:lvl w:ilvl="8" w:tplc="3922587C">
      <w:start w:val="1"/>
      <w:numFmt w:val="bullet"/>
      <w:lvlText w:val=""/>
      <w:lvlJc w:val="left"/>
      <w:pPr>
        <w:ind w:left="6480" w:hanging="360"/>
      </w:pPr>
      <w:rPr>
        <w:rFonts w:ascii="Wingdings" w:hAnsi="Wingdings" w:hint="default"/>
      </w:rPr>
    </w:lvl>
  </w:abstractNum>
  <w:abstractNum w:abstractNumId="177" w15:restartNumberingAfterBreak="0">
    <w:nsid w:val="74749550"/>
    <w:multiLevelType w:val="hybridMultilevel"/>
    <w:tmpl w:val="B81ECD28"/>
    <w:lvl w:ilvl="0" w:tplc="33AA6E6A">
      <w:start w:val="1"/>
      <w:numFmt w:val="decimal"/>
      <w:lvlText w:val="%1."/>
      <w:lvlJc w:val="left"/>
      <w:pPr>
        <w:ind w:left="720" w:hanging="360"/>
      </w:pPr>
    </w:lvl>
    <w:lvl w:ilvl="1" w:tplc="4CF0E896">
      <w:start w:val="1"/>
      <w:numFmt w:val="lowerLetter"/>
      <w:lvlText w:val="%2."/>
      <w:lvlJc w:val="left"/>
      <w:pPr>
        <w:ind w:left="1440" w:hanging="360"/>
      </w:pPr>
    </w:lvl>
    <w:lvl w:ilvl="2" w:tplc="5BCC00F2">
      <w:start w:val="1"/>
      <w:numFmt w:val="lowerRoman"/>
      <w:lvlText w:val="%3."/>
      <w:lvlJc w:val="right"/>
      <w:pPr>
        <w:ind w:left="2160" w:hanging="180"/>
      </w:pPr>
    </w:lvl>
    <w:lvl w:ilvl="3" w:tplc="82882A0E">
      <w:start w:val="1"/>
      <w:numFmt w:val="decimal"/>
      <w:lvlText w:val="%4."/>
      <w:lvlJc w:val="left"/>
      <w:pPr>
        <w:ind w:left="2880" w:hanging="360"/>
      </w:pPr>
    </w:lvl>
    <w:lvl w:ilvl="4" w:tplc="D7126F64">
      <w:start w:val="1"/>
      <w:numFmt w:val="lowerLetter"/>
      <w:lvlText w:val="%5."/>
      <w:lvlJc w:val="left"/>
      <w:pPr>
        <w:ind w:left="3600" w:hanging="360"/>
      </w:pPr>
    </w:lvl>
    <w:lvl w:ilvl="5" w:tplc="F1A84680">
      <w:start w:val="1"/>
      <w:numFmt w:val="lowerRoman"/>
      <w:lvlText w:val="%6."/>
      <w:lvlJc w:val="right"/>
      <w:pPr>
        <w:ind w:left="4320" w:hanging="180"/>
      </w:pPr>
    </w:lvl>
    <w:lvl w:ilvl="6" w:tplc="F5A44346">
      <w:start w:val="1"/>
      <w:numFmt w:val="decimal"/>
      <w:lvlText w:val="%7."/>
      <w:lvlJc w:val="left"/>
      <w:pPr>
        <w:ind w:left="5040" w:hanging="360"/>
      </w:pPr>
    </w:lvl>
    <w:lvl w:ilvl="7" w:tplc="2264C50A">
      <w:start w:val="1"/>
      <w:numFmt w:val="lowerLetter"/>
      <w:lvlText w:val="%8."/>
      <w:lvlJc w:val="left"/>
      <w:pPr>
        <w:ind w:left="5760" w:hanging="360"/>
      </w:pPr>
    </w:lvl>
    <w:lvl w:ilvl="8" w:tplc="9EEE7BA0">
      <w:start w:val="1"/>
      <w:numFmt w:val="lowerRoman"/>
      <w:lvlText w:val="%9."/>
      <w:lvlJc w:val="right"/>
      <w:pPr>
        <w:ind w:left="6480" w:hanging="180"/>
      </w:pPr>
    </w:lvl>
  </w:abstractNum>
  <w:abstractNum w:abstractNumId="178" w15:restartNumberingAfterBreak="0">
    <w:nsid w:val="749FC198"/>
    <w:multiLevelType w:val="hybridMultilevel"/>
    <w:tmpl w:val="E7A8BD24"/>
    <w:lvl w:ilvl="0" w:tplc="99FCF94A">
      <w:start w:val="1"/>
      <w:numFmt w:val="decimal"/>
      <w:lvlText w:val="%1."/>
      <w:lvlJc w:val="left"/>
      <w:pPr>
        <w:ind w:left="720" w:hanging="360"/>
      </w:pPr>
    </w:lvl>
    <w:lvl w:ilvl="1" w:tplc="16EE2A94">
      <w:start w:val="1"/>
      <w:numFmt w:val="bullet"/>
      <w:lvlText w:val=""/>
      <w:lvlJc w:val="left"/>
      <w:pPr>
        <w:ind w:left="1440" w:hanging="360"/>
      </w:pPr>
      <w:rPr>
        <w:rFonts w:ascii="Symbol" w:hAnsi="Symbol" w:hint="default"/>
      </w:rPr>
    </w:lvl>
    <w:lvl w:ilvl="2" w:tplc="C5029860">
      <w:start w:val="1"/>
      <w:numFmt w:val="lowerRoman"/>
      <w:lvlText w:val="%3."/>
      <w:lvlJc w:val="right"/>
      <w:pPr>
        <w:ind w:left="2160" w:hanging="180"/>
      </w:pPr>
    </w:lvl>
    <w:lvl w:ilvl="3" w:tplc="2C2C095C">
      <w:start w:val="1"/>
      <w:numFmt w:val="decimal"/>
      <w:lvlText w:val="%4."/>
      <w:lvlJc w:val="left"/>
      <w:pPr>
        <w:ind w:left="2880" w:hanging="360"/>
      </w:pPr>
    </w:lvl>
    <w:lvl w:ilvl="4" w:tplc="7FAEA1B4">
      <w:start w:val="1"/>
      <w:numFmt w:val="lowerLetter"/>
      <w:lvlText w:val="%5."/>
      <w:lvlJc w:val="left"/>
      <w:pPr>
        <w:ind w:left="3600" w:hanging="360"/>
      </w:pPr>
    </w:lvl>
    <w:lvl w:ilvl="5" w:tplc="FD0E9FA2">
      <w:start w:val="1"/>
      <w:numFmt w:val="lowerRoman"/>
      <w:lvlText w:val="%6."/>
      <w:lvlJc w:val="right"/>
      <w:pPr>
        <w:ind w:left="4320" w:hanging="180"/>
      </w:pPr>
    </w:lvl>
    <w:lvl w:ilvl="6" w:tplc="AEF69342">
      <w:start w:val="1"/>
      <w:numFmt w:val="decimal"/>
      <w:lvlText w:val="%7."/>
      <w:lvlJc w:val="left"/>
      <w:pPr>
        <w:ind w:left="5040" w:hanging="360"/>
      </w:pPr>
    </w:lvl>
    <w:lvl w:ilvl="7" w:tplc="F6DC1712">
      <w:start w:val="1"/>
      <w:numFmt w:val="lowerLetter"/>
      <w:lvlText w:val="%8."/>
      <w:lvlJc w:val="left"/>
      <w:pPr>
        <w:ind w:left="5760" w:hanging="360"/>
      </w:pPr>
    </w:lvl>
    <w:lvl w:ilvl="8" w:tplc="60C04108">
      <w:start w:val="1"/>
      <w:numFmt w:val="lowerRoman"/>
      <w:lvlText w:val="%9."/>
      <w:lvlJc w:val="right"/>
      <w:pPr>
        <w:ind w:left="6480" w:hanging="180"/>
      </w:pPr>
    </w:lvl>
  </w:abstractNum>
  <w:abstractNum w:abstractNumId="179" w15:restartNumberingAfterBreak="0">
    <w:nsid w:val="74C4528D"/>
    <w:multiLevelType w:val="hybridMultilevel"/>
    <w:tmpl w:val="CE9CB978"/>
    <w:lvl w:ilvl="0" w:tplc="BAFE24BE">
      <w:start w:val="1"/>
      <w:numFmt w:val="decimal"/>
      <w:lvlText w:val="%1."/>
      <w:lvlJc w:val="left"/>
      <w:pPr>
        <w:ind w:left="720" w:hanging="360"/>
      </w:pPr>
    </w:lvl>
    <w:lvl w:ilvl="1" w:tplc="0896C466">
      <w:start w:val="1"/>
      <w:numFmt w:val="bullet"/>
      <w:lvlText w:val=""/>
      <w:lvlJc w:val="left"/>
      <w:pPr>
        <w:ind w:left="1440" w:hanging="360"/>
      </w:pPr>
      <w:rPr>
        <w:rFonts w:ascii="Symbol" w:hAnsi="Symbol" w:hint="default"/>
      </w:rPr>
    </w:lvl>
    <w:lvl w:ilvl="2" w:tplc="03F09224">
      <w:start w:val="1"/>
      <w:numFmt w:val="lowerRoman"/>
      <w:lvlText w:val="%3."/>
      <w:lvlJc w:val="right"/>
      <w:pPr>
        <w:ind w:left="2160" w:hanging="180"/>
      </w:pPr>
    </w:lvl>
    <w:lvl w:ilvl="3" w:tplc="F7401624">
      <w:start w:val="1"/>
      <w:numFmt w:val="decimal"/>
      <w:lvlText w:val="%4."/>
      <w:lvlJc w:val="left"/>
      <w:pPr>
        <w:ind w:left="2880" w:hanging="360"/>
      </w:pPr>
    </w:lvl>
    <w:lvl w:ilvl="4" w:tplc="CD84DE5E">
      <w:start w:val="1"/>
      <w:numFmt w:val="lowerLetter"/>
      <w:lvlText w:val="%5."/>
      <w:lvlJc w:val="left"/>
      <w:pPr>
        <w:ind w:left="3600" w:hanging="360"/>
      </w:pPr>
    </w:lvl>
    <w:lvl w:ilvl="5" w:tplc="59849478">
      <w:start w:val="1"/>
      <w:numFmt w:val="lowerRoman"/>
      <w:lvlText w:val="%6."/>
      <w:lvlJc w:val="right"/>
      <w:pPr>
        <w:ind w:left="4320" w:hanging="180"/>
      </w:pPr>
    </w:lvl>
    <w:lvl w:ilvl="6" w:tplc="50A40480">
      <w:start w:val="1"/>
      <w:numFmt w:val="decimal"/>
      <w:lvlText w:val="%7."/>
      <w:lvlJc w:val="left"/>
      <w:pPr>
        <w:ind w:left="5040" w:hanging="360"/>
      </w:pPr>
    </w:lvl>
    <w:lvl w:ilvl="7" w:tplc="0F4E8F48">
      <w:start w:val="1"/>
      <w:numFmt w:val="lowerLetter"/>
      <w:lvlText w:val="%8."/>
      <w:lvlJc w:val="left"/>
      <w:pPr>
        <w:ind w:left="5760" w:hanging="360"/>
      </w:pPr>
    </w:lvl>
    <w:lvl w:ilvl="8" w:tplc="48369AAE">
      <w:start w:val="1"/>
      <w:numFmt w:val="lowerRoman"/>
      <w:lvlText w:val="%9."/>
      <w:lvlJc w:val="right"/>
      <w:pPr>
        <w:ind w:left="6480" w:hanging="180"/>
      </w:pPr>
    </w:lvl>
  </w:abstractNum>
  <w:abstractNum w:abstractNumId="180" w15:restartNumberingAfterBreak="0">
    <w:nsid w:val="758C043E"/>
    <w:multiLevelType w:val="hybridMultilevel"/>
    <w:tmpl w:val="8B0841A8"/>
    <w:lvl w:ilvl="0" w:tplc="32323996">
      <w:start w:val="1"/>
      <w:numFmt w:val="decimal"/>
      <w:lvlText w:val="%1."/>
      <w:lvlJc w:val="left"/>
      <w:pPr>
        <w:ind w:left="720" w:hanging="360"/>
      </w:pPr>
    </w:lvl>
    <w:lvl w:ilvl="1" w:tplc="8C60B4BC">
      <w:start w:val="1"/>
      <w:numFmt w:val="lowerLetter"/>
      <w:lvlText w:val="%2."/>
      <w:lvlJc w:val="left"/>
      <w:pPr>
        <w:ind w:left="1440" w:hanging="360"/>
      </w:pPr>
    </w:lvl>
    <w:lvl w:ilvl="2" w:tplc="2370E958">
      <w:start w:val="1"/>
      <w:numFmt w:val="lowerRoman"/>
      <w:lvlText w:val="%3."/>
      <w:lvlJc w:val="right"/>
      <w:pPr>
        <w:ind w:left="2160" w:hanging="180"/>
      </w:pPr>
    </w:lvl>
    <w:lvl w:ilvl="3" w:tplc="671E4274">
      <w:start w:val="1"/>
      <w:numFmt w:val="decimal"/>
      <w:lvlText w:val="%4."/>
      <w:lvlJc w:val="left"/>
      <w:pPr>
        <w:ind w:left="2880" w:hanging="360"/>
      </w:pPr>
    </w:lvl>
    <w:lvl w:ilvl="4" w:tplc="BB5A189A">
      <w:start w:val="1"/>
      <w:numFmt w:val="lowerLetter"/>
      <w:lvlText w:val="%5."/>
      <w:lvlJc w:val="left"/>
      <w:pPr>
        <w:ind w:left="3600" w:hanging="360"/>
      </w:pPr>
    </w:lvl>
    <w:lvl w:ilvl="5" w:tplc="45649AA8">
      <w:start w:val="1"/>
      <w:numFmt w:val="lowerRoman"/>
      <w:lvlText w:val="%6."/>
      <w:lvlJc w:val="right"/>
      <w:pPr>
        <w:ind w:left="4320" w:hanging="180"/>
      </w:pPr>
    </w:lvl>
    <w:lvl w:ilvl="6" w:tplc="C40EED0A">
      <w:start w:val="1"/>
      <w:numFmt w:val="decimal"/>
      <w:lvlText w:val="%7."/>
      <w:lvlJc w:val="left"/>
      <w:pPr>
        <w:ind w:left="5040" w:hanging="360"/>
      </w:pPr>
    </w:lvl>
    <w:lvl w:ilvl="7" w:tplc="28E2DB70">
      <w:start w:val="1"/>
      <w:numFmt w:val="lowerLetter"/>
      <w:lvlText w:val="%8."/>
      <w:lvlJc w:val="left"/>
      <w:pPr>
        <w:ind w:left="5760" w:hanging="360"/>
      </w:pPr>
    </w:lvl>
    <w:lvl w:ilvl="8" w:tplc="F1EC9FBC">
      <w:start w:val="1"/>
      <w:numFmt w:val="lowerRoman"/>
      <w:lvlText w:val="%9."/>
      <w:lvlJc w:val="right"/>
      <w:pPr>
        <w:ind w:left="6480" w:hanging="180"/>
      </w:pPr>
    </w:lvl>
  </w:abstractNum>
  <w:abstractNum w:abstractNumId="181" w15:restartNumberingAfterBreak="0">
    <w:nsid w:val="760EC6BA"/>
    <w:multiLevelType w:val="hybridMultilevel"/>
    <w:tmpl w:val="A8A2DBDA"/>
    <w:lvl w:ilvl="0" w:tplc="CA522278">
      <w:start w:val="1"/>
      <w:numFmt w:val="decimal"/>
      <w:lvlText w:val="%1."/>
      <w:lvlJc w:val="left"/>
      <w:pPr>
        <w:ind w:left="720" w:hanging="360"/>
      </w:pPr>
    </w:lvl>
    <w:lvl w:ilvl="1" w:tplc="BCEA00AE">
      <w:start w:val="1"/>
      <w:numFmt w:val="lowerLetter"/>
      <w:lvlText w:val="%2."/>
      <w:lvlJc w:val="left"/>
      <w:pPr>
        <w:ind w:left="1440" w:hanging="360"/>
      </w:pPr>
    </w:lvl>
    <w:lvl w:ilvl="2" w:tplc="96364286">
      <w:start w:val="1"/>
      <w:numFmt w:val="lowerRoman"/>
      <w:lvlText w:val="%3."/>
      <w:lvlJc w:val="right"/>
      <w:pPr>
        <w:ind w:left="2160" w:hanging="180"/>
      </w:pPr>
    </w:lvl>
    <w:lvl w:ilvl="3" w:tplc="5F1EA0C6">
      <w:start w:val="1"/>
      <w:numFmt w:val="decimal"/>
      <w:lvlText w:val="%4."/>
      <w:lvlJc w:val="left"/>
      <w:pPr>
        <w:ind w:left="2880" w:hanging="360"/>
      </w:pPr>
    </w:lvl>
    <w:lvl w:ilvl="4" w:tplc="52A27EAE">
      <w:start w:val="1"/>
      <w:numFmt w:val="lowerLetter"/>
      <w:lvlText w:val="%5."/>
      <w:lvlJc w:val="left"/>
      <w:pPr>
        <w:ind w:left="3600" w:hanging="360"/>
      </w:pPr>
    </w:lvl>
    <w:lvl w:ilvl="5" w:tplc="66CE78DC">
      <w:start w:val="1"/>
      <w:numFmt w:val="lowerRoman"/>
      <w:lvlText w:val="%6."/>
      <w:lvlJc w:val="right"/>
      <w:pPr>
        <w:ind w:left="4320" w:hanging="180"/>
      </w:pPr>
    </w:lvl>
    <w:lvl w:ilvl="6" w:tplc="09CC276E">
      <w:start w:val="1"/>
      <w:numFmt w:val="decimal"/>
      <w:lvlText w:val="%7."/>
      <w:lvlJc w:val="left"/>
      <w:pPr>
        <w:ind w:left="5040" w:hanging="360"/>
      </w:pPr>
    </w:lvl>
    <w:lvl w:ilvl="7" w:tplc="FAE0E654">
      <w:start w:val="1"/>
      <w:numFmt w:val="lowerLetter"/>
      <w:lvlText w:val="%8."/>
      <w:lvlJc w:val="left"/>
      <w:pPr>
        <w:ind w:left="5760" w:hanging="360"/>
      </w:pPr>
    </w:lvl>
    <w:lvl w:ilvl="8" w:tplc="D630961C">
      <w:start w:val="1"/>
      <w:numFmt w:val="lowerRoman"/>
      <w:lvlText w:val="%9."/>
      <w:lvlJc w:val="right"/>
      <w:pPr>
        <w:ind w:left="6480" w:hanging="180"/>
      </w:pPr>
    </w:lvl>
  </w:abstractNum>
  <w:abstractNum w:abstractNumId="182" w15:restartNumberingAfterBreak="0">
    <w:nsid w:val="761EC2AD"/>
    <w:multiLevelType w:val="hybridMultilevel"/>
    <w:tmpl w:val="AA74AB14"/>
    <w:lvl w:ilvl="0" w:tplc="CA1E876A">
      <w:start w:val="1"/>
      <w:numFmt w:val="decimal"/>
      <w:lvlText w:val="%1."/>
      <w:lvlJc w:val="left"/>
      <w:pPr>
        <w:ind w:left="720" w:hanging="360"/>
      </w:pPr>
    </w:lvl>
    <w:lvl w:ilvl="1" w:tplc="8DAC82B4">
      <w:start w:val="1"/>
      <w:numFmt w:val="bullet"/>
      <w:lvlText w:val=""/>
      <w:lvlJc w:val="left"/>
      <w:pPr>
        <w:ind w:left="1440" w:hanging="360"/>
      </w:pPr>
      <w:rPr>
        <w:rFonts w:ascii="Symbol" w:hAnsi="Symbol" w:hint="default"/>
      </w:rPr>
    </w:lvl>
    <w:lvl w:ilvl="2" w:tplc="B7666848">
      <w:start w:val="1"/>
      <w:numFmt w:val="lowerRoman"/>
      <w:lvlText w:val="%3."/>
      <w:lvlJc w:val="right"/>
      <w:pPr>
        <w:ind w:left="2160" w:hanging="180"/>
      </w:pPr>
    </w:lvl>
    <w:lvl w:ilvl="3" w:tplc="EF6489F4">
      <w:start w:val="1"/>
      <w:numFmt w:val="decimal"/>
      <w:lvlText w:val="%4."/>
      <w:lvlJc w:val="left"/>
      <w:pPr>
        <w:ind w:left="2880" w:hanging="360"/>
      </w:pPr>
    </w:lvl>
    <w:lvl w:ilvl="4" w:tplc="CE900DD2">
      <w:start w:val="1"/>
      <w:numFmt w:val="lowerLetter"/>
      <w:lvlText w:val="%5."/>
      <w:lvlJc w:val="left"/>
      <w:pPr>
        <w:ind w:left="3600" w:hanging="360"/>
      </w:pPr>
    </w:lvl>
    <w:lvl w:ilvl="5" w:tplc="77CADF2E">
      <w:start w:val="1"/>
      <w:numFmt w:val="lowerRoman"/>
      <w:lvlText w:val="%6."/>
      <w:lvlJc w:val="right"/>
      <w:pPr>
        <w:ind w:left="4320" w:hanging="180"/>
      </w:pPr>
    </w:lvl>
    <w:lvl w:ilvl="6" w:tplc="70E8F01C">
      <w:start w:val="1"/>
      <w:numFmt w:val="decimal"/>
      <w:lvlText w:val="%7."/>
      <w:lvlJc w:val="left"/>
      <w:pPr>
        <w:ind w:left="5040" w:hanging="360"/>
      </w:pPr>
    </w:lvl>
    <w:lvl w:ilvl="7" w:tplc="007CDF1E">
      <w:start w:val="1"/>
      <w:numFmt w:val="lowerLetter"/>
      <w:lvlText w:val="%8."/>
      <w:lvlJc w:val="left"/>
      <w:pPr>
        <w:ind w:left="5760" w:hanging="360"/>
      </w:pPr>
    </w:lvl>
    <w:lvl w:ilvl="8" w:tplc="16F2B7EA">
      <w:start w:val="1"/>
      <w:numFmt w:val="lowerRoman"/>
      <w:lvlText w:val="%9."/>
      <w:lvlJc w:val="right"/>
      <w:pPr>
        <w:ind w:left="6480" w:hanging="180"/>
      </w:pPr>
    </w:lvl>
  </w:abstractNum>
  <w:abstractNum w:abstractNumId="183" w15:restartNumberingAfterBreak="0">
    <w:nsid w:val="765746A8"/>
    <w:multiLevelType w:val="hybridMultilevel"/>
    <w:tmpl w:val="D9647AAA"/>
    <w:lvl w:ilvl="0" w:tplc="41E43DB4">
      <w:start w:val="1"/>
      <w:numFmt w:val="decimal"/>
      <w:lvlText w:val="%1."/>
      <w:lvlJc w:val="left"/>
      <w:pPr>
        <w:ind w:left="720" w:hanging="360"/>
      </w:pPr>
    </w:lvl>
    <w:lvl w:ilvl="1" w:tplc="B24A5096">
      <w:start w:val="1"/>
      <w:numFmt w:val="bullet"/>
      <w:lvlText w:val=""/>
      <w:lvlJc w:val="left"/>
      <w:pPr>
        <w:ind w:left="1440" w:hanging="360"/>
      </w:pPr>
      <w:rPr>
        <w:rFonts w:ascii="Symbol" w:hAnsi="Symbol" w:hint="default"/>
      </w:rPr>
    </w:lvl>
    <w:lvl w:ilvl="2" w:tplc="0DDA9EDE">
      <w:start w:val="1"/>
      <w:numFmt w:val="lowerRoman"/>
      <w:lvlText w:val="%3."/>
      <w:lvlJc w:val="right"/>
      <w:pPr>
        <w:ind w:left="2160" w:hanging="180"/>
      </w:pPr>
    </w:lvl>
    <w:lvl w:ilvl="3" w:tplc="2534AACE">
      <w:start w:val="1"/>
      <w:numFmt w:val="decimal"/>
      <w:lvlText w:val="%4."/>
      <w:lvlJc w:val="left"/>
      <w:pPr>
        <w:ind w:left="2880" w:hanging="360"/>
      </w:pPr>
    </w:lvl>
    <w:lvl w:ilvl="4" w:tplc="5694C2BE">
      <w:start w:val="1"/>
      <w:numFmt w:val="lowerLetter"/>
      <w:lvlText w:val="%5."/>
      <w:lvlJc w:val="left"/>
      <w:pPr>
        <w:ind w:left="3600" w:hanging="360"/>
      </w:pPr>
    </w:lvl>
    <w:lvl w:ilvl="5" w:tplc="67663E70">
      <w:start w:val="1"/>
      <w:numFmt w:val="lowerRoman"/>
      <w:lvlText w:val="%6."/>
      <w:lvlJc w:val="right"/>
      <w:pPr>
        <w:ind w:left="4320" w:hanging="180"/>
      </w:pPr>
    </w:lvl>
    <w:lvl w:ilvl="6" w:tplc="C2CA334A">
      <w:start w:val="1"/>
      <w:numFmt w:val="decimal"/>
      <w:lvlText w:val="%7."/>
      <w:lvlJc w:val="left"/>
      <w:pPr>
        <w:ind w:left="5040" w:hanging="360"/>
      </w:pPr>
    </w:lvl>
    <w:lvl w:ilvl="7" w:tplc="F850D6E8">
      <w:start w:val="1"/>
      <w:numFmt w:val="lowerLetter"/>
      <w:lvlText w:val="%8."/>
      <w:lvlJc w:val="left"/>
      <w:pPr>
        <w:ind w:left="5760" w:hanging="360"/>
      </w:pPr>
    </w:lvl>
    <w:lvl w:ilvl="8" w:tplc="0C14DC58">
      <w:start w:val="1"/>
      <w:numFmt w:val="lowerRoman"/>
      <w:lvlText w:val="%9."/>
      <w:lvlJc w:val="right"/>
      <w:pPr>
        <w:ind w:left="6480" w:hanging="180"/>
      </w:pPr>
    </w:lvl>
  </w:abstractNum>
  <w:abstractNum w:abstractNumId="184" w15:restartNumberingAfterBreak="0">
    <w:nsid w:val="765C5406"/>
    <w:multiLevelType w:val="hybridMultilevel"/>
    <w:tmpl w:val="977E59FC"/>
    <w:lvl w:ilvl="0" w:tplc="77C41D26">
      <w:start w:val="1"/>
      <w:numFmt w:val="bullet"/>
      <w:lvlText w:val=""/>
      <w:lvlJc w:val="left"/>
      <w:pPr>
        <w:ind w:left="720" w:hanging="360"/>
      </w:pPr>
      <w:rPr>
        <w:rFonts w:ascii="Symbol" w:hAnsi="Symbol" w:hint="default"/>
      </w:rPr>
    </w:lvl>
    <w:lvl w:ilvl="1" w:tplc="9E9C6B9C">
      <w:start w:val="1"/>
      <w:numFmt w:val="bullet"/>
      <w:lvlText w:val="o"/>
      <w:lvlJc w:val="left"/>
      <w:pPr>
        <w:ind w:left="1440" w:hanging="360"/>
      </w:pPr>
      <w:rPr>
        <w:rFonts w:ascii="Courier New" w:hAnsi="Courier New" w:hint="default"/>
      </w:rPr>
    </w:lvl>
    <w:lvl w:ilvl="2" w:tplc="96244E0C">
      <w:start w:val="1"/>
      <w:numFmt w:val="bullet"/>
      <w:lvlText w:val=""/>
      <w:lvlJc w:val="left"/>
      <w:pPr>
        <w:ind w:left="2160" w:hanging="360"/>
      </w:pPr>
      <w:rPr>
        <w:rFonts w:ascii="Wingdings" w:hAnsi="Wingdings" w:hint="default"/>
      </w:rPr>
    </w:lvl>
    <w:lvl w:ilvl="3" w:tplc="91FE2D8C">
      <w:start w:val="1"/>
      <w:numFmt w:val="bullet"/>
      <w:lvlText w:val=""/>
      <w:lvlJc w:val="left"/>
      <w:pPr>
        <w:ind w:left="2880" w:hanging="360"/>
      </w:pPr>
      <w:rPr>
        <w:rFonts w:ascii="Symbol" w:hAnsi="Symbol" w:hint="default"/>
      </w:rPr>
    </w:lvl>
    <w:lvl w:ilvl="4" w:tplc="D2D008B6">
      <w:start w:val="1"/>
      <w:numFmt w:val="bullet"/>
      <w:lvlText w:val="o"/>
      <w:lvlJc w:val="left"/>
      <w:pPr>
        <w:ind w:left="3600" w:hanging="360"/>
      </w:pPr>
      <w:rPr>
        <w:rFonts w:ascii="Courier New" w:hAnsi="Courier New" w:hint="default"/>
      </w:rPr>
    </w:lvl>
    <w:lvl w:ilvl="5" w:tplc="7680A9F6">
      <w:start w:val="1"/>
      <w:numFmt w:val="bullet"/>
      <w:lvlText w:val=""/>
      <w:lvlJc w:val="left"/>
      <w:pPr>
        <w:ind w:left="4320" w:hanging="360"/>
      </w:pPr>
      <w:rPr>
        <w:rFonts w:ascii="Wingdings" w:hAnsi="Wingdings" w:hint="default"/>
      </w:rPr>
    </w:lvl>
    <w:lvl w:ilvl="6" w:tplc="B86C7756">
      <w:start w:val="1"/>
      <w:numFmt w:val="bullet"/>
      <w:lvlText w:val=""/>
      <w:lvlJc w:val="left"/>
      <w:pPr>
        <w:ind w:left="5040" w:hanging="360"/>
      </w:pPr>
      <w:rPr>
        <w:rFonts w:ascii="Symbol" w:hAnsi="Symbol" w:hint="default"/>
      </w:rPr>
    </w:lvl>
    <w:lvl w:ilvl="7" w:tplc="C2748CBA">
      <w:start w:val="1"/>
      <w:numFmt w:val="bullet"/>
      <w:lvlText w:val="o"/>
      <w:lvlJc w:val="left"/>
      <w:pPr>
        <w:ind w:left="5760" w:hanging="360"/>
      </w:pPr>
      <w:rPr>
        <w:rFonts w:ascii="Courier New" w:hAnsi="Courier New" w:hint="default"/>
      </w:rPr>
    </w:lvl>
    <w:lvl w:ilvl="8" w:tplc="1C36A02C">
      <w:start w:val="1"/>
      <w:numFmt w:val="bullet"/>
      <w:lvlText w:val=""/>
      <w:lvlJc w:val="left"/>
      <w:pPr>
        <w:ind w:left="6480" w:hanging="360"/>
      </w:pPr>
      <w:rPr>
        <w:rFonts w:ascii="Wingdings" w:hAnsi="Wingdings" w:hint="default"/>
      </w:rPr>
    </w:lvl>
  </w:abstractNum>
  <w:abstractNum w:abstractNumId="185" w15:restartNumberingAfterBreak="0">
    <w:nsid w:val="768EFFB2"/>
    <w:multiLevelType w:val="hybridMultilevel"/>
    <w:tmpl w:val="FAAC5FDC"/>
    <w:lvl w:ilvl="0" w:tplc="E3D06034">
      <w:start w:val="1"/>
      <w:numFmt w:val="bullet"/>
      <w:lvlText w:val=""/>
      <w:lvlJc w:val="left"/>
      <w:pPr>
        <w:ind w:left="720" w:hanging="360"/>
      </w:pPr>
      <w:rPr>
        <w:rFonts w:ascii="Symbol" w:hAnsi="Symbol" w:hint="default"/>
      </w:rPr>
    </w:lvl>
    <w:lvl w:ilvl="1" w:tplc="239A235C">
      <w:start w:val="1"/>
      <w:numFmt w:val="bullet"/>
      <w:lvlText w:val="o"/>
      <w:lvlJc w:val="left"/>
      <w:pPr>
        <w:ind w:left="1440" w:hanging="360"/>
      </w:pPr>
      <w:rPr>
        <w:rFonts w:ascii="Courier New" w:hAnsi="Courier New" w:hint="default"/>
      </w:rPr>
    </w:lvl>
    <w:lvl w:ilvl="2" w:tplc="DD4079B6">
      <w:start w:val="1"/>
      <w:numFmt w:val="bullet"/>
      <w:lvlText w:val=""/>
      <w:lvlJc w:val="left"/>
      <w:pPr>
        <w:ind w:left="2160" w:hanging="360"/>
      </w:pPr>
      <w:rPr>
        <w:rFonts w:ascii="Wingdings" w:hAnsi="Wingdings" w:hint="default"/>
      </w:rPr>
    </w:lvl>
    <w:lvl w:ilvl="3" w:tplc="B3E00A50">
      <w:start w:val="1"/>
      <w:numFmt w:val="bullet"/>
      <w:lvlText w:val=""/>
      <w:lvlJc w:val="left"/>
      <w:pPr>
        <w:ind w:left="2880" w:hanging="360"/>
      </w:pPr>
      <w:rPr>
        <w:rFonts w:ascii="Symbol" w:hAnsi="Symbol" w:hint="default"/>
      </w:rPr>
    </w:lvl>
    <w:lvl w:ilvl="4" w:tplc="DAE4162E">
      <w:start w:val="1"/>
      <w:numFmt w:val="bullet"/>
      <w:lvlText w:val="o"/>
      <w:lvlJc w:val="left"/>
      <w:pPr>
        <w:ind w:left="3600" w:hanging="360"/>
      </w:pPr>
      <w:rPr>
        <w:rFonts w:ascii="Courier New" w:hAnsi="Courier New" w:hint="default"/>
      </w:rPr>
    </w:lvl>
    <w:lvl w:ilvl="5" w:tplc="2C6EED5C">
      <w:start w:val="1"/>
      <w:numFmt w:val="bullet"/>
      <w:lvlText w:val=""/>
      <w:lvlJc w:val="left"/>
      <w:pPr>
        <w:ind w:left="4320" w:hanging="360"/>
      </w:pPr>
      <w:rPr>
        <w:rFonts w:ascii="Wingdings" w:hAnsi="Wingdings" w:hint="default"/>
      </w:rPr>
    </w:lvl>
    <w:lvl w:ilvl="6" w:tplc="9C108294">
      <w:start w:val="1"/>
      <w:numFmt w:val="bullet"/>
      <w:lvlText w:val=""/>
      <w:lvlJc w:val="left"/>
      <w:pPr>
        <w:ind w:left="5040" w:hanging="360"/>
      </w:pPr>
      <w:rPr>
        <w:rFonts w:ascii="Symbol" w:hAnsi="Symbol" w:hint="default"/>
      </w:rPr>
    </w:lvl>
    <w:lvl w:ilvl="7" w:tplc="E788DF16">
      <w:start w:val="1"/>
      <w:numFmt w:val="bullet"/>
      <w:lvlText w:val="o"/>
      <w:lvlJc w:val="left"/>
      <w:pPr>
        <w:ind w:left="5760" w:hanging="360"/>
      </w:pPr>
      <w:rPr>
        <w:rFonts w:ascii="Courier New" w:hAnsi="Courier New" w:hint="default"/>
      </w:rPr>
    </w:lvl>
    <w:lvl w:ilvl="8" w:tplc="F7CE4218">
      <w:start w:val="1"/>
      <w:numFmt w:val="bullet"/>
      <w:lvlText w:val=""/>
      <w:lvlJc w:val="left"/>
      <w:pPr>
        <w:ind w:left="6480" w:hanging="360"/>
      </w:pPr>
      <w:rPr>
        <w:rFonts w:ascii="Wingdings" w:hAnsi="Wingdings" w:hint="default"/>
      </w:rPr>
    </w:lvl>
  </w:abstractNum>
  <w:abstractNum w:abstractNumId="186" w15:restartNumberingAfterBreak="0">
    <w:nsid w:val="76CF0319"/>
    <w:multiLevelType w:val="hybridMultilevel"/>
    <w:tmpl w:val="D012FA98"/>
    <w:lvl w:ilvl="0" w:tplc="52AE2C60">
      <w:start w:val="1"/>
      <w:numFmt w:val="decimal"/>
      <w:lvlText w:val="%1."/>
      <w:lvlJc w:val="left"/>
      <w:pPr>
        <w:ind w:left="720" w:hanging="360"/>
      </w:pPr>
    </w:lvl>
    <w:lvl w:ilvl="1" w:tplc="EE467EC4">
      <w:start w:val="1"/>
      <w:numFmt w:val="lowerLetter"/>
      <w:lvlText w:val="%2."/>
      <w:lvlJc w:val="left"/>
      <w:pPr>
        <w:ind w:left="1440" w:hanging="360"/>
      </w:pPr>
    </w:lvl>
    <w:lvl w:ilvl="2" w:tplc="908A854C">
      <w:start w:val="1"/>
      <w:numFmt w:val="lowerRoman"/>
      <w:lvlText w:val="%3."/>
      <w:lvlJc w:val="right"/>
      <w:pPr>
        <w:ind w:left="2160" w:hanging="180"/>
      </w:pPr>
    </w:lvl>
    <w:lvl w:ilvl="3" w:tplc="194AAFAA">
      <w:start w:val="1"/>
      <w:numFmt w:val="decimal"/>
      <w:lvlText w:val="%4."/>
      <w:lvlJc w:val="left"/>
      <w:pPr>
        <w:ind w:left="2880" w:hanging="360"/>
      </w:pPr>
    </w:lvl>
    <w:lvl w:ilvl="4" w:tplc="8E225576">
      <w:start w:val="1"/>
      <w:numFmt w:val="lowerLetter"/>
      <w:lvlText w:val="%5."/>
      <w:lvlJc w:val="left"/>
      <w:pPr>
        <w:ind w:left="3600" w:hanging="360"/>
      </w:pPr>
    </w:lvl>
    <w:lvl w:ilvl="5" w:tplc="E1423EC6">
      <w:start w:val="1"/>
      <w:numFmt w:val="lowerRoman"/>
      <w:lvlText w:val="%6."/>
      <w:lvlJc w:val="right"/>
      <w:pPr>
        <w:ind w:left="4320" w:hanging="180"/>
      </w:pPr>
    </w:lvl>
    <w:lvl w:ilvl="6" w:tplc="85105C1C">
      <w:start w:val="1"/>
      <w:numFmt w:val="decimal"/>
      <w:lvlText w:val="%7."/>
      <w:lvlJc w:val="left"/>
      <w:pPr>
        <w:ind w:left="5040" w:hanging="360"/>
      </w:pPr>
    </w:lvl>
    <w:lvl w:ilvl="7" w:tplc="12A219A6">
      <w:start w:val="1"/>
      <w:numFmt w:val="lowerLetter"/>
      <w:lvlText w:val="%8."/>
      <w:lvlJc w:val="left"/>
      <w:pPr>
        <w:ind w:left="5760" w:hanging="360"/>
      </w:pPr>
    </w:lvl>
    <w:lvl w:ilvl="8" w:tplc="556A586E">
      <w:start w:val="1"/>
      <w:numFmt w:val="lowerRoman"/>
      <w:lvlText w:val="%9."/>
      <w:lvlJc w:val="right"/>
      <w:pPr>
        <w:ind w:left="6480" w:hanging="180"/>
      </w:pPr>
    </w:lvl>
  </w:abstractNum>
  <w:abstractNum w:abstractNumId="187" w15:restartNumberingAfterBreak="0">
    <w:nsid w:val="76F12ED6"/>
    <w:multiLevelType w:val="hybridMultilevel"/>
    <w:tmpl w:val="BD70FE16"/>
    <w:lvl w:ilvl="0" w:tplc="3B243E62">
      <w:start w:val="1"/>
      <w:numFmt w:val="decimal"/>
      <w:lvlText w:val="%1."/>
      <w:lvlJc w:val="left"/>
      <w:pPr>
        <w:ind w:left="720" w:hanging="360"/>
      </w:pPr>
    </w:lvl>
    <w:lvl w:ilvl="1" w:tplc="BCCA22A0">
      <w:start w:val="1"/>
      <w:numFmt w:val="lowerLetter"/>
      <w:lvlText w:val="%2."/>
      <w:lvlJc w:val="left"/>
      <w:pPr>
        <w:ind w:left="1440" w:hanging="360"/>
      </w:pPr>
    </w:lvl>
    <w:lvl w:ilvl="2" w:tplc="B6E29D5C">
      <w:start w:val="1"/>
      <w:numFmt w:val="lowerRoman"/>
      <w:lvlText w:val="%3."/>
      <w:lvlJc w:val="right"/>
      <w:pPr>
        <w:ind w:left="2160" w:hanging="180"/>
      </w:pPr>
    </w:lvl>
    <w:lvl w:ilvl="3" w:tplc="6B56294E">
      <w:start w:val="1"/>
      <w:numFmt w:val="decimal"/>
      <w:lvlText w:val="%4."/>
      <w:lvlJc w:val="left"/>
      <w:pPr>
        <w:ind w:left="2880" w:hanging="360"/>
      </w:pPr>
    </w:lvl>
    <w:lvl w:ilvl="4" w:tplc="04CC5024">
      <w:start w:val="1"/>
      <w:numFmt w:val="lowerLetter"/>
      <w:lvlText w:val="%5."/>
      <w:lvlJc w:val="left"/>
      <w:pPr>
        <w:ind w:left="3600" w:hanging="360"/>
      </w:pPr>
    </w:lvl>
    <w:lvl w:ilvl="5" w:tplc="0D84FB12">
      <w:start w:val="1"/>
      <w:numFmt w:val="lowerRoman"/>
      <w:lvlText w:val="%6."/>
      <w:lvlJc w:val="right"/>
      <w:pPr>
        <w:ind w:left="4320" w:hanging="180"/>
      </w:pPr>
    </w:lvl>
    <w:lvl w:ilvl="6" w:tplc="73480D28">
      <w:start w:val="1"/>
      <w:numFmt w:val="decimal"/>
      <w:lvlText w:val="%7."/>
      <w:lvlJc w:val="left"/>
      <w:pPr>
        <w:ind w:left="5040" w:hanging="360"/>
      </w:pPr>
    </w:lvl>
    <w:lvl w:ilvl="7" w:tplc="F680308E">
      <w:start w:val="1"/>
      <w:numFmt w:val="lowerLetter"/>
      <w:lvlText w:val="%8."/>
      <w:lvlJc w:val="left"/>
      <w:pPr>
        <w:ind w:left="5760" w:hanging="360"/>
      </w:pPr>
    </w:lvl>
    <w:lvl w:ilvl="8" w:tplc="019C2DD6">
      <w:start w:val="1"/>
      <w:numFmt w:val="lowerRoman"/>
      <w:lvlText w:val="%9."/>
      <w:lvlJc w:val="right"/>
      <w:pPr>
        <w:ind w:left="6480" w:hanging="180"/>
      </w:pPr>
    </w:lvl>
  </w:abstractNum>
  <w:abstractNum w:abstractNumId="188" w15:restartNumberingAfterBreak="0">
    <w:nsid w:val="779A50B2"/>
    <w:multiLevelType w:val="hybridMultilevel"/>
    <w:tmpl w:val="1D8E26FA"/>
    <w:lvl w:ilvl="0" w:tplc="9300CF8A">
      <w:start w:val="1"/>
      <w:numFmt w:val="bullet"/>
      <w:lvlText w:val=""/>
      <w:lvlJc w:val="left"/>
      <w:pPr>
        <w:ind w:left="720" w:hanging="360"/>
      </w:pPr>
      <w:rPr>
        <w:rFonts w:ascii="Symbol" w:hAnsi="Symbol" w:hint="default"/>
      </w:rPr>
    </w:lvl>
    <w:lvl w:ilvl="1" w:tplc="741AA8DE">
      <w:start w:val="1"/>
      <w:numFmt w:val="bullet"/>
      <w:lvlText w:val="o"/>
      <w:lvlJc w:val="left"/>
      <w:pPr>
        <w:ind w:left="1440" w:hanging="360"/>
      </w:pPr>
      <w:rPr>
        <w:rFonts w:ascii="Courier New" w:hAnsi="Courier New" w:hint="default"/>
      </w:rPr>
    </w:lvl>
    <w:lvl w:ilvl="2" w:tplc="E954FABA">
      <w:start w:val="1"/>
      <w:numFmt w:val="bullet"/>
      <w:lvlText w:val=""/>
      <w:lvlJc w:val="left"/>
      <w:pPr>
        <w:ind w:left="2160" w:hanging="360"/>
      </w:pPr>
      <w:rPr>
        <w:rFonts w:ascii="Wingdings" w:hAnsi="Wingdings" w:hint="default"/>
      </w:rPr>
    </w:lvl>
    <w:lvl w:ilvl="3" w:tplc="7E064CBE">
      <w:start w:val="1"/>
      <w:numFmt w:val="bullet"/>
      <w:lvlText w:val=""/>
      <w:lvlJc w:val="left"/>
      <w:pPr>
        <w:ind w:left="2880" w:hanging="360"/>
      </w:pPr>
      <w:rPr>
        <w:rFonts w:ascii="Symbol" w:hAnsi="Symbol" w:hint="default"/>
      </w:rPr>
    </w:lvl>
    <w:lvl w:ilvl="4" w:tplc="931C10E4">
      <w:start w:val="1"/>
      <w:numFmt w:val="bullet"/>
      <w:lvlText w:val="o"/>
      <w:lvlJc w:val="left"/>
      <w:pPr>
        <w:ind w:left="3600" w:hanging="360"/>
      </w:pPr>
      <w:rPr>
        <w:rFonts w:ascii="Courier New" w:hAnsi="Courier New" w:hint="default"/>
      </w:rPr>
    </w:lvl>
    <w:lvl w:ilvl="5" w:tplc="52C01010">
      <w:start w:val="1"/>
      <w:numFmt w:val="bullet"/>
      <w:lvlText w:val=""/>
      <w:lvlJc w:val="left"/>
      <w:pPr>
        <w:ind w:left="4320" w:hanging="360"/>
      </w:pPr>
      <w:rPr>
        <w:rFonts w:ascii="Wingdings" w:hAnsi="Wingdings" w:hint="default"/>
      </w:rPr>
    </w:lvl>
    <w:lvl w:ilvl="6" w:tplc="9118CC22">
      <w:start w:val="1"/>
      <w:numFmt w:val="bullet"/>
      <w:lvlText w:val=""/>
      <w:lvlJc w:val="left"/>
      <w:pPr>
        <w:ind w:left="5040" w:hanging="360"/>
      </w:pPr>
      <w:rPr>
        <w:rFonts w:ascii="Symbol" w:hAnsi="Symbol" w:hint="default"/>
      </w:rPr>
    </w:lvl>
    <w:lvl w:ilvl="7" w:tplc="B0FC39C4">
      <w:start w:val="1"/>
      <w:numFmt w:val="bullet"/>
      <w:lvlText w:val="o"/>
      <w:lvlJc w:val="left"/>
      <w:pPr>
        <w:ind w:left="5760" w:hanging="360"/>
      </w:pPr>
      <w:rPr>
        <w:rFonts w:ascii="Courier New" w:hAnsi="Courier New" w:hint="default"/>
      </w:rPr>
    </w:lvl>
    <w:lvl w:ilvl="8" w:tplc="68FAB56C">
      <w:start w:val="1"/>
      <w:numFmt w:val="bullet"/>
      <w:lvlText w:val=""/>
      <w:lvlJc w:val="left"/>
      <w:pPr>
        <w:ind w:left="6480" w:hanging="360"/>
      </w:pPr>
      <w:rPr>
        <w:rFonts w:ascii="Wingdings" w:hAnsi="Wingdings" w:hint="default"/>
      </w:rPr>
    </w:lvl>
  </w:abstractNum>
  <w:abstractNum w:abstractNumId="189" w15:restartNumberingAfterBreak="0">
    <w:nsid w:val="77EA3C69"/>
    <w:multiLevelType w:val="hybridMultilevel"/>
    <w:tmpl w:val="E422881E"/>
    <w:lvl w:ilvl="0" w:tplc="8B6C27A4">
      <w:start w:val="1"/>
      <w:numFmt w:val="bullet"/>
      <w:lvlText w:val=""/>
      <w:lvlJc w:val="left"/>
      <w:pPr>
        <w:ind w:left="1080" w:hanging="360"/>
      </w:pPr>
      <w:rPr>
        <w:rFonts w:ascii="Symbol" w:hAnsi="Symbol" w:hint="default"/>
      </w:rPr>
    </w:lvl>
    <w:lvl w:ilvl="1" w:tplc="3844D358">
      <w:start w:val="1"/>
      <w:numFmt w:val="bullet"/>
      <w:lvlText w:val="o"/>
      <w:lvlJc w:val="left"/>
      <w:pPr>
        <w:ind w:left="1800" w:hanging="360"/>
      </w:pPr>
      <w:rPr>
        <w:rFonts w:ascii="Courier New" w:hAnsi="Courier New" w:hint="default"/>
      </w:rPr>
    </w:lvl>
    <w:lvl w:ilvl="2" w:tplc="71F8BFC4">
      <w:start w:val="1"/>
      <w:numFmt w:val="bullet"/>
      <w:lvlText w:val=""/>
      <w:lvlJc w:val="left"/>
      <w:pPr>
        <w:ind w:left="2520" w:hanging="360"/>
      </w:pPr>
      <w:rPr>
        <w:rFonts w:ascii="Wingdings" w:hAnsi="Wingdings" w:hint="default"/>
      </w:rPr>
    </w:lvl>
    <w:lvl w:ilvl="3" w:tplc="470047EA">
      <w:start w:val="1"/>
      <w:numFmt w:val="bullet"/>
      <w:lvlText w:val=""/>
      <w:lvlJc w:val="left"/>
      <w:pPr>
        <w:ind w:left="3240" w:hanging="360"/>
      </w:pPr>
      <w:rPr>
        <w:rFonts w:ascii="Symbol" w:hAnsi="Symbol" w:hint="default"/>
      </w:rPr>
    </w:lvl>
    <w:lvl w:ilvl="4" w:tplc="2A961A28">
      <w:start w:val="1"/>
      <w:numFmt w:val="bullet"/>
      <w:lvlText w:val="o"/>
      <w:lvlJc w:val="left"/>
      <w:pPr>
        <w:ind w:left="3960" w:hanging="360"/>
      </w:pPr>
      <w:rPr>
        <w:rFonts w:ascii="Courier New" w:hAnsi="Courier New" w:hint="default"/>
      </w:rPr>
    </w:lvl>
    <w:lvl w:ilvl="5" w:tplc="B466554C">
      <w:start w:val="1"/>
      <w:numFmt w:val="bullet"/>
      <w:lvlText w:val=""/>
      <w:lvlJc w:val="left"/>
      <w:pPr>
        <w:ind w:left="4680" w:hanging="360"/>
      </w:pPr>
      <w:rPr>
        <w:rFonts w:ascii="Wingdings" w:hAnsi="Wingdings" w:hint="default"/>
      </w:rPr>
    </w:lvl>
    <w:lvl w:ilvl="6" w:tplc="A814978E">
      <w:start w:val="1"/>
      <w:numFmt w:val="bullet"/>
      <w:lvlText w:val=""/>
      <w:lvlJc w:val="left"/>
      <w:pPr>
        <w:ind w:left="5400" w:hanging="360"/>
      </w:pPr>
      <w:rPr>
        <w:rFonts w:ascii="Symbol" w:hAnsi="Symbol" w:hint="default"/>
      </w:rPr>
    </w:lvl>
    <w:lvl w:ilvl="7" w:tplc="B6FC4F64">
      <w:start w:val="1"/>
      <w:numFmt w:val="bullet"/>
      <w:lvlText w:val="o"/>
      <w:lvlJc w:val="left"/>
      <w:pPr>
        <w:ind w:left="6120" w:hanging="360"/>
      </w:pPr>
      <w:rPr>
        <w:rFonts w:ascii="Courier New" w:hAnsi="Courier New" w:hint="default"/>
      </w:rPr>
    </w:lvl>
    <w:lvl w:ilvl="8" w:tplc="26481EFE">
      <w:start w:val="1"/>
      <w:numFmt w:val="bullet"/>
      <w:lvlText w:val=""/>
      <w:lvlJc w:val="left"/>
      <w:pPr>
        <w:ind w:left="6840" w:hanging="360"/>
      </w:pPr>
      <w:rPr>
        <w:rFonts w:ascii="Wingdings" w:hAnsi="Wingdings" w:hint="default"/>
      </w:rPr>
    </w:lvl>
  </w:abstractNum>
  <w:abstractNum w:abstractNumId="190" w15:restartNumberingAfterBreak="0">
    <w:nsid w:val="78E76D06"/>
    <w:multiLevelType w:val="hybridMultilevel"/>
    <w:tmpl w:val="4CF24756"/>
    <w:lvl w:ilvl="0" w:tplc="04160001">
      <w:start w:val="1"/>
      <w:numFmt w:val="bullet"/>
      <w:lvlText w:val=""/>
      <w:lvlJc w:val="left"/>
      <w:pPr>
        <w:ind w:left="1776" w:hanging="360"/>
      </w:pPr>
      <w:rPr>
        <w:rFonts w:ascii="Symbol" w:hAnsi="Symbol" w:hint="default"/>
      </w:rPr>
    </w:lvl>
    <w:lvl w:ilvl="1" w:tplc="F530C136">
      <w:start w:val="1"/>
      <w:numFmt w:val="bullet"/>
      <w:lvlText w:val="o"/>
      <w:lvlJc w:val="left"/>
      <w:pPr>
        <w:ind w:left="2496" w:hanging="360"/>
      </w:pPr>
      <w:rPr>
        <w:rFonts w:ascii="Courier New" w:hAnsi="Courier New" w:hint="default"/>
      </w:rPr>
    </w:lvl>
    <w:lvl w:ilvl="2" w:tplc="D3760F28">
      <w:start w:val="1"/>
      <w:numFmt w:val="bullet"/>
      <w:lvlText w:val=""/>
      <w:lvlJc w:val="left"/>
      <w:pPr>
        <w:ind w:left="3216" w:hanging="360"/>
      </w:pPr>
      <w:rPr>
        <w:rFonts w:ascii="Wingdings" w:hAnsi="Wingdings" w:hint="default"/>
      </w:rPr>
    </w:lvl>
    <w:lvl w:ilvl="3" w:tplc="BA3C0B68">
      <w:start w:val="1"/>
      <w:numFmt w:val="bullet"/>
      <w:lvlText w:val=""/>
      <w:lvlJc w:val="left"/>
      <w:pPr>
        <w:ind w:left="3936" w:hanging="360"/>
      </w:pPr>
      <w:rPr>
        <w:rFonts w:ascii="Symbol" w:hAnsi="Symbol" w:hint="default"/>
      </w:rPr>
    </w:lvl>
    <w:lvl w:ilvl="4" w:tplc="DA8E1F4E">
      <w:start w:val="1"/>
      <w:numFmt w:val="bullet"/>
      <w:lvlText w:val="o"/>
      <w:lvlJc w:val="left"/>
      <w:pPr>
        <w:ind w:left="4656" w:hanging="360"/>
      </w:pPr>
      <w:rPr>
        <w:rFonts w:ascii="Courier New" w:hAnsi="Courier New" w:hint="default"/>
      </w:rPr>
    </w:lvl>
    <w:lvl w:ilvl="5" w:tplc="3D069234">
      <w:start w:val="1"/>
      <w:numFmt w:val="bullet"/>
      <w:lvlText w:val=""/>
      <w:lvlJc w:val="left"/>
      <w:pPr>
        <w:ind w:left="5376" w:hanging="360"/>
      </w:pPr>
      <w:rPr>
        <w:rFonts w:ascii="Wingdings" w:hAnsi="Wingdings" w:hint="default"/>
      </w:rPr>
    </w:lvl>
    <w:lvl w:ilvl="6" w:tplc="494C535E">
      <w:start w:val="1"/>
      <w:numFmt w:val="bullet"/>
      <w:lvlText w:val=""/>
      <w:lvlJc w:val="left"/>
      <w:pPr>
        <w:ind w:left="6096" w:hanging="360"/>
      </w:pPr>
      <w:rPr>
        <w:rFonts w:ascii="Symbol" w:hAnsi="Symbol" w:hint="default"/>
      </w:rPr>
    </w:lvl>
    <w:lvl w:ilvl="7" w:tplc="8F4CE4CE">
      <w:start w:val="1"/>
      <w:numFmt w:val="bullet"/>
      <w:lvlText w:val="o"/>
      <w:lvlJc w:val="left"/>
      <w:pPr>
        <w:ind w:left="6816" w:hanging="360"/>
      </w:pPr>
      <w:rPr>
        <w:rFonts w:ascii="Courier New" w:hAnsi="Courier New" w:hint="default"/>
      </w:rPr>
    </w:lvl>
    <w:lvl w:ilvl="8" w:tplc="73A05A8E">
      <w:start w:val="1"/>
      <w:numFmt w:val="bullet"/>
      <w:lvlText w:val=""/>
      <w:lvlJc w:val="left"/>
      <w:pPr>
        <w:ind w:left="7536" w:hanging="360"/>
      </w:pPr>
      <w:rPr>
        <w:rFonts w:ascii="Wingdings" w:hAnsi="Wingdings" w:hint="default"/>
      </w:rPr>
    </w:lvl>
  </w:abstractNum>
  <w:abstractNum w:abstractNumId="191" w15:restartNumberingAfterBreak="0">
    <w:nsid w:val="795BE633"/>
    <w:multiLevelType w:val="hybridMultilevel"/>
    <w:tmpl w:val="867E3856"/>
    <w:lvl w:ilvl="0" w:tplc="998E6AFA">
      <w:start w:val="1"/>
      <w:numFmt w:val="bullet"/>
      <w:lvlText w:val=""/>
      <w:lvlJc w:val="left"/>
      <w:pPr>
        <w:ind w:left="720" w:hanging="360"/>
      </w:pPr>
      <w:rPr>
        <w:rFonts w:ascii="Symbol" w:hAnsi="Symbol" w:hint="default"/>
      </w:rPr>
    </w:lvl>
    <w:lvl w:ilvl="1" w:tplc="5968688A">
      <w:start w:val="1"/>
      <w:numFmt w:val="bullet"/>
      <w:lvlText w:val="o"/>
      <w:lvlJc w:val="left"/>
      <w:pPr>
        <w:ind w:left="1440" w:hanging="360"/>
      </w:pPr>
      <w:rPr>
        <w:rFonts w:ascii="Courier New" w:hAnsi="Courier New" w:hint="default"/>
      </w:rPr>
    </w:lvl>
    <w:lvl w:ilvl="2" w:tplc="CBF064C6">
      <w:start w:val="1"/>
      <w:numFmt w:val="bullet"/>
      <w:lvlText w:val=""/>
      <w:lvlJc w:val="left"/>
      <w:pPr>
        <w:ind w:left="2160" w:hanging="360"/>
      </w:pPr>
      <w:rPr>
        <w:rFonts w:ascii="Wingdings" w:hAnsi="Wingdings" w:hint="default"/>
      </w:rPr>
    </w:lvl>
    <w:lvl w:ilvl="3" w:tplc="7E062AAA">
      <w:start w:val="1"/>
      <w:numFmt w:val="bullet"/>
      <w:lvlText w:val=""/>
      <w:lvlJc w:val="left"/>
      <w:pPr>
        <w:ind w:left="2880" w:hanging="360"/>
      </w:pPr>
      <w:rPr>
        <w:rFonts w:ascii="Symbol" w:hAnsi="Symbol" w:hint="default"/>
      </w:rPr>
    </w:lvl>
    <w:lvl w:ilvl="4" w:tplc="3034B340">
      <w:start w:val="1"/>
      <w:numFmt w:val="bullet"/>
      <w:lvlText w:val="o"/>
      <w:lvlJc w:val="left"/>
      <w:pPr>
        <w:ind w:left="3600" w:hanging="360"/>
      </w:pPr>
      <w:rPr>
        <w:rFonts w:ascii="Courier New" w:hAnsi="Courier New" w:hint="default"/>
      </w:rPr>
    </w:lvl>
    <w:lvl w:ilvl="5" w:tplc="38709F4A">
      <w:start w:val="1"/>
      <w:numFmt w:val="bullet"/>
      <w:lvlText w:val=""/>
      <w:lvlJc w:val="left"/>
      <w:pPr>
        <w:ind w:left="4320" w:hanging="360"/>
      </w:pPr>
      <w:rPr>
        <w:rFonts w:ascii="Wingdings" w:hAnsi="Wingdings" w:hint="default"/>
      </w:rPr>
    </w:lvl>
    <w:lvl w:ilvl="6" w:tplc="4062621E">
      <w:start w:val="1"/>
      <w:numFmt w:val="bullet"/>
      <w:lvlText w:val=""/>
      <w:lvlJc w:val="left"/>
      <w:pPr>
        <w:ind w:left="5040" w:hanging="360"/>
      </w:pPr>
      <w:rPr>
        <w:rFonts w:ascii="Symbol" w:hAnsi="Symbol" w:hint="default"/>
      </w:rPr>
    </w:lvl>
    <w:lvl w:ilvl="7" w:tplc="8F44BD2C">
      <w:start w:val="1"/>
      <w:numFmt w:val="bullet"/>
      <w:lvlText w:val="o"/>
      <w:lvlJc w:val="left"/>
      <w:pPr>
        <w:ind w:left="5760" w:hanging="360"/>
      </w:pPr>
      <w:rPr>
        <w:rFonts w:ascii="Courier New" w:hAnsi="Courier New" w:hint="default"/>
      </w:rPr>
    </w:lvl>
    <w:lvl w:ilvl="8" w:tplc="D44ACA52">
      <w:start w:val="1"/>
      <w:numFmt w:val="bullet"/>
      <w:lvlText w:val=""/>
      <w:lvlJc w:val="left"/>
      <w:pPr>
        <w:ind w:left="6480" w:hanging="360"/>
      </w:pPr>
      <w:rPr>
        <w:rFonts w:ascii="Wingdings" w:hAnsi="Wingdings" w:hint="default"/>
      </w:rPr>
    </w:lvl>
  </w:abstractNum>
  <w:abstractNum w:abstractNumId="192" w15:restartNumberingAfterBreak="0">
    <w:nsid w:val="7A4E96F6"/>
    <w:multiLevelType w:val="hybridMultilevel"/>
    <w:tmpl w:val="B976615A"/>
    <w:lvl w:ilvl="0" w:tplc="37A8BA58">
      <w:start w:val="1"/>
      <w:numFmt w:val="decimal"/>
      <w:lvlText w:val="%1."/>
      <w:lvlJc w:val="left"/>
      <w:pPr>
        <w:ind w:left="720" w:hanging="360"/>
      </w:pPr>
    </w:lvl>
    <w:lvl w:ilvl="1" w:tplc="718CA42C">
      <w:start w:val="1"/>
      <w:numFmt w:val="lowerLetter"/>
      <w:lvlText w:val="%2."/>
      <w:lvlJc w:val="left"/>
      <w:pPr>
        <w:ind w:left="1440" w:hanging="360"/>
      </w:pPr>
    </w:lvl>
    <w:lvl w:ilvl="2" w:tplc="C6C2987E">
      <w:start w:val="1"/>
      <w:numFmt w:val="lowerRoman"/>
      <w:lvlText w:val="%3."/>
      <w:lvlJc w:val="right"/>
      <w:pPr>
        <w:ind w:left="2160" w:hanging="180"/>
      </w:pPr>
    </w:lvl>
    <w:lvl w:ilvl="3" w:tplc="C1C2B456">
      <w:start w:val="1"/>
      <w:numFmt w:val="decimal"/>
      <w:lvlText w:val="%4."/>
      <w:lvlJc w:val="left"/>
      <w:pPr>
        <w:ind w:left="2880" w:hanging="360"/>
      </w:pPr>
    </w:lvl>
    <w:lvl w:ilvl="4" w:tplc="CA9ECB08">
      <w:start w:val="1"/>
      <w:numFmt w:val="lowerLetter"/>
      <w:lvlText w:val="%5."/>
      <w:lvlJc w:val="left"/>
      <w:pPr>
        <w:ind w:left="3600" w:hanging="360"/>
      </w:pPr>
    </w:lvl>
    <w:lvl w:ilvl="5" w:tplc="9E186458">
      <w:start w:val="1"/>
      <w:numFmt w:val="lowerRoman"/>
      <w:lvlText w:val="%6."/>
      <w:lvlJc w:val="right"/>
      <w:pPr>
        <w:ind w:left="4320" w:hanging="180"/>
      </w:pPr>
    </w:lvl>
    <w:lvl w:ilvl="6" w:tplc="E9FABFAA">
      <w:start w:val="1"/>
      <w:numFmt w:val="decimal"/>
      <w:lvlText w:val="%7."/>
      <w:lvlJc w:val="left"/>
      <w:pPr>
        <w:ind w:left="5040" w:hanging="360"/>
      </w:pPr>
    </w:lvl>
    <w:lvl w:ilvl="7" w:tplc="8CE6BE4C">
      <w:start w:val="1"/>
      <w:numFmt w:val="lowerLetter"/>
      <w:lvlText w:val="%8."/>
      <w:lvlJc w:val="left"/>
      <w:pPr>
        <w:ind w:left="5760" w:hanging="360"/>
      </w:pPr>
    </w:lvl>
    <w:lvl w:ilvl="8" w:tplc="1EBC7842">
      <w:start w:val="1"/>
      <w:numFmt w:val="lowerRoman"/>
      <w:lvlText w:val="%9."/>
      <w:lvlJc w:val="right"/>
      <w:pPr>
        <w:ind w:left="6480" w:hanging="180"/>
      </w:pPr>
    </w:lvl>
  </w:abstractNum>
  <w:abstractNum w:abstractNumId="193" w15:restartNumberingAfterBreak="0">
    <w:nsid w:val="7AE7FF16"/>
    <w:multiLevelType w:val="hybridMultilevel"/>
    <w:tmpl w:val="A5BCA9CE"/>
    <w:lvl w:ilvl="0" w:tplc="ECA2A450">
      <w:start w:val="1"/>
      <w:numFmt w:val="bullet"/>
      <w:lvlText w:val=""/>
      <w:lvlJc w:val="left"/>
      <w:pPr>
        <w:ind w:left="720" w:hanging="360"/>
      </w:pPr>
      <w:rPr>
        <w:rFonts w:ascii="Symbol" w:hAnsi="Symbol" w:hint="default"/>
      </w:rPr>
    </w:lvl>
    <w:lvl w:ilvl="1" w:tplc="092E6974">
      <w:start w:val="1"/>
      <w:numFmt w:val="bullet"/>
      <w:lvlText w:val="o"/>
      <w:lvlJc w:val="left"/>
      <w:pPr>
        <w:ind w:left="1440" w:hanging="360"/>
      </w:pPr>
      <w:rPr>
        <w:rFonts w:ascii="Courier New" w:hAnsi="Courier New" w:hint="default"/>
      </w:rPr>
    </w:lvl>
    <w:lvl w:ilvl="2" w:tplc="1C068016">
      <w:start w:val="1"/>
      <w:numFmt w:val="bullet"/>
      <w:lvlText w:val=""/>
      <w:lvlJc w:val="left"/>
      <w:pPr>
        <w:ind w:left="2160" w:hanging="360"/>
      </w:pPr>
      <w:rPr>
        <w:rFonts w:ascii="Wingdings" w:hAnsi="Wingdings" w:hint="default"/>
      </w:rPr>
    </w:lvl>
    <w:lvl w:ilvl="3" w:tplc="41F22B7E">
      <w:start w:val="1"/>
      <w:numFmt w:val="bullet"/>
      <w:lvlText w:val=""/>
      <w:lvlJc w:val="left"/>
      <w:pPr>
        <w:ind w:left="2880" w:hanging="360"/>
      </w:pPr>
      <w:rPr>
        <w:rFonts w:ascii="Symbol" w:hAnsi="Symbol" w:hint="default"/>
      </w:rPr>
    </w:lvl>
    <w:lvl w:ilvl="4" w:tplc="E452BDE4">
      <w:start w:val="1"/>
      <w:numFmt w:val="bullet"/>
      <w:lvlText w:val="o"/>
      <w:lvlJc w:val="left"/>
      <w:pPr>
        <w:ind w:left="3600" w:hanging="360"/>
      </w:pPr>
      <w:rPr>
        <w:rFonts w:ascii="Courier New" w:hAnsi="Courier New" w:hint="default"/>
      </w:rPr>
    </w:lvl>
    <w:lvl w:ilvl="5" w:tplc="4C2CC59E">
      <w:start w:val="1"/>
      <w:numFmt w:val="bullet"/>
      <w:lvlText w:val=""/>
      <w:lvlJc w:val="left"/>
      <w:pPr>
        <w:ind w:left="4320" w:hanging="360"/>
      </w:pPr>
      <w:rPr>
        <w:rFonts w:ascii="Wingdings" w:hAnsi="Wingdings" w:hint="default"/>
      </w:rPr>
    </w:lvl>
    <w:lvl w:ilvl="6" w:tplc="DB40DC18">
      <w:start w:val="1"/>
      <w:numFmt w:val="bullet"/>
      <w:lvlText w:val=""/>
      <w:lvlJc w:val="left"/>
      <w:pPr>
        <w:ind w:left="5040" w:hanging="360"/>
      </w:pPr>
      <w:rPr>
        <w:rFonts w:ascii="Symbol" w:hAnsi="Symbol" w:hint="default"/>
      </w:rPr>
    </w:lvl>
    <w:lvl w:ilvl="7" w:tplc="3D240212">
      <w:start w:val="1"/>
      <w:numFmt w:val="bullet"/>
      <w:lvlText w:val="o"/>
      <w:lvlJc w:val="left"/>
      <w:pPr>
        <w:ind w:left="5760" w:hanging="360"/>
      </w:pPr>
      <w:rPr>
        <w:rFonts w:ascii="Courier New" w:hAnsi="Courier New" w:hint="default"/>
      </w:rPr>
    </w:lvl>
    <w:lvl w:ilvl="8" w:tplc="E724E512">
      <w:start w:val="1"/>
      <w:numFmt w:val="bullet"/>
      <w:lvlText w:val=""/>
      <w:lvlJc w:val="left"/>
      <w:pPr>
        <w:ind w:left="6480" w:hanging="360"/>
      </w:pPr>
      <w:rPr>
        <w:rFonts w:ascii="Wingdings" w:hAnsi="Wingdings" w:hint="default"/>
      </w:rPr>
    </w:lvl>
  </w:abstractNum>
  <w:abstractNum w:abstractNumId="194" w15:restartNumberingAfterBreak="0">
    <w:nsid w:val="7B537BC6"/>
    <w:multiLevelType w:val="hybridMultilevel"/>
    <w:tmpl w:val="A55EA206"/>
    <w:lvl w:ilvl="0" w:tplc="6E3C70EC">
      <w:start w:val="1"/>
      <w:numFmt w:val="bullet"/>
      <w:lvlText w:val=""/>
      <w:lvlJc w:val="left"/>
      <w:pPr>
        <w:ind w:left="720" w:hanging="360"/>
      </w:pPr>
      <w:rPr>
        <w:rFonts w:ascii="Symbol" w:hAnsi="Symbol" w:hint="default"/>
      </w:rPr>
    </w:lvl>
    <w:lvl w:ilvl="1" w:tplc="83BE6E8A">
      <w:start w:val="1"/>
      <w:numFmt w:val="bullet"/>
      <w:lvlText w:val="o"/>
      <w:lvlJc w:val="left"/>
      <w:pPr>
        <w:ind w:left="1440" w:hanging="360"/>
      </w:pPr>
      <w:rPr>
        <w:rFonts w:ascii="Courier New" w:hAnsi="Courier New" w:hint="default"/>
      </w:rPr>
    </w:lvl>
    <w:lvl w:ilvl="2" w:tplc="055A92B0">
      <w:start w:val="1"/>
      <w:numFmt w:val="bullet"/>
      <w:lvlText w:val=""/>
      <w:lvlJc w:val="left"/>
      <w:pPr>
        <w:ind w:left="2160" w:hanging="360"/>
      </w:pPr>
      <w:rPr>
        <w:rFonts w:ascii="Wingdings" w:hAnsi="Wingdings" w:hint="default"/>
      </w:rPr>
    </w:lvl>
    <w:lvl w:ilvl="3" w:tplc="DA50D2DA">
      <w:start w:val="1"/>
      <w:numFmt w:val="bullet"/>
      <w:lvlText w:val=""/>
      <w:lvlJc w:val="left"/>
      <w:pPr>
        <w:ind w:left="2880" w:hanging="360"/>
      </w:pPr>
      <w:rPr>
        <w:rFonts w:ascii="Symbol" w:hAnsi="Symbol" w:hint="default"/>
      </w:rPr>
    </w:lvl>
    <w:lvl w:ilvl="4" w:tplc="7AC8D534">
      <w:start w:val="1"/>
      <w:numFmt w:val="bullet"/>
      <w:lvlText w:val="o"/>
      <w:lvlJc w:val="left"/>
      <w:pPr>
        <w:ind w:left="3600" w:hanging="360"/>
      </w:pPr>
      <w:rPr>
        <w:rFonts w:ascii="Courier New" w:hAnsi="Courier New" w:hint="default"/>
      </w:rPr>
    </w:lvl>
    <w:lvl w:ilvl="5" w:tplc="BD089114">
      <w:start w:val="1"/>
      <w:numFmt w:val="bullet"/>
      <w:lvlText w:val=""/>
      <w:lvlJc w:val="left"/>
      <w:pPr>
        <w:ind w:left="4320" w:hanging="360"/>
      </w:pPr>
      <w:rPr>
        <w:rFonts w:ascii="Wingdings" w:hAnsi="Wingdings" w:hint="default"/>
      </w:rPr>
    </w:lvl>
    <w:lvl w:ilvl="6" w:tplc="40CC1F36">
      <w:start w:val="1"/>
      <w:numFmt w:val="bullet"/>
      <w:lvlText w:val=""/>
      <w:lvlJc w:val="left"/>
      <w:pPr>
        <w:ind w:left="5040" w:hanging="360"/>
      </w:pPr>
      <w:rPr>
        <w:rFonts w:ascii="Symbol" w:hAnsi="Symbol" w:hint="default"/>
      </w:rPr>
    </w:lvl>
    <w:lvl w:ilvl="7" w:tplc="A322BE7A">
      <w:start w:val="1"/>
      <w:numFmt w:val="bullet"/>
      <w:lvlText w:val="o"/>
      <w:lvlJc w:val="left"/>
      <w:pPr>
        <w:ind w:left="5760" w:hanging="360"/>
      </w:pPr>
      <w:rPr>
        <w:rFonts w:ascii="Courier New" w:hAnsi="Courier New" w:hint="default"/>
      </w:rPr>
    </w:lvl>
    <w:lvl w:ilvl="8" w:tplc="DD56BE3A">
      <w:start w:val="1"/>
      <w:numFmt w:val="bullet"/>
      <w:lvlText w:val=""/>
      <w:lvlJc w:val="left"/>
      <w:pPr>
        <w:ind w:left="6480" w:hanging="360"/>
      </w:pPr>
      <w:rPr>
        <w:rFonts w:ascii="Wingdings" w:hAnsi="Wingdings" w:hint="default"/>
      </w:rPr>
    </w:lvl>
  </w:abstractNum>
  <w:abstractNum w:abstractNumId="195" w15:restartNumberingAfterBreak="0">
    <w:nsid w:val="7C034547"/>
    <w:multiLevelType w:val="hybridMultilevel"/>
    <w:tmpl w:val="20CC9C62"/>
    <w:lvl w:ilvl="0" w:tplc="CBDEAB7C">
      <w:start w:val="1"/>
      <w:numFmt w:val="bullet"/>
      <w:lvlText w:val=""/>
      <w:lvlJc w:val="left"/>
      <w:pPr>
        <w:ind w:left="720" w:hanging="360"/>
      </w:pPr>
      <w:rPr>
        <w:rFonts w:ascii="Symbol" w:hAnsi="Symbol" w:hint="default"/>
      </w:rPr>
    </w:lvl>
    <w:lvl w:ilvl="1" w:tplc="5EB00E9E">
      <w:start w:val="1"/>
      <w:numFmt w:val="bullet"/>
      <w:lvlText w:val="o"/>
      <w:lvlJc w:val="left"/>
      <w:pPr>
        <w:ind w:left="1440" w:hanging="360"/>
      </w:pPr>
      <w:rPr>
        <w:rFonts w:ascii="Courier New" w:hAnsi="Courier New" w:hint="default"/>
      </w:rPr>
    </w:lvl>
    <w:lvl w:ilvl="2" w:tplc="130E411E">
      <w:start w:val="1"/>
      <w:numFmt w:val="bullet"/>
      <w:lvlText w:val=""/>
      <w:lvlJc w:val="left"/>
      <w:pPr>
        <w:ind w:left="2160" w:hanging="360"/>
      </w:pPr>
      <w:rPr>
        <w:rFonts w:ascii="Wingdings" w:hAnsi="Wingdings" w:hint="default"/>
      </w:rPr>
    </w:lvl>
    <w:lvl w:ilvl="3" w:tplc="82CEBFE4">
      <w:start w:val="1"/>
      <w:numFmt w:val="bullet"/>
      <w:lvlText w:val=""/>
      <w:lvlJc w:val="left"/>
      <w:pPr>
        <w:ind w:left="2880" w:hanging="360"/>
      </w:pPr>
      <w:rPr>
        <w:rFonts w:ascii="Symbol" w:hAnsi="Symbol" w:hint="default"/>
      </w:rPr>
    </w:lvl>
    <w:lvl w:ilvl="4" w:tplc="393C2E9C">
      <w:start w:val="1"/>
      <w:numFmt w:val="bullet"/>
      <w:lvlText w:val="o"/>
      <w:lvlJc w:val="left"/>
      <w:pPr>
        <w:ind w:left="3600" w:hanging="360"/>
      </w:pPr>
      <w:rPr>
        <w:rFonts w:ascii="Courier New" w:hAnsi="Courier New" w:hint="default"/>
      </w:rPr>
    </w:lvl>
    <w:lvl w:ilvl="5" w:tplc="84624774">
      <w:start w:val="1"/>
      <w:numFmt w:val="bullet"/>
      <w:lvlText w:val=""/>
      <w:lvlJc w:val="left"/>
      <w:pPr>
        <w:ind w:left="4320" w:hanging="360"/>
      </w:pPr>
      <w:rPr>
        <w:rFonts w:ascii="Wingdings" w:hAnsi="Wingdings" w:hint="default"/>
      </w:rPr>
    </w:lvl>
    <w:lvl w:ilvl="6" w:tplc="9D7C3F32">
      <w:start w:val="1"/>
      <w:numFmt w:val="bullet"/>
      <w:lvlText w:val=""/>
      <w:lvlJc w:val="left"/>
      <w:pPr>
        <w:ind w:left="5040" w:hanging="360"/>
      </w:pPr>
      <w:rPr>
        <w:rFonts w:ascii="Symbol" w:hAnsi="Symbol" w:hint="default"/>
      </w:rPr>
    </w:lvl>
    <w:lvl w:ilvl="7" w:tplc="DD0C9E54">
      <w:start w:val="1"/>
      <w:numFmt w:val="bullet"/>
      <w:lvlText w:val="o"/>
      <w:lvlJc w:val="left"/>
      <w:pPr>
        <w:ind w:left="5760" w:hanging="360"/>
      </w:pPr>
      <w:rPr>
        <w:rFonts w:ascii="Courier New" w:hAnsi="Courier New" w:hint="default"/>
      </w:rPr>
    </w:lvl>
    <w:lvl w:ilvl="8" w:tplc="78500798">
      <w:start w:val="1"/>
      <w:numFmt w:val="bullet"/>
      <w:lvlText w:val=""/>
      <w:lvlJc w:val="left"/>
      <w:pPr>
        <w:ind w:left="6480" w:hanging="360"/>
      </w:pPr>
      <w:rPr>
        <w:rFonts w:ascii="Wingdings" w:hAnsi="Wingdings" w:hint="default"/>
      </w:rPr>
    </w:lvl>
  </w:abstractNum>
  <w:abstractNum w:abstractNumId="196" w15:restartNumberingAfterBreak="0">
    <w:nsid w:val="7C67B42D"/>
    <w:multiLevelType w:val="hybridMultilevel"/>
    <w:tmpl w:val="AA5E68C8"/>
    <w:lvl w:ilvl="0" w:tplc="2D6E51F6">
      <w:start w:val="1"/>
      <w:numFmt w:val="decimal"/>
      <w:lvlText w:val="%1."/>
      <w:lvlJc w:val="left"/>
      <w:pPr>
        <w:ind w:left="720" w:hanging="360"/>
      </w:pPr>
    </w:lvl>
    <w:lvl w:ilvl="1" w:tplc="CD62D972">
      <w:start w:val="1"/>
      <w:numFmt w:val="lowerLetter"/>
      <w:lvlText w:val="%2."/>
      <w:lvlJc w:val="left"/>
      <w:pPr>
        <w:ind w:left="1440" w:hanging="360"/>
      </w:pPr>
    </w:lvl>
    <w:lvl w:ilvl="2" w:tplc="A13888FE">
      <w:start w:val="1"/>
      <w:numFmt w:val="lowerRoman"/>
      <w:lvlText w:val="%3."/>
      <w:lvlJc w:val="right"/>
      <w:pPr>
        <w:ind w:left="2160" w:hanging="180"/>
      </w:pPr>
    </w:lvl>
    <w:lvl w:ilvl="3" w:tplc="FC004866">
      <w:start w:val="1"/>
      <w:numFmt w:val="decimal"/>
      <w:lvlText w:val="%4."/>
      <w:lvlJc w:val="left"/>
      <w:pPr>
        <w:ind w:left="2880" w:hanging="360"/>
      </w:pPr>
    </w:lvl>
    <w:lvl w:ilvl="4" w:tplc="054EFB60">
      <w:start w:val="1"/>
      <w:numFmt w:val="lowerLetter"/>
      <w:lvlText w:val="%5."/>
      <w:lvlJc w:val="left"/>
      <w:pPr>
        <w:ind w:left="3600" w:hanging="360"/>
      </w:pPr>
    </w:lvl>
    <w:lvl w:ilvl="5" w:tplc="570CC4E6">
      <w:start w:val="1"/>
      <w:numFmt w:val="lowerRoman"/>
      <w:lvlText w:val="%6."/>
      <w:lvlJc w:val="right"/>
      <w:pPr>
        <w:ind w:left="4320" w:hanging="180"/>
      </w:pPr>
    </w:lvl>
    <w:lvl w:ilvl="6" w:tplc="3AE6E862">
      <w:start w:val="1"/>
      <w:numFmt w:val="decimal"/>
      <w:lvlText w:val="%7."/>
      <w:lvlJc w:val="left"/>
      <w:pPr>
        <w:ind w:left="5040" w:hanging="360"/>
      </w:pPr>
    </w:lvl>
    <w:lvl w:ilvl="7" w:tplc="7C80A858">
      <w:start w:val="1"/>
      <w:numFmt w:val="lowerLetter"/>
      <w:lvlText w:val="%8."/>
      <w:lvlJc w:val="left"/>
      <w:pPr>
        <w:ind w:left="5760" w:hanging="360"/>
      </w:pPr>
    </w:lvl>
    <w:lvl w:ilvl="8" w:tplc="C21EB4E8">
      <w:start w:val="1"/>
      <w:numFmt w:val="lowerRoman"/>
      <w:lvlText w:val="%9."/>
      <w:lvlJc w:val="right"/>
      <w:pPr>
        <w:ind w:left="6480" w:hanging="180"/>
      </w:pPr>
    </w:lvl>
  </w:abstractNum>
  <w:abstractNum w:abstractNumId="197" w15:restartNumberingAfterBreak="0">
    <w:nsid w:val="7CE650DB"/>
    <w:multiLevelType w:val="hybridMultilevel"/>
    <w:tmpl w:val="43986F2C"/>
    <w:lvl w:ilvl="0" w:tplc="8B76C1DC">
      <w:start w:val="1"/>
      <w:numFmt w:val="bullet"/>
      <w:lvlText w:val=""/>
      <w:lvlJc w:val="left"/>
      <w:pPr>
        <w:ind w:left="720" w:hanging="360"/>
      </w:pPr>
      <w:rPr>
        <w:rFonts w:ascii="Symbol" w:hAnsi="Symbol" w:hint="default"/>
      </w:rPr>
    </w:lvl>
    <w:lvl w:ilvl="1" w:tplc="A8E041C6">
      <w:start w:val="1"/>
      <w:numFmt w:val="bullet"/>
      <w:lvlText w:val="o"/>
      <w:lvlJc w:val="left"/>
      <w:pPr>
        <w:ind w:left="1440" w:hanging="360"/>
      </w:pPr>
      <w:rPr>
        <w:rFonts w:ascii="Courier New" w:hAnsi="Courier New" w:hint="default"/>
      </w:rPr>
    </w:lvl>
    <w:lvl w:ilvl="2" w:tplc="94E24FDC">
      <w:start w:val="1"/>
      <w:numFmt w:val="bullet"/>
      <w:lvlText w:val=""/>
      <w:lvlJc w:val="left"/>
      <w:pPr>
        <w:ind w:left="2160" w:hanging="360"/>
      </w:pPr>
      <w:rPr>
        <w:rFonts w:ascii="Wingdings" w:hAnsi="Wingdings" w:hint="default"/>
      </w:rPr>
    </w:lvl>
    <w:lvl w:ilvl="3" w:tplc="15BE7CD2">
      <w:start w:val="1"/>
      <w:numFmt w:val="bullet"/>
      <w:lvlText w:val=""/>
      <w:lvlJc w:val="left"/>
      <w:pPr>
        <w:ind w:left="2880" w:hanging="360"/>
      </w:pPr>
      <w:rPr>
        <w:rFonts w:ascii="Symbol" w:hAnsi="Symbol" w:hint="default"/>
      </w:rPr>
    </w:lvl>
    <w:lvl w:ilvl="4" w:tplc="F1501CD8">
      <w:start w:val="1"/>
      <w:numFmt w:val="bullet"/>
      <w:lvlText w:val="o"/>
      <w:lvlJc w:val="left"/>
      <w:pPr>
        <w:ind w:left="3600" w:hanging="360"/>
      </w:pPr>
      <w:rPr>
        <w:rFonts w:ascii="Courier New" w:hAnsi="Courier New" w:hint="default"/>
      </w:rPr>
    </w:lvl>
    <w:lvl w:ilvl="5" w:tplc="F2E24AD4">
      <w:start w:val="1"/>
      <w:numFmt w:val="bullet"/>
      <w:lvlText w:val=""/>
      <w:lvlJc w:val="left"/>
      <w:pPr>
        <w:ind w:left="4320" w:hanging="360"/>
      </w:pPr>
      <w:rPr>
        <w:rFonts w:ascii="Wingdings" w:hAnsi="Wingdings" w:hint="default"/>
      </w:rPr>
    </w:lvl>
    <w:lvl w:ilvl="6" w:tplc="283E2DF0">
      <w:start w:val="1"/>
      <w:numFmt w:val="bullet"/>
      <w:lvlText w:val=""/>
      <w:lvlJc w:val="left"/>
      <w:pPr>
        <w:ind w:left="5040" w:hanging="360"/>
      </w:pPr>
      <w:rPr>
        <w:rFonts w:ascii="Symbol" w:hAnsi="Symbol" w:hint="default"/>
      </w:rPr>
    </w:lvl>
    <w:lvl w:ilvl="7" w:tplc="B482561C">
      <w:start w:val="1"/>
      <w:numFmt w:val="bullet"/>
      <w:lvlText w:val="o"/>
      <w:lvlJc w:val="left"/>
      <w:pPr>
        <w:ind w:left="5760" w:hanging="360"/>
      </w:pPr>
      <w:rPr>
        <w:rFonts w:ascii="Courier New" w:hAnsi="Courier New" w:hint="default"/>
      </w:rPr>
    </w:lvl>
    <w:lvl w:ilvl="8" w:tplc="ECA2A854">
      <w:start w:val="1"/>
      <w:numFmt w:val="bullet"/>
      <w:lvlText w:val=""/>
      <w:lvlJc w:val="left"/>
      <w:pPr>
        <w:ind w:left="6480" w:hanging="360"/>
      </w:pPr>
      <w:rPr>
        <w:rFonts w:ascii="Wingdings" w:hAnsi="Wingdings" w:hint="default"/>
      </w:rPr>
    </w:lvl>
  </w:abstractNum>
  <w:abstractNum w:abstractNumId="198" w15:restartNumberingAfterBreak="0">
    <w:nsid w:val="7EFC662F"/>
    <w:multiLevelType w:val="hybridMultilevel"/>
    <w:tmpl w:val="4420CA48"/>
    <w:lvl w:ilvl="0" w:tplc="A55A0E08">
      <w:start w:val="1"/>
      <w:numFmt w:val="bullet"/>
      <w:lvlText w:val=""/>
      <w:lvlJc w:val="left"/>
      <w:pPr>
        <w:ind w:left="720" w:hanging="360"/>
      </w:pPr>
      <w:rPr>
        <w:rFonts w:ascii="Symbol" w:hAnsi="Symbol" w:hint="default"/>
      </w:rPr>
    </w:lvl>
    <w:lvl w:ilvl="1" w:tplc="C226B998">
      <w:start w:val="1"/>
      <w:numFmt w:val="lowerLetter"/>
      <w:lvlText w:val="%2."/>
      <w:lvlJc w:val="left"/>
      <w:pPr>
        <w:ind w:left="1440" w:hanging="360"/>
      </w:pPr>
    </w:lvl>
    <w:lvl w:ilvl="2" w:tplc="B3B236F2">
      <w:start w:val="1"/>
      <w:numFmt w:val="lowerRoman"/>
      <w:lvlText w:val="%3."/>
      <w:lvlJc w:val="right"/>
      <w:pPr>
        <w:ind w:left="2160" w:hanging="180"/>
      </w:pPr>
    </w:lvl>
    <w:lvl w:ilvl="3" w:tplc="3642DA94">
      <w:start w:val="1"/>
      <w:numFmt w:val="decimal"/>
      <w:lvlText w:val="%4."/>
      <w:lvlJc w:val="left"/>
      <w:pPr>
        <w:ind w:left="2880" w:hanging="360"/>
      </w:pPr>
    </w:lvl>
    <w:lvl w:ilvl="4" w:tplc="F66E9BB4">
      <w:start w:val="1"/>
      <w:numFmt w:val="lowerLetter"/>
      <w:lvlText w:val="%5."/>
      <w:lvlJc w:val="left"/>
      <w:pPr>
        <w:ind w:left="3600" w:hanging="360"/>
      </w:pPr>
    </w:lvl>
    <w:lvl w:ilvl="5" w:tplc="B1DE15C8">
      <w:start w:val="1"/>
      <w:numFmt w:val="lowerRoman"/>
      <w:lvlText w:val="%6."/>
      <w:lvlJc w:val="right"/>
      <w:pPr>
        <w:ind w:left="4320" w:hanging="180"/>
      </w:pPr>
    </w:lvl>
    <w:lvl w:ilvl="6" w:tplc="E00A6C72">
      <w:start w:val="1"/>
      <w:numFmt w:val="decimal"/>
      <w:lvlText w:val="%7."/>
      <w:lvlJc w:val="left"/>
      <w:pPr>
        <w:ind w:left="5040" w:hanging="360"/>
      </w:pPr>
    </w:lvl>
    <w:lvl w:ilvl="7" w:tplc="CF78B506">
      <w:start w:val="1"/>
      <w:numFmt w:val="lowerLetter"/>
      <w:lvlText w:val="%8."/>
      <w:lvlJc w:val="left"/>
      <w:pPr>
        <w:ind w:left="5760" w:hanging="360"/>
      </w:pPr>
    </w:lvl>
    <w:lvl w:ilvl="8" w:tplc="47D41EE4">
      <w:start w:val="1"/>
      <w:numFmt w:val="lowerRoman"/>
      <w:lvlText w:val="%9."/>
      <w:lvlJc w:val="right"/>
      <w:pPr>
        <w:ind w:left="6480" w:hanging="180"/>
      </w:pPr>
    </w:lvl>
  </w:abstractNum>
  <w:abstractNum w:abstractNumId="199" w15:restartNumberingAfterBreak="0">
    <w:nsid w:val="7F82F48A"/>
    <w:multiLevelType w:val="hybridMultilevel"/>
    <w:tmpl w:val="FA900092"/>
    <w:lvl w:ilvl="0" w:tplc="4486483C">
      <w:start w:val="1"/>
      <w:numFmt w:val="bullet"/>
      <w:lvlText w:val=""/>
      <w:lvlJc w:val="left"/>
      <w:pPr>
        <w:ind w:left="720" w:hanging="360"/>
      </w:pPr>
      <w:rPr>
        <w:rFonts w:ascii="Symbol" w:hAnsi="Symbol" w:hint="default"/>
      </w:rPr>
    </w:lvl>
    <w:lvl w:ilvl="1" w:tplc="B4662F80">
      <w:start w:val="1"/>
      <w:numFmt w:val="bullet"/>
      <w:lvlText w:val="o"/>
      <w:lvlJc w:val="left"/>
      <w:pPr>
        <w:ind w:left="1440" w:hanging="360"/>
      </w:pPr>
      <w:rPr>
        <w:rFonts w:ascii="Courier New" w:hAnsi="Courier New" w:hint="default"/>
      </w:rPr>
    </w:lvl>
    <w:lvl w:ilvl="2" w:tplc="C9B82B1A">
      <w:start w:val="1"/>
      <w:numFmt w:val="bullet"/>
      <w:lvlText w:val=""/>
      <w:lvlJc w:val="left"/>
      <w:pPr>
        <w:ind w:left="2160" w:hanging="360"/>
      </w:pPr>
      <w:rPr>
        <w:rFonts w:ascii="Wingdings" w:hAnsi="Wingdings" w:hint="default"/>
      </w:rPr>
    </w:lvl>
    <w:lvl w:ilvl="3" w:tplc="E7124444">
      <w:start w:val="1"/>
      <w:numFmt w:val="bullet"/>
      <w:lvlText w:val=""/>
      <w:lvlJc w:val="left"/>
      <w:pPr>
        <w:ind w:left="2880" w:hanging="360"/>
      </w:pPr>
      <w:rPr>
        <w:rFonts w:ascii="Symbol" w:hAnsi="Symbol" w:hint="default"/>
      </w:rPr>
    </w:lvl>
    <w:lvl w:ilvl="4" w:tplc="381CDD6E">
      <w:start w:val="1"/>
      <w:numFmt w:val="bullet"/>
      <w:lvlText w:val="o"/>
      <w:lvlJc w:val="left"/>
      <w:pPr>
        <w:ind w:left="3600" w:hanging="360"/>
      </w:pPr>
      <w:rPr>
        <w:rFonts w:ascii="Courier New" w:hAnsi="Courier New" w:hint="default"/>
      </w:rPr>
    </w:lvl>
    <w:lvl w:ilvl="5" w:tplc="5AD65382">
      <w:start w:val="1"/>
      <w:numFmt w:val="bullet"/>
      <w:lvlText w:val=""/>
      <w:lvlJc w:val="left"/>
      <w:pPr>
        <w:ind w:left="4320" w:hanging="360"/>
      </w:pPr>
      <w:rPr>
        <w:rFonts w:ascii="Wingdings" w:hAnsi="Wingdings" w:hint="default"/>
      </w:rPr>
    </w:lvl>
    <w:lvl w:ilvl="6" w:tplc="1B08671C">
      <w:start w:val="1"/>
      <w:numFmt w:val="bullet"/>
      <w:lvlText w:val=""/>
      <w:lvlJc w:val="left"/>
      <w:pPr>
        <w:ind w:left="5040" w:hanging="360"/>
      </w:pPr>
      <w:rPr>
        <w:rFonts w:ascii="Symbol" w:hAnsi="Symbol" w:hint="default"/>
      </w:rPr>
    </w:lvl>
    <w:lvl w:ilvl="7" w:tplc="3D2893BA">
      <w:start w:val="1"/>
      <w:numFmt w:val="bullet"/>
      <w:lvlText w:val="o"/>
      <w:lvlJc w:val="left"/>
      <w:pPr>
        <w:ind w:left="5760" w:hanging="360"/>
      </w:pPr>
      <w:rPr>
        <w:rFonts w:ascii="Courier New" w:hAnsi="Courier New" w:hint="default"/>
      </w:rPr>
    </w:lvl>
    <w:lvl w:ilvl="8" w:tplc="D18C7718">
      <w:start w:val="1"/>
      <w:numFmt w:val="bullet"/>
      <w:lvlText w:val=""/>
      <w:lvlJc w:val="left"/>
      <w:pPr>
        <w:ind w:left="6480" w:hanging="360"/>
      </w:pPr>
      <w:rPr>
        <w:rFonts w:ascii="Wingdings" w:hAnsi="Wingdings" w:hint="default"/>
      </w:rPr>
    </w:lvl>
  </w:abstractNum>
  <w:num w:numId="1" w16cid:durableId="1087312664">
    <w:abstractNumId w:val="161"/>
  </w:num>
  <w:num w:numId="2" w16cid:durableId="378938934">
    <w:abstractNumId w:val="105"/>
  </w:num>
  <w:num w:numId="3" w16cid:durableId="1670212812">
    <w:abstractNumId w:val="160"/>
  </w:num>
  <w:num w:numId="4" w16cid:durableId="544680047">
    <w:abstractNumId w:val="129"/>
  </w:num>
  <w:num w:numId="5" w16cid:durableId="1670254395">
    <w:abstractNumId w:val="176"/>
  </w:num>
  <w:num w:numId="6" w16cid:durableId="26376638">
    <w:abstractNumId w:val="3"/>
  </w:num>
  <w:num w:numId="7" w16cid:durableId="2114738386">
    <w:abstractNumId w:val="95"/>
  </w:num>
  <w:num w:numId="8" w16cid:durableId="313293459">
    <w:abstractNumId w:val="20"/>
  </w:num>
  <w:num w:numId="9" w16cid:durableId="496532207">
    <w:abstractNumId w:val="104"/>
  </w:num>
  <w:num w:numId="10" w16cid:durableId="1998486513">
    <w:abstractNumId w:val="29"/>
  </w:num>
  <w:num w:numId="11" w16cid:durableId="1306470065">
    <w:abstractNumId w:val="130"/>
  </w:num>
  <w:num w:numId="12" w16cid:durableId="579680381">
    <w:abstractNumId w:val="166"/>
  </w:num>
  <w:num w:numId="13" w16cid:durableId="1505584100">
    <w:abstractNumId w:val="153"/>
  </w:num>
  <w:num w:numId="14" w16cid:durableId="1127117150">
    <w:abstractNumId w:val="12"/>
  </w:num>
  <w:num w:numId="15" w16cid:durableId="188644148">
    <w:abstractNumId w:val="27"/>
  </w:num>
  <w:num w:numId="16" w16cid:durableId="1282150635">
    <w:abstractNumId w:val="165"/>
  </w:num>
  <w:num w:numId="17" w16cid:durableId="1814637296">
    <w:abstractNumId w:val="121"/>
  </w:num>
  <w:num w:numId="18" w16cid:durableId="2022510425">
    <w:abstractNumId w:val="193"/>
  </w:num>
  <w:num w:numId="19" w16cid:durableId="1118179032">
    <w:abstractNumId w:val="118"/>
  </w:num>
  <w:num w:numId="20" w16cid:durableId="929891202">
    <w:abstractNumId w:val="45"/>
  </w:num>
  <w:num w:numId="21" w16cid:durableId="1515340051">
    <w:abstractNumId w:val="126"/>
  </w:num>
  <w:num w:numId="22" w16cid:durableId="2108456136">
    <w:abstractNumId w:val="152"/>
  </w:num>
  <w:num w:numId="23" w16cid:durableId="2119058147">
    <w:abstractNumId w:val="62"/>
  </w:num>
  <w:num w:numId="24" w16cid:durableId="422799996">
    <w:abstractNumId w:val="136"/>
  </w:num>
  <w:num w:numId="25" w16cid:durableId="1947734649">
    <w:abstractNumId w:val="164"/>
  </w:num>
  <w:num w:numId="26" w16cid:durableId="409884828">
    <w:abstractNumId w:val="16"/>
  </w:num>
  <w:num w:numId="27" w16cid:durableId="65499394">
    <w:abstractNumId w:val="188"/>
  </w:num>
  <w:num w:numId="28" w16cid:durableId="959189777">
    <w:abstractNumId w:val="146"/>
  </w:num>
  <w:num w:numId="29" w16cid:durableId="2104953115">
    <w:abstractNumId w:val="4"/>
  </w:num>
  <w:num w:numId="30" w16cid:durableId="1426344171">
    <w:abstractNumId w:val="123"/>
  </w:num>
  <w:num w:numId="31" w16cid:durableId="1627929548">
    <w:abstractNumId w:val="127"/>
  </w:num>
  <w:num w:numId="32" w16cid:durableId="811949329">
    <w:abstractNumId w:val="39"/>
  </w:num>
  <w:num w:numId="33" w16cid:durableId="1413350165">
    <w:abstractNumId w:val="19"/>
  </w:num>
  <w:num w:numId="34" w16cid:durableId="2006014335">
    <w:abstractNumId w:val="23"/>
  </w:num>
  <w:num w:numId="35" w16cid:durableId="364840482">
    <w:abstractNumId w:val="24"/>
  </w:num>
  <w:num w:numId="36" w16cid:durableId="455216610">
    <w:abstractNumId w:val="66"/>
  </w:num>
  <w:num w:numId="37" w16cid:durableId="192807043">
    <w:abstractNumId w:val="33"/>
  </w:num>
  <w:num w:numId="38" w16cid:durableId="1677464980">
    <w:abstractNumId w:val="172"/>
  </w:num>
  <w:num w:numId="39" w16cid:durableId="48305304">
    <w:abstractNumId w:val="125"/>
  </w:num>
  <w:num w:numId="40" w16cid:durableId="1805543802">
    <w:abstractNumId w:val="1"/>
  </w:num>
  <w:num w:numId="41" w16cid:durableId="266814151">
    <w:abstractNumId w:val="65"/>
  </w:num>
  <w:num w:numId="42" w16cid:durableId="1608653562">
    <w:abstractNumId w:val="102"/>
  </w:num>
  <w:num w:numId="43" w16cid:durableId="2009208519">
    <w:abstractNumId w:val="122"/>
  </w:num>
  <w:num w:numId="44" w16cid:durableId="923613292">
    <w:abstractNumId w:val="114"/>
  </w:num>
  <w:num w:numId="45" w16cid:durableId="841510838">
    <w:abstractNumId w:val="9"/>
  </w:num>
  <w:num w:numId="46" w16cid:durableId="1462267981">
    <w:abstractNumId w:val="159"/>
  </w:num>
  <w:num w:numId="47" w16cid:durableId="1749234366">
    <w:abstractNumId w:val="32"/>
  </w:num>
  <w:num w:numId="48" w16cid:durableId="694694824">
    <w:abstractNumId w:val="155"/>
  </w:num>
  <w:num w:numId="49" w16cid:durableId="510028902">
    <w:abstractNumId w:val="92"/>
  </w:num>
  <w:num w:numId="50" w16cid:durableId="992566414">
    <w:abstractNumId w:val="93"/>
  </w:num>
  <w:num w:numId="51" w16cid:durableId="640774810">
    <w:abstractNumId w:val="8"/>
  </w:num>
  <w:num w:numId="52" w16cid:durableId="1127814758">
    <w:abstractNumId w:val="79"/>
  </w:num>
  <w:num w:numId="53" w16cid:durableId="7870436">
    <w:abstractNumId w:val="74"/>
  </w:num>
  <w:num w:numId="54" w16cid:durableId="654527637">
    <w:abstractNumId w:val="30"/>
  </w:num>
  <w:num w:numId="55" w16cid:durableId="563222549">
    <w:abstractNumId w:val="76"/>
  </w:num>
  <w:num w:numId="56" w16cid:durableId="1394891369">
    <w:abstractNumId w:val="167"/>
  </w:num>
  <w:num w:numId="57" w16cid:durableId="288895601">
    <w:abstractNumId w:val="107"/>
  </w:num>
  <w:num w:numId="58" w16cid:durableId="1706828184">
    <w:abstractNumId w:val="80"/>
  </w:num>
  <w:num w:numId="59" w16cid:durableId="819463328">
    <w:abstractNumId w:val="70"/>
  </w:num>
  <w:num w:numId="60" w16cid:durableId="410394488">
    <w:abstractNumId w:val="194"/>
  </w:num>
  <w:num w:numId="61" w16cid:durableId="1645891903">
    <w:abstractNumId w:val="42"/>
  </w:num>
  <w:num w:numId="62" w16cid:durableId="1786656141">
    <w:abstractNumId w:val="101"/>
  </w:num>
  <w:num w:numId="63" w16cid:durableId="1290011398">
    <w:abstractNumId w:val="52"/>
  </w:num>
  <w:num w:numId="64" w16cid:durableId="1498813116">
    <w:abstractNumId w:val="191"/>
  </w:num>
  <w:num w:numId="65" w16cid:durableId="965508905">
    <w:abstractNumId w:val="57"/>
  </w:num>
  <w:num w:numId="66" w16cid:durableId="811678434">
    <w:abstractNumId w:val="13"/>
  </w:num>
  <w:num w:numId="67" w16cid:durableId="878249374">
    <w:abstractNumId w:val="183"/>
  </w:num>
  <w:num w:numId="68" w16cid:durableId="842474907">
    <w:abstractNumId w:val="69"/>
  </w:num>
  <w:num w:numId="69" w16cid:durableId="49428202">
    <w:abstractNumId w:val="186"/>
  </w:num>
  <w:num w:numId="70" w16cid:durableId="335301886">
    <w:abstractNumId w:val="178"/>
  </w:num>
  <w:num w:numId="71" w16cid:durableId="1112551763">
    <w:abstractNumId w:val="63"/>
  </w:num>
  <w:num w:numId="72" w16cid:durableId="621114718">
    <w:abstractNumId w:val="7"/>
  </w:num>
  <w:num w:numId="73" w16cid:durableId="1149206226">
    <w:abstractNumId w:val="179"/>
  </w:num>
  <w:num w:numId="74" w16cid:durableId="734738779">
    <w:abstractNumId w:val="182"/>
  </w:num>
  <w:num w:numId="75" w16cid:durableId="2030138995">
    <w:abstractNumId w:val="110"/>
  </w:num>
  <w:num w:numId="76" w16cid:durableId="1502964961">
    <w:abstractNumId w:val="75"/>
  </w:num>
  <w:num w:numId="77" w16cid:durableId="1177421439">
    <w:abstractNumId w:val="77"/>
  </w:num>
  <w:num w:numId="78" w16cid:durableId="385567886">
    <w:abstractNumId w:val="184"/>
  </w:num>
  <w:num w:numId="79" w16cid:durableId="443161632">
    <w:abstractNumId w:val="138"/>
  </w:num>
  <w:num w:numId="80" w16cid:durableId="616715685">
    <w:abstractNumId w:val="157"/>
  </w:num>
  <w:num w:numId="81" w16cid:durableId="1291474010">
    <w:abstractNumId w:val="187"/>
  </w:num>
  <w:num w:numId="82" w16cid:durableId="466246141">
    <w:abstractNumId w:val="0"/>
  </w:num>
  <w:num w:numId="83" w16cid:durableId="348070971">
    <w:abstractNumId w:val="96"/>
  </w:num>
  <w:num w:numId="84" w16cid:durableId="1699742914">
    <w:abstractNumId w:val="25"/>
  </w:num>
  <w:num w:numId="85" w16cid:durableId="1020858373">
    <w:abstractNumId w:val="115"/>
  </w:num>
  <w:num w:numId="86" w16cid:durableId="1257248301">
    <w:abstractNumId w:val="56"/>
  </w:num>
  <w:num w:numId="87" w16cid:durableId="1873955734">
    <w:abstractNumId w:val="41"/>
  </w:num>
  <w:num w:numId="88" w16cid:durableId="763652867">
    <w:abstractNumId w:val="51"/>
  </w:num>
  <w:num w:numId="89" w16cid:durableId="1774864926">
    <w:abstractNumId w:val="175"/>
  </w:num>
  <w:num w:numId="90" w16cid:durableId="1974215974">
    <w:abstractNumId w:val="61"/>
  </w:num>
  <w:num w:numId="91" w16cid:durableId="1005981707">
    <w:abstractNumId w:val="97"/>
  </w:num>
  <w:num w:numId="92" w16cid:durableId="1472216130">
    <w:abstractNumId w:val="196"/>
  </w:num>
  <w:num w:numId="93" w16cid:durableId="1279489385">
    <w:abstractNumId w:val="181"/>
  </w:num>
  <w:num w:numId="94" w16cid:durableId="1914586774">
    <w:abstractNumId w:val="195"/>
  </w:num>
  <w:num w:numId="95" w16cid:durableId="1844739286">
    <w:abstractNumId w:val="134"/>
  </w:num>
  <w:num w:numId="96" w16cid:durableId="1018043956">
    <w:abstractNumId w:val="73"/>
  </w:num>
  <w:num w:numId="97" w16cid:durableId="563294587">
    <w:abstractNumId w:val="89"/>
  </w:num>
  <w:num w:numId="98" w16cid:durableId="2073625285">
    <w:abstractNumId w:val="88"/>
  </w:num>
  <w:num w:numId="99" w16cid:durableId="1924562511">
    <w:abstractNumId w:val="117"/>
  </w:num>
  <w:num w:numId="100" w16cid:durableId="1623263537">
    <w:abstractNumId w:val="180"/>
  </w:num>
  <w:num w:numId="101" w16cid:durableId="1262450666">
    <w:abstractNumId w:val="83"/>
  </w:num>
  <w:num w:numId="102" w16cid:durableId="1881546449">
    <w:abstractNumId w:val="99"/>
  </w:num>
  <w:num w:numId="103" w16cid:durableId="477960261">
    <w:abstractNumId w:val="141"/>
  </w:num>
  <w:num w:numId="104" w16cid:durableId="1012494297">
    <w:abstractNumId w:val="192"/>
  </w:num>
  <w:num w:numId="105" w16cid:durableId="1686789049">
    <w:abstractNumId w:val="2"/>
  </w:num>
  <w:num w:numId="106" w16cid:durableId="1288774757">
    <w:abstractNumId w:val="10"/>
  </w:num>
  <w:num w:numId="107" w16cid:durableId="1899901065">
    <w:abstractNumId w:val="148"/>
  </w:num>
  <w:num w:numId="108" w16cid:durableId="780607148">
    <w:abstractNumId w:val="100"/>
  </w:num>
  <w:num w:numId="109" w16cid:durableId="591352490">
    <w:abstractNumId w:val="170"/>
  </w:num>
  <w:num w:numId="110" w16cid:durableId="188182119">
    <w:abstractNumId w:val="197"/>
  </w:num>
  <w:num w:numId="111" w16cid:durableId="929309467">
    <w:abstractNumId w:val="60"/>
  </w:num>
  <w:num w:numId="112" w16cid:durableId="2058894149">
    <w:abstractNumId w:val="86"/>
  </w:num>
  <w:num w:numId="113" w16cid:durableId="483591067">
    <w:abstractNumId w:val="28"/>
  </w:num>
  <w:num w:numId="114" w16cid:durableId="1772815002">
    <w:abstractNumId w:val="58"/>
  </w:num>
  <w:num w:numId="115" w16cid:durableId="2102679340">
    <w:abstractNumId w:val="5"/>
  </w:num>
  <w:num w:numId="116" w16cid:durableId="2045984916">
    <w:abstractNumId w:val="116"/>
  </w:num>
  <w:num w:numId="117" w16cid:durableId="462161405">
    <w:abstractNumId w:val="124"/>
  </w:num>
  <w:num w:numId="118" w16cid:durableId="439909103">
    <w:abstractNumId w:val="35"/>
  </w:num>
  <w:num w:numId="119" w16cid:durableId="619843156">
    <w:abstractNumId w:val="177"/>
  </w:num>
  <w:num w:numId="120" w16cid:durableId="1907181570">
    <w:abstractNumId w:val="78"/>
  </w:num>
  <w:num w:numId="121" w16cid:durableId="117456190">
    <w:abstractNumId w:val="154"/>
  </w:num>
  <w:num w:numId="122" w16cid:durableId="786044088">
    <w:abstractNumId w:val="108"/>
  </w:num>
  <w:num w:numId="123" w16cid:durableId="846139320">
    <w:abstractNumId w:val="17"/>
  </w:num>
  <w:num w:numId="124" w16cid:durableId="1406687923">
    <w:abstractNumId w:val="112"/>
  </w:num>
  <w:num w:numId="125" w16cid:durableId="1533808578">
    <w:abstractNumId w:val="128"/>
  </w:num>
  <w:num w:numId="126" w16cid:durableId="885948375">
    <w:abstractNumId w:val="22"/>
  </w:num>
  <w:num w:numId="127" w16cid:durableId="6638244">
    <w:abstractNumId w:val="47"/>
  </w:num>
  <w:num w:numId="128" w16cid:durableId="990215635">
    <w:abstractNumId w:val="171"/>
  </w:num>
  <w:num w:numId="129" w16cid:durableId="18743974">
    <w:abstractNumId w:val="53"/>
  </w:num>
  <w:num w:numId="130" w16cid:durableId="245529807">
    <w:abstractNumId w:val="147"/>
  </w:num>
  <w:num w:numId="131" w16cid:durableId="688455858">
    <w:abstractNumId w:val="84"/>
  </w:num>
  <w:num w:numId="132" w16cid:durableId="1069501392">
    <w:abstractNumId w:val="34"/>
  </w:num>
  <w:num w:numId="133" w16cid:durableId="1469780383">
    <w:abstractNumId w:val="87"/>
  </w:num>
  <w:num w:numId="134" w16cid:durableId="457839151">
    <w:abstractNumId w:val="54"/>
  </w:num>
  <w:num w:numId="135" w16cid:durableId="445076142">
    <w:abstractNumId w:val="169"/>
  </w:num>
  <w:num w:numId="136" w16cid:durableId="1526551729">
    <w:abstractNumId w:val="185"/>
  </w:num>
  <w:num w:numId="137" w16cid:durableId="993988356">
    <w:abstractNumId w:val="90"/>
  </w:num>
  <w:num w:numId="138" w16cid:durableId="1403141173">
    <w:abstractNumId w:val="149"/>
  </w:num>
  <w:num w:numId="139" w16cid:durableId="945429651">
    <w:abstractNumId w:val="64"/>
  </w:num>
  <w:num w:numId="140" w16cid:durableId="1896773852">
    <w:abstractNumId w:val="133"/>
  </w:num>
  <w:num w:numId="141" w16cid:durableId="549145892">
    <w:abstractNumId w:val="144"/>
  </w:num>
  <w:num w:numId="142" w16cid:durableId="1772168112">
    <w:abstractNumId w:val="46"/>
  </w:num>
  <w:num w:numId="143" w16cid:durableId="1221556355">
    <w:abstractNumId w:val="6"/>
  </w:num>
  <w:num w:numId="144" w16cid:durableId="1489859146">
    <w:abstractNumId w:val="111"/>
  </w:num>
  <w:num w:numId="145" w16cid:durableId="284311095">
    <w:abstractNumId w:val="81"/>
  </w:num>
  <w:num w:numId="146" w16cid:durableId="591548129">
    <w:abstractNumId w:val="72"/>
  </w:num>
  <w:num w:numId="147" w16cid:durableId="124783650">
    <w:abstractNumId w:val="18"/>
  </w:num>
  <w:num w:numId="148" w16cid:durableId="338241744">
    <w:abstractNumId w:val="173"/>
  </w:num>
  <w:num w:numId="149" w16cid:durableId="834077151">
    <w:abstractNumId w:val="142"/>
  </w:num>
  <w:num w:numId="150" w16cid:durableId="1180967969">
    <w:abstractNumId w:val="68"/>
  </w:num>
  <w:num w:numId="151" w16cid:durableId="977996395">
    <w:abstractNumId w:val="43"/>
  </w:num>
  <w:num w:numId="152" w16cid:durableId="319164660">
    <w:abstractNumId w:val="168"/>
  </w:num>
  <w:num w:numId="153" w16cid:durableId="1633369118">
    <w:abstractNumId w:val="49"/>
  </w:num>
  <w:num w:numId="154" w16cid:durableId="1118723335">
    <w:abstractNumId w:val="59"/>
  </w:num>
  <w:num w:numId="155" w16cid:durableId="1631670089">
    <w:abstractNumId w:val="132"/>
  </w:num>
  <w:num w:numId="156" w16cid:durableId="1208643831">
    <w:abstractNumId w:val="119"/>
  </w:num>
  <w:num w:numId="157" w16cid:durableId="1554997052">
    <w:abstractNumId w:val="82"/>
  </w:num>
  <w:num w:numId="158" w16cid:durableId="1449930820">
    <w:abstractNumId w:val="145"/>
  </w:num>
  <w:num w:numId="159" w16cid:durableId="1632588525">
    <w:abstractNumId w:val="38"/>
  </w:num>
  <w:num w:numId="160" w16cid:durableId="1214387681">
    <w:abstractNumId w:val="98"/>
  </w:num>
  <w:num w:numId="161" w16cid:durableId="1114709750">
    <w:abstractNumId w:val="55"/>
  </w:num>
  <w:num w:numId="162" w16cid:durableId="545140067">
    <w:abstractNumId w:val="67"/>
  </w:num>
  <w:num w:numId="163" w16cid:durableId="843206063">
    <w:abstractNumId w:val="14"/>
  </w:num>
  <w:num w:numId="164" w16cid:durableId="411313091">
    <w:abstractNumId w:val="48"/>
  </w:num>
  <w:num w:numId="165" w16cid:durableId="1255239661">
    <w:abstractNumId w:val="140"/>
  </w:num>
  <w:num w:numId="166" w16cid:durableId="426656995">
    <w:abstractNumId w:val="143"/>
  </w:num>
  <w:num w:numId="167" w16cid:durableId="697127392">
    <w:abstractNumId w:val="120"/>
  </w:num>
  <w:num w:numId="168" w16cid:durableId="1221480871">
    <w:abstractNumId w:val="36"/>
  </w:num>
  <w:num w:numId="169" w16cid:durableId="1156652638">
    <w:abstractNumId w:val="162"/>
  </w:num>
  <w:num w:numId="170" w16cid:durableId="628364060">
    <w:abstractNumId w:val="71"/>
  </w:num>
  <w:num w:numId="171" w16cid:durableId="1084108101">
    <w:abstractNumId w:val="131"/>
  </w:num>
  <w:num w:numId="172" w16cid:durableId="1817530122">
    <w:abstractNumId w:val="94"/>
  </w:num>
  <w:num w:numId="173" w16cid:durableId="2101681162">
    <w:abstractNumId w:val="37"/>
  </w:num>
  <w:num w:numId="174" w16cid:durableId="2138378464">
    <w:abstractNumId w:val="199"/>
  </w:num>
  <w:num w:numId="175" w16cid:durableId="345448108">
    <w:abstractNumId w:val="15"/>
  </w:num>
  <w:num w:numId="176" w16cid:durableId="755593343">
    <w:abstractNumId w:val="106"/>
  </w:num>
  <w:num w:numId="177" w16cid:durableId="604920372">
    <w:abstractNumId w:val="189"/>
  </w:num>
  <w:num w:numId="178" w16cid:durableId="716860288">
    <w:abstractNumId w:val="198"/>
  </w:num>
  <w:num w:numId="179" w16cid:durableId="860818166">
    <w:abstractNumId w:val="158"/>
  </w:num>
  <w:num w:numId="180" w16cid:durableId="1154293202">
    <w:abstractNumId w:val="150"/>
  </w:num>
  <w:num w:numId="181" w16cid:durableId="1188301003">
    <w:abstractNumId w:val="31"/>
  </w:num>
  <w:num w:numId="182" w16cid:durableId="1414399347">
    <w:abstractNumId w:val="113"/>
  </w:num>
  <w:num w:numId="183" w16cid:durableId="1821144967">
    <w:abstractNumId w:val="50"/>
  </w:num>
  <w:num w:numId="184" w16cid:durableId="1380130299">
    <w:abstractNumId w:val="21"/>
  </w:num>
  <w:num w:numId="185" w16cid:durableId="880828187">
    <w:abstractNumId w:val="26"/>
  </w:num>
  <w:num w:numId="186" w16cid:durableId="1375737933">
    <w:abstractNumId w:val="85"/>
  </w:num>
  <w:num w:numId="187" w16cid:durableId="1324242109">
    <w:abstractNumId w:val="190"/>
  </w:num>
  <w:num w:numId="188" w16cid:durableId="1109425285">
    <w:abstractNumId w:val="156"/>
  </w:num>
  <w:num w:numId="189" w16cid:durableId="1189173848">
    <w:abstractNumId w:val="109"/>
  </w:num>
  <w:num w:numId="190" w16cid:durableId="1727679410">
    <w:abstractNumId w:val="139"/>
  </w:num>
  <w:num w:numId="191" w16cid:durableId="490414228">
    <w:abstractNumId w:val="103"/>
  </w:num>
  <w:num w:numId="192" w16cid:durableId="661350432">
    <w:abstractNumId w:val="137"/>
  </w:num>
  <w:num w:numId="193" w16cid:durableId="80150818">
    <w:abstractNumId w:val="11"/>
  </w:num>
  <w:num w:numId="194" w16cid:durableId="542136870">
    <w:abstractNumId w:val="151"/>
  </w:num>
  <w:num w:numId="195" w16cid:durableId="1462109455">
    <w:abstractNumId w:val="163"/>
  </w:num>
  <w:num w:numId="196" w16cid:durableId="1411080257">
    <w:abstractNumId w:val="44"/>
  </w:num>
  <w:num w:numId="197" w16cid:durableId="587814791">
    <w:abstractNumId w:val="174"/>
  </w:num>
  <w:num w:numId="198" w16cid:durableId="400568498">
    <w:abstractNumId w:val="40"/>
  </w:num>
  <w:num w:numId="199" w16cid:durableId="1728726559">
    <w:abstractNumId w:val="91"/>
  </w:num>
  <w:num w:numId="200" w16cid:durableId="2098362252">
    <w:abstractNumId w:val="135"/>
  </w:num>
  <w:numIdMacAtCleanup w:val="20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RUNO KAUAN RODRIGUES SILVA">
    <w15:presenceInfo w15:providerId="AD" w15:userId="S::bruno.kauan@discente.ufma.br::3808b6b0-0811-4639-a226-cdb77a6589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0EA2CC5"/>
    <w:rsid w:val="000A84D3"/>
    <w:rsid w:val="0019289A"/>
    <w:rsid w:val="001D2C41"/>
    <w:rsid w:val="001E2133"/>
    <w:rsid w:val="002EABB9"/>
    <w:rsid w:val="002EFC4F"/>
    <w:rsid w:val="00335E4A"/>
    <w:rsid w:val="003C2B38"/>
    <w:rsid w:val="00479DB8"/>
    <w:rsid w:val="00547EEE"/>
    <w:rsid w:val="00970BDB"/>
    <w:rsid w:val="0099A718"/>
    <w:rsid w:val="00AA5162"/>
    <w:rsid w:val="00B97919"/>
    <w:rsid w:val="00BB6DCF"/>
    <w:rsid w:val="00C07163"/>
    <w:rsid w:val="00C4512E"/>
    <w:rsid w:val="00EBDAF0"/>
    <w:rsid w:val="00FD20CF"/>
    <w:rsid w:val="00FF0B6B"/>
    <w:rsid w:val="0108DDFD"/>
    <w:rsid w:val="01260197"/>
    <w:rsid w:val="012D3CAE"/>
    <w:rsid w:val="01301591"/>
    <w:rsid w:val="013DD72B"/>
    <w:rsid w:val="013EA1CF"/>
    <w:rsid w:val="013F0F71"/>
    <w:rsid w:val="0171B325"/>
    <w:rsid w:val="01797608"/>
    <w:rsid w:val="018D6F33"/>
    <w:rsid w:val="01A5B71A"/>
    <w:rsid w:val="01B19E8F"/>
    <w:rsid w:val="01C2C244"/>
    <w:rsid w:val="01C72213"/>
    <w:rsid w:val="01CA2DE7"/>
    <w:rsid w:val="01F0FC98"/>
    <w:rsid w:val="02054D2F"/>
    <w:rsid w:val="022C7467"/>
    <w:rsid w:val="02307E99"/>
    <w:rsid w:val="0231E980"/>
    <w:rsid w:val="0243B2DA"/>
    <w:rsid w:val="02629ABF"/>
    <w:rsid w:val="02683C82"/>
    <w:rsid w:val="027F387C"/>
    <w:rsid w:val="02C3F938"/>
    <w:rsid w:val="02F7D0BC"/>
    <w:rsid w:val="02FAF131"/>
    <w:rsid w:val="0323C12A"/>
    <w:rsid w:val="032D4364"/>
    <w:rsid w:val="032F24EC"/>
    <w:rsid w:val="0332AF96"/>
    <w:rsid w:val="033CCD58"/>
    <w:rsid w:val="0366950B"/>
    <w:rsid w:val="036F7F1F"/>
    <w:rsid w:val="03712DF4"/>
    <w:rsid w:val="0372A452"/>
    <w:rsid w:val="03868264"/>
    <w:rsid w:val="038B6A82"/>
    <w:rsid w:val="03968C76"/>
    <w:rsid w:val="03ABE27B"/>
    <w:rsid w:val="03C28B97"/>
    <w:rsid w:val="03D1E011"/>
    <w:rsid w:val="03D5E1F3"/>
    <w:rsid w:val="040392CF"/>
    <w:rsid w:val="040715CB"/>
    <w:rsid w:val="041CD98B"/>
    <w:rsid w:val="042297E2"/>
    <w:rsid w:val="043DC327"/>
    <w:rsid w:val="046E5605"/>
    <w:rsid w:val="047A3B1C"/>
    <w:rsid w:val="0485BE49"/>
    <w:rsid w:val="0492589E"/>
    <w:rsid w:val="04CB9B72"/>
    <w:rsid w:val="04E32B0B"/>
    <w:rsid w:val="04E7E783"/>
    <w:rsid w:val="04F9BAD3"/>
    <w:rsid w:val="04FAF933"/>
    <w:rsid w:val="05002C92"/>
    <w:rsid w:val="0524635F"/>
    <w:rsid w:val="05372835"/>
    <w:rsid w:val="054A4872"/>
    <w:rsid w:val="0559E548"/>
    <w:rsid w:val="05679745"/>
    <w:rsid w:val="0567C111"/>
    <w:rsid w:val="0580D86B"/>
    <w:rsid w:val="0595C0D3"/>
    <w:rsid w:val="05B82AFE"/>
    <w:rsid w:val="05BCC1F1"/>
    <w:rsid w:val="05E11558"/>
    <w:rsid w:val="05E9C3D2"/>
    <w:rsid w:val="05F76CF9"/>
    <w:rsid w:val="06045D6E"/>
    <w:rsid w:val="0609DF61"/>
    <w:rsid w:val="0613D35B"/>
    <w:rsid w:val="062D4A95"/>
    <w:rsid w:val="0639BDDF"/>
    <w:rsid w:val="0648CA97"/>
    <w:rsid w:val="065444B5"/>
    <w:rsid w:val="065B10A7"/>
    <w:rsid w:val="0667627E"/>
    <w:rsid w:val="068344F1"/>
    <w:rsid w:val="06A1094C"/>
    <w:rsid w:val="06A9179A"/>
    <w:rsid w:val="06B4B7C2"/>
    <w:rsid w:val="06B71785"/>
    <w:rsid w:val="06BCFFC4"/>
    <w:rsid w:val="071B5A32"/>
    <w:rsid w:val="0721A22E"/>
    <w:rsid w:val="0730242E"/>
    <w:rsid w:val="0731AE26"/>
    <w:rsid w:val="074794DE"/>
    <w:rsid w:val="075B746F"/>
    <w:rsid w:val="07642EDB"/>
    <w:rsid w:val="0771DE44"/>
    <w:rsid w:val="0785CDB4"/>
    <w:rsid w:val="07A11048"/>
    <w:rsid w:val="07D543BC"/>
    <w:rsid w:val="07ECC0DB"/>
    <w:rsid w:val="07EF9FD0"/>
    <w:rsid w:val="0807467B"/>
    <w:rsid w:val="0826DD8E"/>
    <w:rsid w:val="082E5FC5"/>
    <w:rsid w:val="0834BE54"/>
    <w:rsid w:val="08498235"/>
    <w:rsid w:val="084AFDC4"/>
    <w:rsid w:val="085B0941"/>
    <w:rsid w:val="085C8863"/>
    <w:rsid w:val="087A3460"/>
    <w:rsid w:val="0894D6C6"/>
    <w:rsid w:val="08A3479D"/>
    <w:rsid w:val="08AB9B70"/>
    <w:rsid w:val="08B2ECC5"/>
    <w:rsid w:val="08B51BF6"/>
    <w:rsid w:val="08BC9105"/>
    <w:rsid w:val="08DEA2A1"/>
    <w:rsid w:val="091C4153"/>
    <w:rsid w:val="0935B6B8"/>
    <w:rsid w:val="09495CA5"/>
    <w:rsid w:val="095C7E6E"/>
    <w:rsid w:val="095DC6AF"/>
    <w:rsid w:val="096EC6B8"/>
    <w:rsid w:val="0998B32E"/>
    <w:rsid w:val="09C1913A"/>
    <w:rsid w:val="09C853B4"/>
    <w:rsid w:val="09F06260"/>
    <w:rsid w:val="0A2702E9"/>
    <w:rsid w:val="0A2D4D6C"/>
    <w:rsid w:val="0A55D39C"/>
    <w:rsid w:val="0A8036B3"/>
    <w:rsid w:val="0AA22A73"/>
    <w:rsid w:val="0ACA097D"/>
    <w:rsid w:val="0AE88D0E"/>
    <w:rsid w:val="0AEC7FDC"/>
    <w:rsid w:val="0B419B84"/>
    <w:rsid w:val="0B52A356"/>
    <w:rsid w:val="0B64CF19"/>
    <w:rsid w:val="0B6FAD2D"/>
    <w:rsid w:val="0B81D859"/>
    <w:rsid w:val="0BC391D6"/>
    <w:rsid w:val="0BC9B95F"/>
    <w:rsid w:val="0BCC254D"/>
    <w:rsid w:val="0BE70918"/>
    <w:rsid w:val="0BF51DDA"/>
    <w:rsid w:val="0BF9A23B"/>
    <w:rsid w:val="0C1E9F38"/>
    <w:rsid w:val="0C2A595A"/>
    <w:rsid w:val="0C2F137B"/>
    <w:rsid w:val="0C4BE1DE"/>
    <w:rsid w:val="0C579403"/>
    <w:rsid w:val="0C648046"/>
    <w:rsid w:val="0C84F3BB"/>
    <w:rsid w:val="0C94A3D3"/>
    <w:rsid w:val="0CDC3061"/>
    <w:rsid w:val="0CEFC0B4"/>
    <w:rsid w:val="0D4832CD"/>
    <w:rsid w:val="0D8B7076"/>
    <w:rsid w:val="0D98FECE"/>
    <w:rsid w:val="0DA470D7"/>
    <w:rsid w:val="0DB21CFE"/>
    <w:rsid w:val="0DC451EB"/>
    <w:rsid w:val="0DCE1408"/>
    <w:rsid w:val="0DDE828B"/>
    <w:rsid w:val="0E008460"/>
    <w:rsid w:val="0E0FB168"/>
    <w:rsid w:val="0E0FEBE2"/>
    <w:rsid w:val="0E172A03"/>
    <w:rsid w:val="0E3C8275"/>
    <w:rsid w:val="0E41CD94"/>
    <w:rsid w:val="0E73939D"/>
    <w:rsid w:val="0E91FC05"/>
    <w:rsid w:val="0E9300D8"/>
    <w:rsid w:val="0EAB0A77"/>
    <w:rsid w:val="0EACF74F"/>
    <w:rsid w:val="0EB13ADC"/>
    <w:rsid w:val="0ECA8B2D"/>
    <w:rsid w:val="0ECE92AD"/>
    <w:rsid w:val="0ED33C3D"/>
    <w:rsid w:val="0ED8C479"/>
    <w:rsid w:val="0EE83A22"/>
    <w:rsid w:val="0EFFFE44"/>
    <w:rsid w:val="0F069551"/>
    <w:rsid w:val="0F07463B"/>
    <w:rsid w:val="0F2FD4B8"/>
    <w:rsid w:val="0F4420E7"/>
    <w:rsid w:val="0F467807"/>
    <w:rsid w:val="0F662B92"/>
    <w:rsid w:val="0F687535"/>
    <w:rsid w:val="0F7CBE10"/>
    <w:rsid w:val="0F905D97"/>
    <w:rsid w:val="0F92E9EF"/>
    <w:rsid w:val="0FB5408F"/>
    <w:rsid w:val="0FD08233"/>
    <w:rsid w:val="0FFA721E"/>
    <w:rsid w:val="100544B8"/>
    <w:rsid w:val="1006DA0A"/>
    <w:rsid w:val="100A49AE"/>
    <w:rsid w:val="101C9153"/>
    <w:rsid w:val="1025BBD2"/>
    <w:rsid w:val="102AE548"/>
    <w:rsid w:val="1036C233"/>
    <w:rsid w:val="104594AD"/>
    <w:rsid w:val="10475B4D"/>
    <w:rsid w:val="10517483"/>
    <w:rsid w:val="10A7F68E"/>
    <w:rsid w:val="10BEC838"/>
    <w:rsid w:val="10C04053"/>
    <w:rsid w:val="10C0F790"/>
    <w:rsid w:val="10F80130"/>
    <w:rsid w:val="10FC726A"/>
    <w:rsid w:val="1102634E"/>
    <w:rsid w:val="11099A3E"/>
    <w:rsid w:val="1164AF93"/>
    <w:rsid w:val="117686D8"/>
    <w:rsid w:val="1176A693"/>
    <w:rsid w:val="11904D2F"/>
    <w:rsid w:val="1191CB0D"/>
    <w:rsid w:val="1199E75B"/>
    <w:rsid w:val="119C2A38"/>
    <w:rsid w:val="11A49774"/>
    <w:rsid w:val="11BE41B0"/>
    <w:rsid w:val="11C3495C"/>
    <w:rsid w:val="11D0AE6E"/>
    <w:rsid w:val="11D4F899"/>
    <w:rsid w:val="12242983"/>
    <w:rsid w:val="123AC9C0"/>
    <w:rsid w:val="1249EFA9"/>
    <w:rsid w:val="124FC0CB"/>
    <w:rsid w:val="126B7B16"/>
    <w:rsid w:val="1272148B"/>
    <w:rsid w:val="129A3BA1"/>
    <w:rsid w:val="129ADA0F"/>
    <w:rsid w:val="12A910A8"/>
    <w:rsid w:val="12AEB8B7"/>
    <w:rsid w:val="12C9F31C"/>
    <w:rsid w:val="12DC8671"/>
    <w:rsid w:val="12F90945"/>
    <w:rsid w:val="12FF8BC4"/>
    <w:rsid w:val="13166CFC"/>
    <w:rsid w:val="131EEFFF"/>
    <w:rsid w:val="1336014A"/>
    <w:rsid w:val="137B8633"/>
    <w:rsid w:val="1391D8E8"/>
    <w:rsid w:val="13BBDC59"/>
    <w:rsid w:val="13BF0917"/>
    <w:rsid w:val="13C3E0B8"/>
    <w:rsid w:val="13C56303"/>
    <w:rsid w:val="13EC4143"/>
    <w:rsid w:val="13F53388"/>
    <w:rsid w:val="1413C787"/>
    <w:rsid w:val="142BBEAC"/>
    <w:rsid w:val="14693E32"/>
    <w:rsid w:val="146F4F13"/>
    <w:rsid w:val="14C6CEB5"/>
    <w:rsid w:val="14C925CF"/>
    <w:rsid w:val="14CA018D"/>
    <w:rsid w:val="14CE4B0D"/>
    <w:rsid w:val="14E899C2"/>
    <w:rsid w:val="14F3F2C0"/>
    <w:rsid w:val="151F8C3C"/>
    <w:rsid w:val="153A9800"/>
    <w:rsid w:val="15439DEF"/>
    <w:rsid w:val="15907DDB"/>
    <w:rsid w:val="15A25132"/>
    <w:rsid w:val="15B44AD4"/>
    <w:rsid w:val="15D2B9B6"/>
    <w:rsid w:val="15E6DBD3"/>
    <w:rsid w:val="16101516"/>
    <w:rsid w:val="1638F7A7"/>
    <w:rsid w:val="16659233"/>
    <w:rsid w:val="166D130A"/>
    <w:rsid w:val="16745C89"/>
    <w:rsid w:val="1685FCA6"/>
    <w:rsid w:val="16C0E667"/>
    <w:rsid w:val="16C7932D"/>
    <w:rsid w:val="16E6F238"/>
    <w:rsid w:val="16F9D3B9"/>
    <w:rsid w:val="170774CC"/>
    <w:rsid w:val="17181CE3"/>
    <w:rsid w:val="171839C1"/>
    <w:rsid w:val="172046B8"/>
    <w:rsid w:val="172489ED"/>
    <w:rsid w:val="1731FB65"/>
    <w:rsid w:val="175E6251"/>
    <w:rsid w:val="17746AF3"/>
    <w:rsid w:val="177BC02A"/>
    <w:rsid w:val="1788EA11"/>
    <w:rsid w:val="179CD5EE"/>
    <w:rsid w:val="17CD74BC"/>
    <w:rsid w:val="17E7A6B8"/>
    <w:rsid w:val="18222D64"/>
    <w:rsid w:val="18750748"/>
    <w:rsid w:val="1880E0EE"/>
    <w:rsid w:val="188129EF"/>
    <w:rsid w:val="18C30617"/>
    <w:rsid w:val="1908412F"/>
    <w:rsid w:val="1908F67D"/>
    <w:rsid w:val="1914FFBA"/>
    <w:rsid w:val="193C877C"/>
    <w:rsid w:val="1947E5B3"/>
    <w:rsid w:val="195CAE25"/>
    <w:rsid w:val="19B0E343"/>
    <w:rsid w:val="19BE63AC"/>
    <w:rsid w:val="19BF74CC"/>
    <w:rsid w:val="1A137432"/>
    <w:rsid w:val="1A1CD072"/>
    <w:rsid w:val="1A858892"/>
    <w:rsid w:val="1AA5B56E"/>
    <w:rsid w:val="1AB0048E"/>
    <w:rsid w:val="1ABA722A"/>
    <w:rsid w:val="1AC23400"/>
    <w:rsid w:val="1AC5F2B8"/>
    <w:rsid w:val="1AC85A7F"/>
    <w:rsid w:val="1AD64273"/>
    <w:rsid w:val="1AFAE6A3"/>
    <w:rsid w:val="1AFB2B4A"/>
    <w:rsid w:val="1B4EEA79"/>
    <w:rsid w:val="1B5C6A7A"/>
    <w:rsid w:val="1B732322"/>
    <w:rsid w:val="1B91B6AB"/>
    <w:rsid w:val="1BAE62BC"/>
    <w:rsid w:val="1BB359E5"/>
    <w:rsid w:val="1BC25800"/>
    <w:rsid w:val="1BC4814B"/>
    <w:rsid w:val="1BF38A17"/>
    <w:rsid w:val="1BF4EB46"/>
    <w:rsid w:val="1BF6B7C1"/>
    <w:rsid w:val="1C050C75"/>
    <w:rsid w:val="1C079718"/>
    <w:rsid w:val="1C08D372"/>
    <w:rsid w:val="1C0A47B1"/>
    <w:rsid w:val="1C1768D7"/>
    <w:rsid w:val="1C38189A"/>
    <w:rsid w:val="1C44593B"/>
    <w:rsid w:val="1C47AFF6"/>
    <w:rsid w:val="1C4E2159"/>
    <w:rsid w:val="1C510BD6"/>
    <w:rsid w:val="1C57BEE9"/>
    <w:rsid w:val="1C66EEAF"/>
    <w:rsid w:val="1C6A33CB"/>
    <w:rsid w:val="1C96BF6D"/>
    <w:rsid w:val="1CA8F274"/>
    <w:rsid w:val="1CACB7F0"/>
    <w:rsid w:val="1CBBD5B4"/>
    <w:rsid w:val="1CBE4CE7"/>
    <w:rsid w:val="1CC2D31A"/>
    <w:rsid w:val="1CC9E329"/>
    <w:rsid w:val="1CCB1E42"/>
    <w:rsid w:val="1CCB7D54"/>
    <w:rsid w:val="1CCDE269"/>
    <w:rsid w:val="1CD39B78"/>
    <w:rsid w:val="1CFCD344"/>
    <w:rsid w:val="1D03AF0B"/>
    <w:rsid w:val="1D08CAE6"/>
    <w:rsid w:val="1D0E97F5"/>
    <w:rsid w:val="1D35C356"/>
    <w:rsid w:val="1D3DFDD0"/>
    <w:rsid w:val="1D437B37"/>
    <w:rsid w:val="1D4A73D2"/>
    <w:rsid w:val="1D57D33C"/>
    <w:rsid w:val="1D6ACBB8"/>
    <w:rsid w:val="1D849D5E"/>
    <w:rsid w:val="1D909C7D"/>
    <w:rsid w:val="1D922728"/>
    <w:rsid w:val="1D968E43"/>
    <w:rsid w:val="1D9F6214"/>
    <w:rsid w:val="1DA1B35C"/>
    <w:rsid w:val="1DA7806F"/>
    <w:rsid w:val="1DBD206E"/>
    <w:rsid w:val="1DD0EF03"/>
    <w:rsid w:val="1DD2DEA4"/>
    <w:rsid w:val="1DE1A6D2"/>
    <w:rsid w:val="1E338D17"/>
    <w:rsid w:val="1E37DFC4"/>
    <w:rsid w:val="1E3FDFC5"/>
    <w:rsid w:val="1E41956A"/>
    <w:rsid w:val="1E51022E"/>
    <w:rsid w:val="1E60F3C3"/>
    <w:rsid w:val="1E617955"/>
    <w:rsid w:val="1E63E5DC"/>
    <w:rsid w:val="1E64BF31"/>
    <w:rsid w:val="1E829A2A"/>
    <w:rsid w:val="1EB441F8"/>
    <w:rsid w:val="1EB745F4"/>
    <w:rsid w:val="1EB79F15"/>
    <w:rsid w:val="1EF639C6"/>
    <w:rsid w:val="1F134248"/>
    <w:rsid w:val="1F466AFD"/>
    <w:rsid w:val="1F949C86"/>
    <w:rsid w:val="1F9963D6"/>
    <w:rsid w:val="1F9B8A0B"/>
    <w:rsid w:val="1FCC0A8D"/>
    <w:rsid w:val="1FFFD537"/>
    <w:rsid w:val="205FDF91"/>
    <w:rsid w:val="2074FA65"/>
    <w:rsid w:val="207F2347"/>
    <w:rsid w:val="208A6869"/>
    <w:rsid w:val="209A5B5F"/>
    <w:rsid w:val="20B624E0"/>
    <w:rsid w:val="20B9D993"/>
    <w:rsid w:val="20D1FD34"/>
    <w:rsid w:val="20D378E4"/>
    <w:rsid w:val="20DF7B7D"/>
    <w:rsid w:val="2103CB62"/>
    <w:rsid w:val="213CC4D6"/>
    <w:rsid w:val="21720B66"/>
    <w:rsid w:val="2193F331"/>
    <w:rsid w:val="21A6FDD0"/>
    <w:rsid w:val="21BD1381"/>
    <w:rsid w:val="21BE7EC9"/>
    <w:rsid w:val="21E24E0F"/>
    <w:rsid w:val="21FAAF73"/>
    <w:rsid w:val="21FC28F4"/>
    <w:rsid w:val="22314FBA"/>
    <w:rsid w:val="223D160A"/>
    <w:rsid w:val="224098E1"/>
    <w:rsid w:val="224E68C6"/>
    <w:rsid w:val="2255754D"/>
    <w:rsid w:val="226CF328"/>
    <w:rsid w:val="228CD035"/>
    <w:rsid w:val="22A0A626"/>
    <w:rsid w:val="22E4E6EB"/>
    <w:rsid w:val="2318AB97"/>
    <w:rsid w:val="233A85B7"/>
    <w:rsid w:val="234A0ECA"/>
    <w:rsid w:val="235B97DC"/>
    <w:rsid w:val="235BFDF5"/>
    <w:rsid w:val="23673E4C"/>
    <w:rsid w:val="238462A3"/>
    <w:rsid w:val="239E8D90"/>
    <w:rsid w:val="239EECFE"/>
    <w:rsid w:val="23B3BF46"/>
    <w:rsid w:val="23CB0E3C"/>
    <w:rsid w:val="23FE21E2"/>
    <w:rsid w:val="243576E3"/>
    <w:rsid w:val="24452C24"/>
    <w:rsid w:val="245C2CB0"/>
    <w:rsid w:val="245C5033"/>
    <w:rsid w:val="24635BF0"/>
    <w:rsid w:val="247BEA31"/>
    <w:rsid w:val="24858288"/>
    <w:rsid w:val="249E72CB"/>
    <w:rsid w:val="24A4A3D7"/>
    <w:rsid w:val="24D32AFA"/>
    <w:rsid w:val="251F7861"/>
    <w:rsid w:val="25270E16"/>
    <w:rsid w:val="252E2A1C"/>
    <w:rsid w:val="25594DD2"/>
    <w:rsid w:val="2573C833"/>
    <w:rsid w:val="2593539C"/>
    <w:rsid w:val="25B0FF80"/>
    <w:rsid w:val="25C9E616"/>
    <w:rsid w:val="25D49C20"/>
    <w:rsid w:val="25E39B0F"/>
    <w:rsid w:val="25E42764"/>
    <w:rsid w:val="25E8602C"/>
    <w:rsid w:val="262954CC"/>
    <w:rsid w:val="26357F50"/>
    <w:rsid w:val="264A3E8E"/>
    <w:rsid w:val="2671E5F8"/>
    <w:rsid w:val="267E69C1"/>
    <w:rsid w:val="268255DA"/>
    <w:rsid w:val="268B1958"/>
    <w:rsid w:val="26B9277F"/>
    <w:rsid w:val="26D13666"/>
    <w:rsid w:val="26DF7331"/>
    <w:rsid w:val="26EE4221"/>
    <w:rsid w:val="26F2657A"/>
    <w:rsid w:val="26F796D2"/>
    <w:rsid w:val="272851E0"/>
    <w:rsid w:val="27458511"/>
    <w:rsid w:val="2746B980"/>
    <w:rsid w:val="275F28FD"/>
    <w:rsid w:val="276D414F"/>
    <w:rsid w:val="2770D422"/>
    <w:rsid w:val="2771DA59"/>
    <w:rsid w:val="2780DB81"/>
    <w:rsid w:val="278354C0"/>
    <w:rsid w:val="27AFEEEF"/>
    <w:rsid w:val="27B871EB"/>
    <w:rsid w:val="27B8DE8B"/>
    <w:rsid w:val="27C7973A"/>
    <w:rsid w:val="280A7B27"/>
    <w:rsid w:val="28232281"/>
    <w:rsid w:val="283184BB"/>
    <w:rsid w:val="28454E15"/>
    <w:rsid w:val="2853FE93"/>
    <w:rsid w:val="2857E127"/>
    <w:rsid w:val="28768015"/>
    <w:rsid w:val="287C79AD"/>
    <w:rsid w:val="288F98B3"/>
    <w:rsid w:val="28A34E7E"/>
    <w:rsid w:val="28D0042B"/>
    <w:rsid w:val="28DFE3DA"/>
    <w:rsid w:val="28EF8867"/>
    <w:rsid w:val="28F0FB1E"/>
    <w:rsid w:val="28FA37CB"/>
    <w:rsid w:val="2907471C"/>
    <w:rsid w:val="290F806F"/>
    <w:rsid w:val="297F1EA7"/>
    <w:rsid w:val="2991415A"/>
    <w:rsid w:val="2994A08A"/>
    <w:rsid w:val="29A1F2F4"/>
    <w:rsid w:val="29C13312"/>
    <w:rsid w:val="29FDC9F6"/>
    <w:rsid w:val="2A05FA01"/>
    <w:rsid w:val="2A20ECB8"/>
    <w:rsid w:val="2A4CAC54"/>
    <w:rsid w:val="2A5700A8"/>
    <w:rsid w:val="2A71C67A"/>
    <w:rsid w:val="2AA233AF"/>
    <w:rsid w:val="2AAACEA6"/>
    <w:rsid w:val="2AB8CAB7"/>
    <w:rsid w:val="2ADF9F19"/>
    <w:rsid w:val="2AE58FC2"/>
    <w:rsid w:val="2AEA6E94"/>
    <w:rsid w:val="2AED1034"/>
    <w:rsid w:val="2AF382E9"/>
    <w:rsid w:val="2B09C26B"/>
    <w:rsid w:val="2B1E3F43"/>
    <w:rsid w:val="2B38ECA2"/>
    <w:rsid w:val="2B911E17"/>
    <w:rsid w:val="2BF9830A"/>
    <w:rsid w:val="2C0421FA"/>
    <w:rsid w:val="2C052121"/>
    <w:rsid w:val="2C13A339"/>
    <w:rsid w:val="2C2B069C"/>
    <w:rsid w:val="2C40B040"/>
    <w:rsid w:val="2C6E125F"/>
    <w:rsid w:val="2C7575EB"/>
    <w:rsid w:val="2C8AB3B0"/>
    <w:rsid w:val="2CD5F071"/>
    <w:rsid w:val="2CF7AAE1"/>
    <w:rsid w:val="2CFBFB8A"/>
    <w:rsid w:val="2D0C4125"/>
    <w:rsid w:val="2D1558B8"/>
    <w:rsid w:val="2D1A147A"/>
    <w:rsid w:val="2D24D704"/>
    <w:rsid w:val="2D36A0EC"/>
    <w:rsid w:val="2D836643"/>
    <w:rsid w:val="2D893FD3"/>
    <w:rsid w:val="2DA45861"/>
    <w:rsid w:val="2DB52E77"/>
    <w:rsid w:val="2DBD5AB5"/>
    <w:rsid w:val="2DCCB728"/>
    <w:rsid w:val="2DCE158F"/>
    <w:rsid w:val="2DD97BE8"/>
    <w:rsid w:val="2DF43508"/>
    <w:rsid w:val="2E3A6486"/>
    <w:rsid w:val="2E58A0CC"/>
    <w:rsid w:val="2E639552"/>
    <w:rsid w:val="2E67A8FF"/>
    <w:rsid w:val="2E6E9B61"/>
    <w:rsid w:val="2E72B113"/>
    <w:rsid w:val="2E77E2E3"/>
    <w:rsid w:val="2E896EAC"/>
    <w:rsid w:val="2EA915C3"/>
    <w:rsid w:val="2ECD8864"/>
    <w:rsid w:val="2ED5AB84"/>
    <w:rsid w:val="2ED7F378"/>
    <w:rsid w:val="2EF04EF2"/>
    <w:rsid w:val="2EF1845E"/>
    <w:rsid w:val="2F0227C8"/>
    <w:rsid w:val="2F20A976"/>
    <w:rsid w:val="2F330423"/>
    <w:rsid w:val="2F4BA8D7"/>
    <w:rsid w:val="2F4E29A5"/>
    <w:rsid w:val="2F87602B"/>
    <w:rsid w:val="2F888FD2"/>
    <w:rsid w:val="2FACEEB5"/>
    <w:rsid w:val="2FCA89D2"/>
    <w:rsid w:val="300987A4"/>
    <w:rsid w:val="300EF74A"/>
    <w:rsid w:val="3026ACBF"/>
    <w:rsid w:val="3031DEFF"/>
    <w:rsid w:val="3042F5D9"/>
    <w:rsid w:val="3069A9E5"/>
    <w:rsid w:val="306B62CA"/>
    <w:rsid w:val="306D7E94"/>
    <w:rsid w:val="30A2784B"/>
    <w:rsid w:val="30ADCB21"/>
    <w:rsid w:val="30B46C1C"/>
    <w:rsid w:val="30BD65B0"/>
    <w:rsid w:val="30D0752A"/>
    <w:rsid w:val="30D72237"/>
    <w:rsid w:val="30F438C6"/>
    <w:rsid w:val="311BC233"/>
    <w:rsid w:val="313C6544"/>
    <w:rsid w:val="31689FCB"/>
    <w:rsid w:val="317FD613"/>
    <w:rsid w:val="318E78C4"/>
    <w:rsid w:val="3199A4C2"/>
    <w:rsid w:val="319E6270"/>
    <w:rsid w:val="31B25475"/>
    <w:rsid w:val="31BE10A3"/>
    <w:rsid w:val="31C4EDE9"/>
    <w:rsid w:val="31C5EB45"/>
    <w:rsid w:val="31E5365A"/>
    <w:rsid w:val="31E63C72"/>
    <w:rsid w:val="32007BBF"/>
    <w:rsid w:val="322F68DE"/>
    <w:rsid w:val="3235479B"/>
    <w:rsid w:val="3265F2D9"/>
    <w:rsid w:val="32735DD8"/>
    <w:rsid w:val="32A21834"/>
    <w:rsid w:val="32A90423"/>
    <w:rsid w:val="32C828D3"/>
    <w:rsid w:val="32DD3262"/>
    <w:rsid w:val="32F3E607"/>
    <w:rsid w:val="3300E295"/>
    <w:rsid w:val="3330784F"/>
    <w:rsid w:val="33314CF7"/>
    <w:rsid w:val="3342CE50"/>
    <w:rsid w:val="335115D4"/>
    <w:rsid w:val="3352678D"/>
    <w:rsid w:val="33653E6C"/>
    <w:rsid w:val="33655EC3"/>
    <w:rsid w:val="33871BBE"/>
    <w:rsid w:val="3391AAD5"/>
    <w:rsid w:val="33937193"/>
    <w:rsid w:val="3394A192"/>
    <w:rsid w:val="33A0EFB2"/>
    <w:rsid w:val="33A53229"/>
    <w:rsid w:val="33D6A9B2"/>
    <w:rsid w:val="33FF903B"/>
    <w:rsid w:val="3400934B"/>
    <w:rsid w:val="3401DA24"/>
    <w:rsid w:val="34097107"/>
    <w:rsid w:val="341C95F9"/>
    <w:rsid w:val="342CD531"/>
    <w:rsid w:val="3436D600"/>
    <w:rsid w:val="3436F6FB"/>
    <w:rsid w:val="34465A6C"/>
    <w:rsid w:val="3446633C"/>
    <w:rsid w:val="346F76CE"/>
    <w:rsid w:val="348776D6"/>
    <w:rsid w:val="34998532"/>
    <w:rsid w:val="349A01AB"/>
    <w:rsid w:val="34A3A5C3"/>
    <w:rsid w:val="34AEA679"/>
    <w:rsid w:val="34B3B3D7"/>
    <w:rsid w:val="34D19549"/>
    <w:rsid w:val="34E6C91B"/>
    <w:rsid w:val="34EE345A"/>
    <w:rsid w:val="35072DC0"/>
    <w:rsid w:val="354CC052"/>
    <w:rsid w:val="35591468"/>
    <w:rsid w:val="355935C1"/>
    <w:rsid w:val="355E0241"/>
    <w:rsid w:val="35BCA40D"/>
    <w:rsid w:val="35D752C4"/>
    <w:rsid w:val="35DDD9EB"/>
    <w:rsid w:val="35DE0F84"/>
    <w:rsid w:val="35F0B2AA"/>
    <w:rsid w:val="36080993"/>
    <w:rsid w:val="3654196D"/>
    <w:rsid w:val="365CDD87"/>
    <w:rsid w:val="36C90FA6"/>
    <w:rsid w:val="36DD6493"/>
    <w:rsid w:val="36EFCED2"/>
    <w:rsid w:val="370411D4"/>
    <w:rsid w:val="370BD87C"/>
    <w:rsid w:val="3715B8B6"/>
    <w:rsid w:val="3719731C"/>
    <w:rsid w:val="37243604"/>
    <w:rsid w:val="37268290"/>
    <w:rsid w:val="3751CA7B"/>
    <w:rsid w:val="375EA746"/>
    <w:rsid w:val="37734A63"/>
    <w:rsid w:val="377F67DE"/>
    <w:rsid w:val="37969934"/>
    <w:rsid w:val="379BDF2C"/>
    <w:rsid w:val="37AEFAD4"/>
    <w:rsid w:val="37B00F75"/>
    <w:rsid w:val="37C65AD2"/>
    <w:rsid w:val="37FA76F6"/>
    <w:rsid w:val="37FC8EB2"/>
    <w:rsid w:val="3842805D"/>
    <w:rsid w:val="3870ECEF"/>
    <w:rsid w:val="38904198"/>
    <w:rsid w:val="3899A6B1"/>
    <w:rsid w:val="389A69B5"/>
    <w:rsid w:val="38B7E680"/>
    <w:rsid w:val="38BC514A"/>
    <w:rsid w:val="38C02345"/>
    <w:rsid w:val="38DC941C"/>
    <w:rsid w:val="38F0AEFD"/>
    <w:rsid w:val="390387F1"/>
    <w:rsid w:val="39040024"/>
    <w:rsid w:val="391E6971"/>
    <w:rsid w:val="39573784"/>
    <w:rsid w:val="395CA079"/>
    <w:rsid w:val="3977DA1F"/>
    <w:rsid w:val="39A6DD78"/>
    <w:rsid w:val="39A81CA6"/>
    <w:rsid w:val="39B40DDF"/>
    <w:rsid w:val="39BA45D8"/>
    <w:rsid w:val="39DCD5E8"/>
    <w:rsid w:val="39E00512"/>
    <w:rsid w:val="39F9FCA6"/>
    <w:rsid w:val="3A3028FD"/>
    <w:rsid w:val="3A3AA723"/>
    <w:rsid w:val="3A481675"/>
    <w:rsid w:val="3A7223FE"/>
    <w:rsid w:val="3AAF3E51"/>
    <w:rsid w:val="3AB558A4"/>
    <w:rsid w:val="3AB8C8D5"/>
    <w:rsid w:val="3AE3AF8A"/>
    <w:rsid w:val="3B08D30F"/>
    <w:rsid w:val="3B11A4FE"/>
    <w:rsid w:val="3B157CD6"/>
    <w:rsid w:val="3B259055"/>
    <w:rsid w:val="3B3E3E8C"/>
    <w:rsid w:val="3B411324"/>
    <w:rsid w:val="3B4BA30F"/>
    <w:rsid w:val="3B920B5A"/>
    <w:rsid w:val="3B9BC886"/>
    <w:rsid w:val="3B9FB0C8"/>
    <w:rsid w:val="3BB2554F"/>
    <w:rsid w:val="3BCEFCE0"/>
    <w:rsid w:val="3BD5C00F"/>
    <w:rsid w:val="3BDD3D80"/>
    <w:rsid w:val="3C30E2DF"/>
    <w:rsid w:val="3C625D83"/>
    <w:rsid w:val="3C665238"/>
    <w:rsid w:val="3C72CDE3"/>
    <w:rsid w:val="3C7D1690"/>
    <w:rsid w:val="3C80B69A"/>
    <w:rsid w:val="3CACBB53"/>
    <w:rsid w:val="3CAF19F5"/>
    <w:rsid w:val="3CC9CE49"/>
    <w:rsid w:val="3CF56FFA"/>
    <w:rsid w:val="3CF94F57"/>
    <w:rsid w:val="3D18DCC8"/>
    <w:rsid w:val="3D34B4D8"/>
    <w:rsid w:val="3D628B8F"/>
    <w:rsid w:val="3D6369B1"/>
    <w:rsid w:val="3D78ADFC"/>
    <w:rsid w:val="3D79D416"/>
    <w:rsid w:val="3D93DA0B"/>
    <w:rsid w:val="3D996A6F"/>
    <w:rsid w:val="3DA7AEBB"/>
    <w:rsid w:val="3DD0C02C"/>
    <w:rsid w:val="3DE99720"/>
    <w:rsid w:val="3DF5F771"/>
    <w:rsid w:val="3E04F2FE"/>
    <w:rsid w:val="3E0E3BF1"/>
    <w:rsid w:val="3E4E9C20"/>
    <w:rsid w:val="3E52F435"/>
    <w:rsid w:val="3E66C7B1"/>
    <w:rsid w:val="3E992C05"/>
    <w:rsid w:val="3EACB169"/>
    <w:rsid w:val="3EB81854"/>
    <w:rsid w:val="3EB8976D"/>
    <w:rsid w:val="3EBA3917"/>
    <w:rsid w:val="3EF6F174"/>
    <w:rsid w:val="3F07C5BA"/>
    <w:rsid w:val="3F1A5360"/>
    <w:rsid w:val="3F1EBCA6"/>
    <w:rsid w:val="3F265916"/>
    <w:rsid w:val="3F2D3454"/>
    <w:rsid w:val="3F3D15CA"/>
    <w:rsid w:val="3F5AB038"/>
    <w:rsid w:val="3F60CF99"/>
    <w:rsid w:val="3F6180AC"/>
    <w:rsid w:val="3F862BC6"/>
    <w:rsid w:val="3F9247B5"/>
    <w:rsid w:val="3F96394B"/>
    <w:rsid w:val="3F9D4D33"/>
    <w:rsid w:val="3FB1EA02"/>
    <w:rsid w:val="3FE336B6"/>
    <w:rsid w:val="3FE7CB32"/>
    <w:rsid w:val="3FE80AFB"/>
    <w:rsid w:val="3FFB815F"/>
    <w:rsid w:val="400FC63A"/>
    <w:rsid w:val="4023F328"/>
    <w:rsid w:val="4040F3FD"/>
    <w:rsid w:val="404E5452"/>
    <w:rsid w:val="40A04E35"/>
    <w:rsid w:val="40BF7E4A"/>
    <w:rsid w:val="40C3FC5D"/>
    <w:rsid w:val="40C5F864"/>
    <w:rsid w:val="40EA5B8D"/>
    <w:rsid w:val="40F7C33B"/>
    <w:rsid w:val="410C36AA"/>
    <w:rsid w:val="411FA8A0"/>
    <w:rsid w:val="41201894"/>
    <w:rsid w:val="412E6A33"/>
    <w:rsid w:val="41631652"/>
    <w:rsid w:val="416EDD4C"/>
    <w:rsid w:val="417078FC"/>
    <w:rsid w:val="419608F8"/>
    <w:rsid w:val="4199F647"/>
    <w:rsid w:val="41B3F27F"/>
    <w:rsid w:val="41BE1626"/>
    <w:rsid w:val="421B265B"/>
    <w:rsid w:val="42266739"/>
    <w:rsid w:val="422CE5E5"/>
    <w:rsid w:val="42983D84"/>
    <w:rsid w:val="42ABE59B"/>
    <w:rsid w:val="42C5BF89"/>
    <w:rsid w:val="42D30A31"/>
    <w:rsid w:val="42E5C89B"/>
    <w:rsid w:val="43101B55"/>
    <w:rsid w:val="431541E8"/>
    <w:rsid w:val="4321855A"/>
    <w:rsid w:val="432FB041"/>
    <w:rsid w:val="438387A4"/>
    <w:rsid w:val="4388D245"/>
    <w:rsid w:val="438FCF04"/>
    <w:rsid w:val="439FAE29"/>
    <w:rsid w:val="43A7B23D"/>
    <w:rsid w:val="43B2CED0"/>
    <w:rsid w:val="43C5BA8F"/>
    <w:rsid w:val="43D4EA40"/>
    <w:rsid w:val="43DFF436"/>
    <w:rsid w:val="43E3CE00"/>
    <w:rsid w:val="43F3E4FF"/>
    <w:rsid w:val="43FD54B3"/>
    <w:rsid w:val="4415BA86"/>
    <w:rsid w:val="4455F4B2"/>
    <w:rsid w:val="44612A3D"/>
    <w:rsid w:val="44A88086"/>
    <w:rsid w:val="44AC309F"/>
    <w:rsid w:val="44BF007E"/>
    <w:rsid w:val="44D01909"/>
    <w:rsid w:val="44DA745B"/>
    <w:rsid w:val="44DEEF32"/>
    <w:rsid w:val="44E0AABD"/>
    <w:rsid w:val="44F8ECA1"/>
    <w:rsid w:val="4506B401"/>
    <w:rsid w:val="450C2AA5"/>
    <w:rsid w:val="45166FC5"/>
    <w:rsid w:val="4518DADA"/>
    <w:rsid w:val="45461535"/>
    <w:rsid w:val="45546A0B"/>
    <w:rsid w:val="4554BE5B"/>
    <w:rsid w:val="45594DB3"/>
    <w:rsid w:val="455AF52B"/>
    <w:rsid w:val="45776BAF"/>
    <w:rsid w:val="459EDAC6"/>
    <w:rsid w:val="45B4AB28"/>
    <w:rsid w:val="45BC98A1"/>
    <w:rsid w:val="45CC805F"/>
    <w:rsid w:val="45D04F93"/>
    <w:rsid w:val="45DDA095"/>
    <w:rsid w:val="45EF85A7"/>
    <w:rsid w:val="46179FAA"/>
    <w:rsid w:val="4646F752"/>
    <w:rsid w:val="46636063"/>
    <w:rsid w:val="4673F8A1"/>
    <w:rsid w:val="4684E045"/>
    <w:rsid w:val="46A94264"/>
    <w:rsid w:val="46AB3CBF"/>
    <w:rsid w:val="46BC7096"/>
    <w:rsid w:val="46D1F0CC"/>
    <w:rsid w:val="46E643D2"/>
    <w:rsid w:val="4707A055"/>
    <w:rsid w:val="471E67FA"/>
    <w:rsid w:val="4727BE73"/>
    <w:rsid w:val="4736EDFB"/>
    <w:rsid w:val="473E1FFC"/>
    <w:rsid w:val="47883959"/>
    <w:rsid w:val="47B4CE3C"/>
    <w:rsid w:val="47EC04DE"/>
    <w:rsid w:val="47F2E7E2"/>
    <w:rsid w:val="47FAC364"/>
    <w:rsid w:val="4844A2FE"/>
    <w:rsid w:val="484D9382"/>
    <w:rsid w:val="487CBE3D"/>
    <w:rsid w:val="4882F98D"/>
    <w:rsid w:val="489EF48D"/>
    <w:rsid w:val="48B4B7AD"/>
    <w:rsid w:val="48C389D4"/>
    <w:rsid w:val="48C8A60B"/>
    <w:rsid w:val="48CAD5E4"/>
    <w:rsid w:val="48D3A5C2"/>
    <w:rsid w:val="48FB6755"/>
    <w:rsid w:val="491B0A32"/>
    <w:rsid w:val="49202A79"/>
    <w:rsid w:val="49388F5E"/>
    <w:rsid w:val="495F7AC8"/>
    <w:rsid w:val="49754399"/>
    <w:rsid w:val="498C206B"/>
    <w:rsid w:val="4996EABC"/>
    <w:rsid w:val="4997FE39"/>
    <w:rsid w:val="49B2360E"/>
    <w:rsid w:val="49B71536"/>
    <w:rsid w:val="49CB6DF2"/>
    <w:rsid w:val="49EA5017"/>
    <w:rsid w:val="4A033DBE"/>
    <w:rsid w:val="4A20E6F1"/>
    <w:rsid w:val="4A4315A1"/>
    <w:rsid w:val="4A443AAD"/>
    <w:rsid w:val="4A5046C8"/>
    <w:rsid w:val="4A8962D3"/>
    <w:rsid w:val="4A907982"/>
    <w:rsid w:val="4A9B8A43"/>
    <w:rsid w:val="4AC4CDEE"/>
    <w:rsid w:val="4AE08859"/>
    <w:rsid w:val="4AE91EB0"/>
    <w:rsid w:val="4AEA30AE"/>
    <w:rsid w:val="4AFE8752"/>
    <w:rsid w:val="4B083E16"/>
    <w:rsid w:val="4B1BCC6B"/>
    <w:rsid w:val="4B28667C"/>
    <w:rsid w:val="4B2D4412"/>
    <w:rsid w:val="4B2FF472"/>
    <w:rsid w:val="4B30332C"/>
    <w:rsid w:val="4B33023C"/>
    <w:rsid w:val="4B34277D"/>
    <w:rsid w:val="4B365576"/>
    <w:rsid w:val="4B3E65F9"/>
    <w:rsid w:val="4B481755"/>
    <w:rsid w:val="4B7A573C"/>
    <w:rsid w:val="4B7E369E"/>
    <w:rsid w:val="4B901C5E"/>
    <w:rsid w:val="4B93BCD3"/>
    <w:rsid w:val="4B9B32AB"/>
    <w:rsid w:val="4BBA7F3A"/>
    <w:rsid w:val="4BCA5BF7"/>
    <w:rsid w:val="4BDB96F8"/>
    <w:rsid w:val="4BDD4EAB"/>
    <w:rsid w:val="4BE37DD6"/>
    <w:rsid w:val="4BECFBF0"/>
    <w:rsid w:val="4BF8E4E0"/>
    <w:rsid w:val="4C221AE9"/>
    <w:rsid w:val="4C38F622"/>
    <w:rsid w:val="4C508986"/>
    <w:rsid w:val="4C8B3A72"/>
    <w:rsid w:val="4C8E80D1"/>
    <w:rsid w:val="4C9A0EA3"/>
    <w:rsid w:val="4D25FDF4"/>
    <w:rsid w:val="4D2CC4DB"/>
    <w:rsid w:val="4D3AAB36"/>
    <w:rsid w:val="4D3C1639"/>
    <w:rsid w:val="4D592F15"/>
    <w:rsid w:val="4D5EA7BD"/>
    <w:rsid w:val="4D81A64F"/>
    <w:rsid w:val="4DAED75C"/>
    <w:rsid w:val="4DC50941"/>
    <w:rsid w:val="4DC75FAC"/>
    <w:rsid w:val="4DD51BA8"/>
    <w:rsid w:val="4DD6EAC9"/>
    <w:rsid w:val="4DDA48C8"/>
    <w:rsid w:val="4E14A21F"/>
    <w:rsid w:val="4E319C55"/>
    <w:rsid w:val="4E4669E8"/>
    <w:rsid w:val="4E66A11B"/>
    <w:rsid w:val="4E7D7F26"/>
    <w:rsid w:val="4E7F46FB"/>
    <w:rsid w:val="4EA48E43"/>
    <w:rsid w:val="4EDEE22A"/>
    <w:rsid w:val="4EEAAD9D"/>
    <w:rsid w:val="4F043817"/>
    <w:rsid w:val="4F210359"/>
    <w:rsid w:val="4F2FDA5A"/>
    <w:rsid w:val="4F4067D0"/>
    <w:rsid w:val="4F43641C"/>
    <w:rsid w:val="4F4CF93D"/>
    <w:rsid w:val="4F5CAE29"/>
    <w:rsid w:val="4F698674"/>
    <w:rsid w:val="4F829E37"/>
    <w:rsid w:val="4F84514A"/>
    <w:rsid w:val="4F934263"/>
    <w:rsid w:val="4F9E3EC2"/>
    <w:rsid w:val="4FC656F1"/>
    <w:rsid w:val="4FC7123F"/>
    <w:rsid w:val="4FC93C8D"/>
    <w:rsid w:val="4FD05DB5"/>
    <w:rsid w:val="4FE30F7E"/>
    <w:rsid w:val="4FFCE527"/>
    <w:rsid w:val="500D0B36"/>
    <w:rsid w:val="5023F847"/>
    <w:rsid w:val="5041F46F"/>
    <w:rsid w:val="504B7EFD"/>
    <w:rsid w:val="506716BC"/>
    <w:rsid w:val="5070C5CA"/>
    <w:rsid w:val="5083DF0A"/>
    <w:rsid w:val="5099E5C9"/>
    <w:rsid w:val="50A01AE3"/>
    <w:rsid w:val="50AC4ECE"/>
    <w:rsid w:val="50B5B005"/>
    <w:rsid w:val="50B94FCE"/>
    <w:rsid w:val="50D33D57"/>
    <w:rsid w:val="50D51171"/>
    <w:rsid w:val="50EA2CC5"/>
    <w:rsid w:val="50ED5074"/>
    <w:rsid w:val="50EE0A94"/>
    <w:rsid w:val="5104F6E5"/>
    <w:rsid w:val="51152F0C"/>
    <w:rsid w:val="511C67F4"/>
    <w:rsid w:val="511C84BA"/>
    <w:rsid w:val="51214C8C"/>
    <w:rsid w:val="51358482"/>
    <w:rsid w:val="5141755D"/>
    <w:rsid w:val="51424568"/>
    <w:rsid w:val="5143C02F"/>
    <w:rsid w:val="516809B3"/>
    <w:rsid w:val="516E1127"/>
    <w:rsid w:val="5185500E"/>
    <w:rsid w:val="51865423"/>
    <w:rsid w:val="5199EE48"/>
    <w:rsid w:val="519AE9DA"/>
    <w:rsid w:val="51B22FDC"/>
    <w:rsid w:val="51BA0D57"/>
    <w:rsid w:val="51D4085A"/>
    <w:rsid w:val="51D9C6F6"/>
    <w:rsid w:val="51E2F1FA"/>
    <w:rsid w:val="51E4E3BE"/>
    <w:rsid w:val="5221EC5E"/>
    <w:rsid w:val="523CD5F9"/>
    <w:rsid w:val="524059F7"/>
    <w:rsid w:val="525D0129"/>
    <w:rsid w:val="5269080F"/>
    <w:rsid w:val="528A7B82"/>
    <w:rsid w:val="52900E7F"/>
    <w:rsid w:val="5290128A"/>
    <w:rsid w:val="5292FD92"/>
    <w:rsid w:val="52962A62"/>
    <w:rsid w:val="529C95D6"/>
    <w:rsid w:val="52B5F0D3"/>
    <w:rsid w:val="52D08D64"/>
    <w:rsid w:val="52DBDAD8"/>
    <w:rsid w:val="52DD283D"/>
    <w:rsid w:val="52DE955F"/>
    <w:rsid w:val="53007CDD"/>
    <w:rsid w:val="53134CCD"/>
    <w:rsid w:val="53157EC9"/>
    <w:rsid w:val="53244197"/>
    <w:rsid w:val="532A995C"/>
    <w:rsid w:val="532CF844"/>
    <w:rsid w:val="5344B03E"/>
    <w:rsid w:val="534B4A45"/>
    <w:rsid w:val="534C665C"/>
    <w:rsid w:val="5350D520"/>
    <w:rsid w:val="5350E9ED"/>
    <w:rsid w:val="536730FC"/>
    <w:rsid w:val="537A6BF6"/>
    <w:rsid w:val="537C9F2F"/>
    <w:rsid w:val="537E12B4"/>
    <w:rsid w:val="538488C7"/>
    <w:rsid w:val="538BB3A8"/>
    <w:rsid w:val="53FE13F8"/>
    <w:rsid w:val="540CD20D"/>
    <w:rsid w:val="54117BB6"/>
    <w:rsid w:val="54122981"/>
    <w:rsid w:val="5417E66F"/>
    <w:rsid w:val="541C1F4B"/>
    <w:rsid w:val="5441FB67"/>
    <w:rsid w:val="54449F3D"/>
    <w:rsid w:val="545AA347"/>
    <w:rsid w:val="54C0D72E"/>
    <w:rsid w:val="54C2AD74"/>
    <w:rsid w:val="54D94647"/>
    <w:rsid w:val="54DC1CC1"/>
    <w:rsid w:val="54E45D10"/>
    <w:rsid w:val="54F015F7"/>
    <w:rsid w:val="54F69599"/>
    <w:rsid w:val="5503014F"/>
    <w:rsid w:val="550930CD"/>
    <w:rsid w:val="55116927"/>
    <w:rsid w:val="5536733B"/>
    <w:rsid w:val="5544EC6B"/>
    <w:rsid w:val="554D3BF8"/>
    <w:rsid w:val="555A49A7"/>
    <w:rsid w:val="556FDB13"/>
    <w:rsid w:val="55791F09"/>
    <w:rsid w:val="557C8F3D"/>
    <w:rsid w:val="5592D592"/>
    <w:rsid w:val="55A1D4B1"/>
    <w:rsid w:val="55D814D5"/>
    <w:rsid w:val="55D85B25"/>
    <w:rsid w:val="56050C8A"/>
    <w:rsid w:val="56529690"/>
    <w:rsid w:val="56544045"/>
    <w:rsid w:val="568F4FD6"/>
    <w:rsid w:val="569493A2"/>
    <w:rsid w:val="56C5F121"/>
    <w:rsid w:val="56CA9330"/>
    <w:rsid w:val="56D2DDB0"/>
    <w:rsid w:val="57068342"/>
    <w:rsid w:val="575B8321"/>
    <w:rsid w:val="57630096"/>
    <w:rsid w:val="5770DC3F"/>
    <w:rsid w:val="5776698F"/>
    <w:rsid w:val="57811CD2"/>
    <w:rsid w:val="57961557"/>
    <w:rsid w:val="57C694AA"/>
    <w:rsid w:val="57C6C6F8"/>
    <w:rsid w:val="57CDED6F"/>
    <w:rsid w:val="57F4D3A8"/>
    <w:rsid w:val="57F903D4"/>
    <w:rsid w:val="58002141"/>
    <w:rsid w:val="58084B2C"/>
    <w:rsid w:val="58139FEF"/>
    <w:rsid w:val="5868F875"/>
    <w:rsid w:val="5869F9E0"/>
    <w:rsid w:val="589D7FEA"/>
    <w:rsid w:val="58AB3698"/>
    <w:rsid w:val="58B15CB4"/>
    <w:rsid w:val="58C807E0"/>
    <w:rsid w:val="5906E4B5"/>
    <w:rsid w:val="592D94CB"/>
    <w:rsid w:val="5930BF17"/>
    <w:rsid w:val="5941C8DE"/>
    <w:rsid w:val="5970A868"/>
    <w:rsid w:val="598A2F1F"/>
    <w:rsid w:val="5991CA3D"/>
    <w:rsid w:val="5999A2D0"/>
    <w:rsid w:val="59B2CCC0"/>
    <w:rsid w:val="59BF5ABA"/>
    <w:rsid w:val="59D41375"/>
    <w:rsid w:val="59DFF584"/>
    <w:rsid w:val="59E0AC3F"/>
    <w:rsid w:val="5A1025FB"/>
    <w:rsid w:val="5A1FF6EE"/>
    <w:rsid w:val="5A6CB874"/>
    <w:rsid w:val="5A92DE94"/>
    <w:rsid w:val="5AC98CA6"/>
    <w:rsid w:val="5AF8362D"/>
    <w:rsid w:val="5B093196"/>
    <w:rsid w:val="5B0DDFE5"/>
    <w:rsid w:val="5B25C99E"/>
    <w:rsid w:val="5B28301A"/>
    <w:rsid w:val="5B31620D"/>
    <w:rsid w:val="5B4895A2"/>
    <w:rsid w:val="5B4EA96D"/>
    <w:rsid w:val="5B915F44"/>
    <w:rsid w:val="5BB9C36A"/>
    <w:rsid w:val="5BC4AFCF"/>
    <w:rsid w:val="5BCB3475"/>
    <w:rsid w:val="5BD2B43C"/>
    <w:rsid w:val="5BECA0F4"/>
    <w:rsid w:val="5C2369B2"/>
    <w:rsid w:val="5C312041"/>
    <w:rsid w:val="5C41A681"/>
    <w:rsid w:val="5C579C91"/>
    <w:rsid w:val="5C683BBC"/>
    <w:rsid w:val="5C99B4DE"/>
    <w:rsid w:val="5C9FD52C"/>
    <w:rsid w:val="5CA28897"/>
    <w:rsid w:val="5CA3D286"/>
    <w:rsid w:val="5CAE8E2C"/>
    <w:rsid w:val="5CB3BC7B"/>
    <w:rsid w:val="5CE49411"/>
    <w:rsid w:val="5CE5C3B1"/>
    <w:rsid w:val="5CF5259F"/>
    <w:rsid w:val="5CFE1F86"/>
    <w:rsid w:val="5D044528"/>
    <w:rsid w:val="5D3016D0"/>
    <w:rsid w:val="5D36F4A7"/>
    <w:rsid w:val="5D4F0D77"/>
    <w:rsid w:val="5D6F095F"/>
    <w:rsid w:val="5D8B3CD1"/>
    <w:rsid w:val="5D984D05"/>
    <w:rsid w:val="5DABDCE1"/>
    <w:rsid w:val="5DADE76B"/>
    <w:rsid w:val="5DBA2216"/>
    <w:rsid w:val="5E01C62B"/>
    <w:rsid w:val="5E18FCB8"/>
    <w:rsid w:val="5E20E0A9"/>
    <w:rsid w:val="5E33B3DD"/>
    <w:rsid w:val="5E3E04D8"/>
    <w:rsid w:val="5E4518A8"/>
    <w:rsid w:val="5E577B64"/>
    <w:rsid w:val="5E677F61"/>
    <w:rsid w:val="5E8FE4B7"/>
    <w:rsid w:val="5E9C841F"/>
    <w:rsid w:val="5EAD386E"/>
    <w:rsid w:val="5EE453E9"/>
    <w:rsid w:val="5EEB22DE"/>
    <w:rsid w:val="5EFAC2E6"/>
    <w:rsid w:val="5F0F28E4"/>
    <w:rsid w:val="5F0FCD77"/>
    <w:rsid w:val="5F7F9D29"/>
    <w:rsid w:val="5F918B73"/>
    <w:rsid w:val="5FA91290"/>
    <w:rsid w:val="5FE7D3AF"/>
    <w:rsid w:val="5FEEFF25"/>
    <w:rsid w:val="60142954"/>
    <w:rsid w:val="601BE728"/>
    <w:rsid w:val="602C332F"/>
    <w:rsid w:val="60358B52"/>
    <w:rsid w:val="6037D29A"/>
    <w:rsid w:val="603A7F63"/>
    <w:rsid w:val="608A6509"/>
    <w:rsid w:val="60A7D5F1"/>
    <w:rsid w:val="60AEDD4D"/>
    <w:rsid w:val="60B91756"/>
    <w:rsid w:val="60F89CDF"/>
    <w:rsid w:val="60FE4434"/>
    <w:rsid w:val="610B846E"/>
    <w:rsid w:val="611BEF07"/>
    <w:rsid w:val="6128DCE9"/>
    <w:rsid w:val="61AE0A8A"/>
    <w:rsid w:val="61AE17F1"/>
    <w:rsid w:val="62218F47"/>
    <w:rsid w:val="6240C01D"/>
    <w:rsid w:val="62466A41"/>
    <w:rsid w:val="624E8C59"/>
    <w:rsid w:val="6268329A"/>
    <w:rsid w:val="629CA81E"/>
    <w:rsid w:val="62A03C20"/>
    <w:rsid w:val="62A56F87"/>
    <w:rsid w:val="62AC6C67"/>
    <w:rsid w:val="62AFA66A"/>
    <w:rsid w:val="62C4B3B3"/>
    <w:rsid w:val="62D8C092"/>
    <w:rsid w:val="62E3C4A6"/>
    <w:rsid w:val="630437ED"/>
    <w:rsid w:val="632079CC"/>
    <w:rsid w:val="63594207"/>
    <w:rsid w:val="635E1B8F"/>
    <w:rsid w:val="63644DAA"/>
    <w:rsid w:val="63759E6B"/>
    <w:rsid w:val="63A05DEC"/>
    <w:rsid w:val="63B9AC28"/>
    <w:rsid w:val="63C14710"/>
    <w:rsid w:val="63C94C25"/>
    <w:rsid w:val="63DE112A"/>
    <w:rsid w:val="64A4D5A6"/>
    <w:rsid w:val="64B2DD7C"/>
    <w:rsid w:val="64B4C44B"/>
    <w:rsid w:val="64C37D69"/>
    <w:rsid w:val="64D3A45D"/>
    <w:rsid w:val="64E86E6F"/>
    <w:rsid w:val="6508B1BE"/>
    <w:rsid w:val="651CB359"/>
    <w:rsid w:val="6520E05A"/>
    <w:rsid w:val="6523D6F0"/>
    <w:rsid w:val="65469BE0"/>
    <w:rsid w:val="655B6B14"/>
    <w:rsid w:val="659CCAD6"/>
    <w:rsid w:val="65F71D07"/>
    <w:rsid w:val="66063556"/>
    <w:rsid w:val="6611943E"/>
    <w:rsid w:val="664D91CF"/>
    <w:rsid w:val="6689D893"/>
    <w:rsid w:val="669C6541"/>
    <w:rsid w:val="66A1F40E"/>
    <w:rsid w:val="66A7C001"/>
    <w:rsid w:val="66A9DAEF"/>
    <w:rsid w:val="66C5556D"/>
    <w:rsid w:val="66F39F89"/>
    <w:rsid w:val="671BE470"/>
    <w:rsid w:val="67234070"/>
    <w:rsid w:val="675BBDAC"/>
    <w:rsid w:val="67659855"/>
    <w:rsid w:val="6777F5F0"/>
    <w:rsid w:val="67B922C8"/>
    <w:rsid w:val="67C0B276"/>
    <w:rsid w:val="67DE400B"/>
    <w:rsid w:val="67E83583"/>
    <w:rsid w:val="6804F614"/>
    <w:rsid w:val="681CADF1"/>
    <w:rsid w:val="683BAD80"/>
    <w:rsid w:val="68432BE4"/>
    <w:rsid w:val="6843A4AA"/>
    <w:rsid w:val="68482717"/>
    <w:rsid w:val="68621703"/>
    <w:rsid w:val="68723188"/>
    <w:rsid w:val="687CEE9D"/>
    <w:rsid w:val="688F7D4D"/>
    <w:rsid w:val="6897EE5C"/>
    <w:rsid w:val="689A1118"/>
    <w:rsid w:val="689B94B2"/>
    <w:rsid w:val="68CCC3A1"/>
    <w:rsid w:val="68D1A93A"/>
    <w:rsid w:val="68D4EACA"/>
    <w:rsid w:val="6911CC72"/>
    <w:rsid w:val="6926CE80"/>
    <w:rsid w:val="6930641E"/>
    <w:rsid w:val="693D0807"/>
    <w:rsid w:val="69794570"/>
    <w:rsid w:val="6992F5B7"/>
    <w:rsid w:val="69A0AB11"/>
    <w:rsid w:val="69BC9500"/>
    <w:rsid w:val="69DC796C"/>
    <w:rsid w:val="6A0DE7DB"/>
    <w:rsid w:val="6A16EDF0"/>
    <w:rsid w:val="6A1E0814"/>
    <w:rsid w:val="6A264642"/>
    <w:rsid w:val="6A32D0B1"/>
    <w:rsid w:val="6A35120D"/>
    <w:rsid w:val="6A616409"/>
    <w:rsid w:val="6A7F0E4A"/>
    <w:rsid w:val="6A8DA2F9"/>
    <w:rsid w:val="6A952AA6"/>
    <w:rsid w:val="6AAF8B65"/>
    <w:rsid w:val="6AE4B4F7"/>
    <w:rsid w:val="6AE5D233"/>
    <w:rsid w:val="6AFD1C00"/>
    <w:rsid w:val="6B0D0A1C"/>
    <w:rsid w:val="6B1AF56B"/>
    <w:rsid w:val="6B1BE5B1"/>
    <w:rsid w:val="6B2AA4F3"/>
    <w:rsid w:val="6B37D5F6"/>
    <w:rsid w:val="6B3D3739"/>
    <w:rsid w:val="6B58786E"/>
    <w:rsid w:val="6B6561A8"/>
    <w:rsid w:val="6B8E5AA5"/>
    <w:rsid w:val="6B9C0D37"/>
    <w:rsid w:val="6BBFC06D"/>
    <w:rsid w:val="6BCE8066"/>
    <w:rsid w:val="6BF54351"/>
    <w:rsid w:val="6C0C1DFD"/>
    <w:rsid w:val="6C1B72A3"/>
    <w:rsid w:val="6C38BC80"/>
    <w:rsid w:val="6C5DA959"/>
    <w:rsid w:val="6C60A815"/>
    <w:rsid w:val="6C6735BB"/>
    <w:rsid w:val="6C7E4A37"/>
    <w:rsid w:val="6C83E8E4"/>
    <w:rsid w:val="6C860CE2"/>
    <w:rsid w:val="6C918D8D"/>
    <w:rsid w:val="6CAE3AB8"/>
    <w:rsid w:val="6CAF6FE6"/>
    <w:rsid w:val="6CC2187A"/>
    <w:rsid w:val="6CEF449E"/>
    <w:rsid w:val="6D11C0B0"/>
    <w:rsid w:val="6D353C99"/>
    <w:rsid w:val="6D4D7C8D"/>
    <w:rsid w:val="6D51B0F8"/>
    <w:rsid w:val="6D6556C7"/>
    <w:rsid w:val="6D91590C"/>
    <w:rsid w:val="6DA28260"/>
    <w:rsid w:val="6DB5E83F"/>
    <w:rsid w:val="6DC072D8"/>
    <w:rsid w:val="6DEF060E"/>
    <w:rsid w:val="6E0B9F5E"/>
    <w:rsid w:val="6E133B10"/>
    <w:rsid w:val="6E16AF46"/>
    <w:rsid w:val="6E2989BF"/>
    <w:rsid w:val="6E33A3A1"/>
    <w:rsid w:val="6E594CC4"/>
    <w:rsid w:val="6E76CB0B"/>
    <w:rsid w:val="6E80EE50"/>
    <w:rsid w:val="6EDBAED5"/>
    <w:rsid w:val="6F41C8DC"/>
    <w:rsid w:val="6F47811B"/>
    <w:rsid w:val="6F4828DC"/>
    <w:rsid w:val="6F59EA2C"/>
    <w:rsid w:val="6F709E13"/>
    <w:rsid w:val="6F8386E8"/>
    <w:rsid w:val="6F96EF98"/>
    <w:rsid w:val="6FC5ED5A"/>
    <w:rsid w:val="6FD703C7"/>
    <w:rsid w:val="6FE3E496"/>
    <w:rsid w:val="6FFDCF07"/>
    <w:rsid w:val="7014AB05"/>
    <w:rsid w:val="70271C6B"/>
    <w:rsid w:val="70412873"/>
    <w:rsid w:val="70668FF8"/>
    <w:rsid w:val="707F7F7C"/>
    <w:rsid w:val="70810215"/>
    <w:rsid w:val="708E92F5"/>
    <w:rsid w:val="709F1E5E"/>
    <w:rsid w:val="70B6B214"/>
    <w:rsid w:val="70C2A88F"/>
    <w:rsid w:val="70C70CB3"/>
    <w:rsid w:val="70C97DCE"/>
    <w:rsid w:val="70CF8916"/>
    <w:rsid w:val="70DF1413"/>
    <w:rsid w:val="70FFC371"/>
    <w:rsid w:val="7112B2F6"/>
    <w:rsid w:val="7120E35C"/>
    <w:rsid w:val="7138F443"/>
    <w:rsid w:val="718AC9CB"/>
    <w:rsid w:val="71A6AD63"/>
    <w:rsid w:val="71AEDC0D"/>
    <w:rsid w:val="71DB10AF"/>
    <w:rsid w:val="720B6BD2"/>
    <w:rsid w:val="721EAFA1"/>
    <w:rsid w:val="724EA564"/>
    <w:rsid w:val="7253A680"/>
    <w:rsid w:val="725CF71F"/>
    <w:rsid w:val="7286B903"/>
    <w:rsid w:val="728EA7E9"/>
    <w:rsid w:val="72B3476B"/>
    <w:rsid w:val="72B9ECF3"/>
    <w:rsid w:val="72C42649"/>
    <w:rsid w:val="72E7CB6F"/>
    <w:rsid w:val="7304BD49"/>
    <w:rsid w:val="73090540"/>
    <w:rsid w:val="73189939"/>
    <w:rsid w:val="731E454D"/>
    <w:rsid w:val="7336D515"/>
    <w:rsid w:val="73428AC1"/>
    <w:rsid w:val="7353BA61"/>
    <w:rsid w:val="736CBC4B"/>
    <w:rsid w:val="736D2B2A"/>
    <w:rsid w:val="736FCD42"/>
    <w:rsid w:val="737A2B39"/>
    <w:rsid w:val="73ABA9B1"/>
    <w:rsid w:val="73E50462"/>
    <w:rsid w:val="740816C2"/>
    <w:rsid w:val="7445BA92"/>
    <w:rsid w:val="7453A2F9"/>
    <w:rsid w:val="7464D786"/>
    <w:rsid w:val="7466300C"/>
    <w:rsid w:val="749DF017"/>
    <w:rsid w:val="74D7376F"/>
    <w:rsid w:val="74E30E12"/>
    <w:rsid w:val="750B921B"/>
    <w:rsid w:val="75481450"/>
    <w:rsid w:val="7555AAFC"/>
    <w:rsid w:val="7574FC34"/>
    <w:rsid w:val="7581F744"/>
    <w:rsid w:val="7590BD81"/>
    <w:rsid w:val="7594784A"/>
    <w:rsid w:val="75B338B9"/>
    <w:rsid w:val="75BD1515"/>
    <w:rsid w:val="75CE3F36"/>
    <w:rsid w:val="75D18D73"/>
    <w:rsid w:val="75F5D2B8"/>
    <w:rsid w:val="75F817D1"/>
    <w:rsid w:val="75FE2E0A"/>
    <w:rsid w:val="76025522"/>
    <w:rsid w:val="760C5F25"/>
    <w:rsid w:val="761ECF92"/>
    <w:rsid w:val="7622A017"/>
    <w:rsid w:val="76446284"/>
    <w:rsid w:val="766A703F"/>
    <w:rsid w:val="7675DF39"/>
    <w:rsid w:val="76845555"/>
    <w:rsid w:val="768DC51D"/>
    <w:rsid w:val="76BAF404"/>
    <w:rsid w:val="76D92C9E"/>
    <w:rsid w:val="76F0278B"/>
    <w:rsid w:val="77065219"/>
    <w:rsid w:val="771368B7"/>
    <w:rsid w:val="774138D6"/>
    <w:rsid w:val="778497B6"/>
    <w:rsid w:val="77A47273"/>
    <w:rsid w:val="77AC839B"/>
    <w:rsid w:val="77C5FD1E"/>
    <w:rsid w:val="77C81DBA"/>
    <w:rsid w:val="77CAB636"/>
    <w:rsid w:val="77CD672E"/>
    <w:rsid w:val="782631FC"/>
    <w:rsid w:val="78395903"/>
    <w:rsid w:val="783D194B"/>
    <w:rsid w:val="783F4A96"/>
    <w:rsid w:val="789C0E24"/>
    <w:rsid w:val="78B6D527"/>
    <w:rsid w:val="78C6BA01"/>
    <w:rsid w:val="78CCF23D"/>
    <w:rsid w:val="78D76AE8"/>
    <w:rsid w:val="78DC4C47"/>
    <w:rsid w:val="78EDA84F"/>
    <w:rsid w:val="78F66491"/>
    <w:rsid w:val="793C697D"/>
    <w:rsid w:val="794203ED"/>
    <w:rsid w:val="7946565E"/>
    <w:rsid w:val="79502925"/>
    <w:rsid w:val="79507D1F"/>
    <w:rsid w:val="7956FBB1"/>
    <w:rsid w:val="7972426E"/>
    <w:rsid w:val="7974E827"/>
    <w:rsid w:val="798DA2D1"/>
    <w:rsid w:val="79A3E5D6"/>
    <w:rsid w:val="79A4FE93"/>
    <w:rsid w:val="79C0164C"/>
    <w:rsid w:val="79DF2896"/>
    <w:rsid w:val="79F1AF66"/>
    <w:rsid w:val="79FECF2E"/>
    <w:rsid w:val="7A19111D"/>
    <w:rsid w:val="7A2669B4"/>
    <w:rsid w:val="7A5B6C0C"/>
    <w:rsid w:val="7A80327E"/>
    <w:rsid w:val="7A852454"/>
    <w:rsid w:val="7AAB60FD"/>
    <w:rsid w:val="7AACBBDC"/>
    <w:rsid w:val="7AE2ED0A"/>
    <w:rsid w:val="7B1C78B9"/>
    <w:rsid w:val="7B209C17"/>
    <w:rsid w:val="7B40462A"/>
    <w:rsid w:val="7B61AF7B"/>
    <w:rsid w:val="7B78304A"/>
    <w:rsid w:val="7B79BD4A"/>
    <w:rsid w:val="7B7D249B"/>
    <w:rsid w:val="7B81136B"/>
    <w:rsid w:val="7B9660D6"/>
    <w:rsid w:val="7B9B265E"/>
    <w:rsid w:val="7B9D5F8B"/>
    <w:rsid w:val="7BA64892"/>
    <w:rsid w:val="7BC4A361"/>
    <w:rsid w:val="7BD80FF4"/>
    <w:rsid w:val="7C1917F0"/>
    <w:rsid w:val="7C28884E"/>
    <w:rsid w:val="7C350D8F"/>
    <w:rsid w:val="7C603F90"/>
    <w:rsid w:val="7C6EA59D"/>
    <w:rsid w:val="7C9A38D2"/>
    <w:rsid w:val="7CB29885"/>
    <w:rsid w:val="7CE7794A"/>
    <w:rsid w:val="7CF3C623"/>
    <w:rsid w:val="7D05D7D7"/>
    <w:rsid w:val="7D09997B"/>
    <w:rsid w:val="7D0FA7BA"/>
    <w:rsid w:val="7D21B628"/>
    <w:rsid w:val="7D82FB21"/>
    <w:rsid w:val="7DA14E3D"/>
    <w:rsid w:val="7DC42F05"/>
    <w:rsid w:val="7DE20FC8"/>
    <w:rsid w:val="7E074616"/>
    <w:rsid w:val="7E1A84E1"/>
    <w:rsid w:val="7E29AE56"/>
    <w:rsid w:val="7E2A1583"/>
    <w:rsid w:val="7E5E4666"/>
    <w:rsid w:val="7E635E33"/>
    <w:rsid w:val="7EB33933"/>
    <w:rsid w:val="7F0CDA1E"/>
    <w:rsid w:val="7F239CA8"/>
    <w:rsid w:val="7F98170D"/>
    <w:rsid w:val="7FAF4DB4"/>
    <w:rsid w:val="7FC1D7C9"/>
    <w:rsid w:val="7FCB83E9"/>
    <w:rsid w:val="7FDA798C"/>
    <w:rsid w:val="7FDAE5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A2CC5"/>
  <w15:chartTrackingRefBased/>
  <w15:docId w15:val="{69ABD2FA-ED5B-45C9-9889-C2C37C7D9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3BB2554F"/>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paragraph" w:styleId="Ttulo2">
    <w:name w:val="heading 2"/>
    <w:basedOn w:val="Normal"/>
    <w:next w:val="Normal"/>
    <w:link w:val="Ttulo2Char"/>
    <w:uiPriority w:val="9"/>
    <w:unhideWhenUsed/>
    <w:qFormat/>
    <w:rsid w:val="3BB2554F"/>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paragraph" w:styleId="Ttulo3">
    <w:name w:val="heading 3"/>
    <w:basedOn w:val="Normal"/>
    <w:next w:val="Normal"/>
    <w:uiPriority w:val="9"/>
    <w:unhideWhenUsed/>
    <w:qFormat/>
    <w:rsid w:val="137B8633"/>
    <w:pPr>
      <w:keepNext/>
      <w:keepLines/>
      <w:spacing w:before="160" w:after="80"/>
      <w:outlineLvl w:val="2"/>
    </w:pPr>
    <w:rPr>
      <w:rFonts w:eastAsiaTheme="minorEastAsia" w:cstheme="majorEastAsia"/>
      <w:color w:val="0F4761" w:themeColor="accent1" w:themeShade="BF"/>
      <w:sz w:val="28"/>
      <w:szCs w:val="28"/>
    </w:rPr>
  </w:style>
  <w:style w:type="paragraph" w:styleId="Ttulo4">
    <w:name w:val="heading 4"/>
    <w:basedOn w:val="Normal"/>
    <w:next w:val="Normal"/>
    <w:uiPriority w:val="9"/>
    <w:unhideWhenUsed/>
    <w:qFormat/>
    <w:rsid w:val="137B8633"/>
    <w:pPr>
      <w:keepNext/>
      <w:keepLines/>
      <w:spacing w:before="80" w:after="40"/>
      <w:outlineLvl w:val="3"/>
    </w:pPr>
    <w:rPr>
      <w:rFonts w:eastAsiaTheme="minorEastAsia" w:cstheme="majorEastAsia"/>
      <w:i/>
      <w:iCs/>
      <w:color w:val="0F476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137B8633"/>
    <w:pPr>
      <w:ind w:left="720"/>
      <w:contextualSpacing/>
    </w:pPr>
  </w:style>
  <w:style w:type="paragraph" w:styleId="Cabealho">
    <w:name w:val="header"/>
    <w:basedOn w:val="Normal"/>
    <w:uiPriority w:val="99"/>
    <w:unhideWhenUsed/>
    <w:rsid w:val="137B8633"/>
    <w:pPr>
      <w:tabs>
        <w:tab w:val="center" w:pos="4680"/>
        <w:tab w:val="right" w:pos="9360"/>
      </w:tabs>
      <w:spacing w:after="0" w:line="240" w:lineRule="auto"/>
    </w:pPr>
  </w:style>
  <w:style w:type="paragraph" w:styleId="Rodap">
    <w:name w:val="footer"/>
    <w:basedOn w:val="Normal"/>
    <w:link w:val="RodapChar"/>
    <w:uiPriority w:val="99"/>
    <w:unhideWhenUsed/>
    <w:rsid w:val="137B8633"/>
    <w:pPr>
      <w:tabs>
        <w:tab w:val="center" w:pos="4680"/>
        <w:tab w:val="right" w:pos="9360"/>
      </w:tabs>
      <w:spacing w:after="0" w:line="240" w:lineRule="auto"/>
    </w:pPr>
  </w:style>
  <w:style w:type="character" w:styleId="Hyperlink">
    <w:name w:val="Hyperlink"/>
    <w:basedOn w:val="Fontepargpadro"/>
    <w:uiPriority w:val="99"/>
    <w:unhideWhenUsed/>
    <w:rsid w:val="137B8633"/>
    <w:rPr>
      <w:color w:val="467886"/>
      <w:u w:val="single"/>
    </w:r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RodapChar">
    <w:name w:val="Rodapé Char"/>
    <w:basedOn w:val="Fontepargpadro"/>
    <w:link w:val="Rodap"/>
    <w:uiPriority w:val="99"/>
    <w:rsid w:val="00FF0B6B"/>
  </w:style>
  <w:style w:type="character" w:customStyle="1" w:styleId="Ttulo2Char">
    <w:name w:val="Título 2 Char"/>
    <w:basedOn w:val="Fontepargpadro"/>
    <w:link w:val="Ttulo2"/>
    <w:uiPriority w:val="9"/>
    <w:rsid w:val="3BB2554F"/>
    <w:rPr>
      <w:rFonts w:asciiTheme="majorHAnsi" w:eastAsiaTheme="minorEastAsia" w:hAnsiTheme="majorHAnsi" w:cstheme="majorEastAsia"/>
      <w:color w:val="0F4761" w:themeColor="accent1" w:themeShade="BF"/>
      <w:sz w:val="32"/>
      <w:szCs w:val="32"/>
    </w:rPr>
  </w:style>
  <w:style w:type="character" w:customStyle="1" w:styleId="Ttulo1Char">
    <w:name w:val="Título 1 Char"/>
    <w:basedOn w:val="Fontepargpadro"/>
    <w:link w:val="Ttulo1"/>
    <w:uiPriority w:val="9"/>
    <w:rsid w:val="3BB2554F"/>
    <w:rPr>
      <w:rFonts w:asciiTheme="majorHAnsi" w:eastAsiaTheme="minorEastAsia" w:hAnsiTheme="majorHAnsi" w:cstheme="majorEastAsia"/>
      <w:color w:val="0F4761" w:themeColor="accent1" w:themeShade="BF"/>
      <w:sz w:val="40"/>
      <w:szCs w:val="40"/>
    </w:rPr>
  </w:style>
  <w:style w:type="paragraph" w:styleId="Sumrio2">
    <w:name w:val="toc 2"/>
    <w:basedOn w:val="Normal"/>
    <w:next w:val="Normal"/>
    <w:uiPriority w:val="39"/>
    <w:unhideWhenUsed/>
    <w:rsid w:val="3BB2554F"/>
    <w:pPr>
      <w:spacing w:after="100"/>
      <w:ind w:left="220"/>
    </w:pPr>
  </w:style>
  <w:style w:type="paragraph" w:styleId="Sumrio3">
    <w:name w:val="toc 3"/>
    <w:basedOn w:val="Normal"/>
    <w:next w:val="Normal"/>
    <w:uiPriority w:val="39"/>
    <w:unhideWhenUsed/>
    <w:rsid w:val="3BB2554F"/>
    <w:pPr>
      <w:spacing w:after="100"/>
      <w:ind w:left="440"/>
    </w:pPr>
  </w:style>
  <w:style w:type="paragraph" w:styleId="Ttulo">
    <w:name w:val="Title"/>
    <w:basedOn w:val="Normal"/>
    <w:next w:val="Normal"/>
    <w:uiPriority w:val="10"/>
    <w:qFormat/>
    <w:rsid w:val="3BB2554F"/>
    <w:pPr>
      <w:spacing w:after="80" w:line="240" w:lineRule="auto"/>
      <w:contextualSpacing/>
    </w:pPr>
    <w:rPr>
      <w:rFonts w:asciiTheme="majorHAnsi" w:eastAsiaTheme="minorEastAsia" w:hAnsiTheme="majorHAnsi" w:cstheme="majorEastAsia"/>
      <w:sz w:val="56"/>
      <w:szCs w:val="56"/>
    </w:rPr>
  </w:style>
  <w:style w:type="paragraph" w:styleId="Sumrio1">
    <w:name w:val="toc 1"/>
    <w:basedOn w:val="Normal"/>
    <w:next w:val="Normal"/>
    <w:uiPriority w:val="39"/>
    <w:unhideWhenUsed/>
    <w:rsid w:val="3BB2554F"/>
    <w:pPr>
      <w:spacing w:after="100"/>
    </w:pPr>
  </w:style>
  <w:style w:type="paragraph" w:styleId="Reviso">
    <w:name w:val="Revision"/>
    <w:hidden/>
    <w:uiPriority w:val="99"/>
    <w:semiHidden/>
    <w:rsid w:val="00970BD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mailto:cliente@exemplo.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image" Target="media/image21.jpg"/><Relationship Id="rId44"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header" Target="header3.xml"/><Relationship Id="rId48" Type="http://schemas.microsoft.com/office/2020/10/relationships/intelligence" Target="intelligence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3.jpg"/><Relationship Id="rId38" Type="http://schemas.openxmlformats.org/officeDocument/2006/relationships/image" Target="media/image28.png"/><Relationship Id="rId46" Type="http://schemas.microsoft.com/office/2011/relationships/people" Target="people.xml"/><Relationship Id="rId20" Type="http://schemas.openxmlformats.org/officeDocument/2006/relationships/image" Target="media/image11.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0779a1a-14d2-4677-b462-029408c05fc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812531A41A4CC4B97494FEC7F619F8E" ma:contentTypeVersion="5" ma:contentTypeDescription="Create a new document." ma:contentTypeScope="" ma:versionID="f586da9a18f989a8a820b769e2d67dd9">
  <xsd:schema xmlns:xsd="http://www.w3.org/2001/XMLSchema" xmlns:xs="http://www.w3.org/2001/XMLSchema" xmlns:p="http://schemas.microsoft.com/office/2006/metadata/properties" xmlns:ns3="70779a1a-14d2-4677-b462-029408c05fc0" targetNamespace="http://schemas.microsoft.com/office/2006/metadata/properties" ma:root="true" ma:fieldsID="941027a8181ce1b3ad255c363f96a7a0" ns3:_="">
    <xsd:import namespace="70779a1a-14d2-4677-b462-029408c05fc0"/>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779a1a-14d2-4677-b462-029408c05fc0"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6A3FF86-8425-4BE2-9B68-17F136EAAF53}">
  <ds:schemaRefs>
    <ds:schemaRef ds:uri="http://schemas.microsoft.com/office/2006/metadata/properties"/>
    <ds:schemaRef ds:uri="http://schemas.microsoft.com/office/infopath/2007/PartnerControls"/>
    <ds:schemaRef ds:uri="70779a1a-14d2-4677-b462-029408c05fc0"/>
  </ds:schemaRefs>
</ds:datastoreItem>
</file>

<file path=customXml/itemProps2.xml><?xml version="1.0" encoding="utf-8"?>
<ds:datastoreItem xmlns:ds="http://schemas.openxmlformats.org/officeDocument/2006/customXml" ds:itemID="{68FD4DD3-8CC9-41AF-B8D0-B3C7CEC8FE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779a1a-14d2-4677-b462-029408c05f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AA7867-69D3-4E3D-92FB-2108C9744D7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63</Pages>
  <Words>10908</Words>
  <Characters>58904</Characters>
  <Application>Microsoft Office Word</Application>
  <DocSecurity>0</DocSecurity>
  <Lines>490</Lines>
  <Paragraphs>139</Paragraphs>
  <ScaleCrop>false</ScaleCrop>
  <Company/>
  <LinksUpToDate>false</LinksUpToDate>
  <CharactersWithSpaces>69673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ELLEN CRISTINA DE SOUSA CASTRO</dc:creator>
  <cp:keywords/>
  <dc:description/>
  <cp:lastModifiedBy>BRUNO KAUAN RODRIGUES SILVA</cp:lastModifiedBy>
  <cp:revision>6</cp:revision>
  <cp:lastPrinted>2025-06-13T23:09:00Z</cp:lastPrinted>
  <dcterms:created xsi:type="dcterms:W3CDTF">2025-06-11T23:44:00Z</dcterms:created>
  <dcterms:modified xsi:type="dcterms:W3CDTF">2025-06-13T23:09:00Z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0x010100C812531A41A4CC4B97494FEC7F619F8E</vt:lpwstr>
  </property>
</Properties>
</file>