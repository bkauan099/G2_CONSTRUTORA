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0C341212" wp14:paraId="78332E5E" wp14:textId="3ACC006D">
      <w:pPr>
        <w:spacing w:after="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63B24266">
        <w:drawing>
          <wp:inline xmlns:wp14="http://schemas.microsoft.com/office/word/2010/wordprocessingDrawing" wp14:editId="3D36EF84" wp14:anchorId="2F92EEBD">
            <wp:extent cx="904875" cy="904875"/>
            <wp:effectExtent l="0" t="0" r="0" b="0"/>
            <wp:docPr id="1276928773" name="" descr="Imagem 695999475, Imagem" title=""/>
            <wp:cNvGraphicFramePr>
              <a:graphicFrameLocks noChangeAspect="1"/>
            </wp:cNvGraphicFramePr>
            <a:graphic>
              <a:graphicData uri="http://schemas.openxmlformats.org/drawingml/2006/picture">
                <pic:pic>
                  <pic:nvPicPr>
                    <pic:cNvPr id="0" name=""/>
                    <pic:cNvPicPr/>
                  </pic:nvPicPr>
                  <pic:blipFill>
                    <a:blip r:embed="R32a822761f6d4420">
                      <a:extLst>
                        <a:ext xmlns:a="http://schemas.openxmlformats.org/drawingml/2006/main" uri="{28A0092B-C50C-407E-A947-70E740481C1C}">
                          <a14:useLocalDpi val="0"/>
                        </a:ext>
                      </a:extLst>
                    </a:blip>
                    <a:stretch>
                      <a:fillRect/>
                    </a:stretch>
                  </pic:blipFill>
                  <pic:spPr>
                    <a:xfrm>
                      <a:off x="0" y="0"/>
                      <a:ext cx="904875" cy="904875"/>
                    </a:xfrm>
                    <a:prstGeom prst="rect">
                      <a:avLst/>
                    </a:prstGeom>
                  </pic:spPr>
                </pic:pic>
              </a:graphicData>
            </a:graphic>
          </wp:inline>
        </w:drawing>
      </w:r>
    </w:p>
    <w:p xmlns:wp14="http://schemas.microsoft.com/office/word/2010/wordml" w:rsidP="0C341212" wp14:paraId="0C0D9A2B" wp14:textId="7BC6402A">
      <w:pPr>
        <w:spacing w:after="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BR"/>
        </w:rPr>
        <w:t>UNIVERSIDADE FEDERAL DO MARANHÃO</w:t>
      </w:r>
    </w:p>
    <w:p xmlns:wp14="http://schemas.microsoft.com/office/word/2010/wordml" w:rsidP="0C341212" wp14:paraId="6DEB1E21" wp14:textId="2AF0B3D3">
      <w:pPr>
        <w:spacing w:after="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BR"/>
        </w:rPr>
        <w:t>BACHARELADO INTERDISCIPLINAR EM CIÊNCIA E TECNOLOGIA</w:t>
      </w:r>
    </w:p>
    <w:p xmlns:wp14="http://schemas.microsoft.com/office/word/2010/wordml" w:rsidP="0C341212" wp14:paraId="52B6043A" wp14:textId="4212503D">
      <w:pPr>
        <w:spacing w:after="0" w:line="276" w:lineRule="auto"/>
        <w:ind w:left="42" w:right="53"/>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BR"/>
        </w:rPr>
        <w:t>COORDENAÇÃO DO CURSO DE ENGENHARIA DA COMPUTAÇÃO - CCEC PROCESSO E DESENVOLVIMENTO DE SOFTWARE</w:t>
      </w:r>
    </w:p>
    <w:p xmlns:wp14="http://schemas.microsoft.com/office/word/2010/wordml" w:rsidP="0C341212" wp14:paraId="2C082C98" wp14:textId="51DA47CE">
      <w:pPr>
        <w:spacing w:after="0"/>
        <w:ind w:left="1131" w:right="1141"/>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BR"/>
        </w:rPr>
        <w:t>PROF. DR. THALES LEVI AZEVEDO VALENTE</w:t>
      </w:r>
    </w:p>
    <w:p xmlns:wp14="http://schemas.microsoft.com/office/word/2010/wordml" w:rsidP="0C341212" wp14:paraId="1AEE8E89" wp14:textId="153AED58">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27224135" wp14:textId="29A74C6B">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459BAB97" wp14:textId="47A72EE2">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3950A9AD" wp14:textId="64F35029">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4B0FDCE4" wp14:textId="34A5D77E">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06D81F6A" wp14:textId="1048DAB6">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03676567" wp14:textId="1A4729A6">
      <w:pPr>
        <w:spacing w:after="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BR"/>
        </w:rPr>
        <w:t>BRUNO KAUAN RODRIGUES SILVA (2022030340)</w:t>
      </w:r>
    </w:p>
    <w:p xmlns:wp14="http://schemas.microsoft.com/office/word/2010/wordml" w:rsidP="0C341212" wp14:paraId="0DC32973" wp14:textId="59C72A83">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
        </w:rPr>
        <w:t>ELLEN CRISTINA DE SOUSA CASTRO (2022030206)</w:t>
      </w:r>
    </w:p>
    <w:p xmlns:wp14="http://schemas.microsoft.com/office/word/2010/wordml" w:rsidP="0C341212" wp14:paraId="28834875" wp14:textId="031EED19">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
        </w:rPr>
        <w:t>MANOEL LUCAS PACHECO JUNIOR (2021052808)</w:t>
      </w:r>
    </w:p>
    <w:p xmlns:wp14="http://schemas.microsoft.com/office/word/2010/wordml" w:rsidP="0C341212" wp14:paraId="6323F14B" wp14:textId="6EE16308">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
        </w:rPr>
        <w:t>PAULO EDUARDO LIME RABELO (2021018056)</w:t>
      </w:r>
    </w:p>
    <w:p xmlns:wp14="http://schemas.microsoft.com/office/word/2010/wordml" w:rsidP="0C341212" wp14:paraId="3F29D02B" wp14:textId="37C0EDD8">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0"/>
          <w:bCs w:val="0"/>
          <w:i w:val="0"/>
          <w:iCs w:val="0"/>
          <w:caps w:val="0"/>
          <w:smallCaps w:val="0"/>
          <w:noProof w:val="0"/>
          <w:color w:val="000000" w:themeColor="text1" w:themeTint="FF" w:themeShade="FF"/>
          <w:sz w:val="24"/>
          <w:szCs w:val="24"/>
          <w:lang w:val="pt"/>
        </w:rPr>
        <w:t>MATEUS DUTRA VALE (2021018495)</w:t>
      </w:r>
    </w:p>
    <w:p xmlns:wp14="http://schemas.microsoft.com/office/word/2010/wordml" w:rsidP="0C341212" wp14:paraId="48C4748F" wp14:textId="4189E8DA">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7763D3BA" wp14:textId="09FAA3CB">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1B77EC75" wp14:textId="7860459B">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319F2985" wp14:textId="783CBFFD">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50B65371" wp14:textId="79299B47">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66472CD4" wp14:textId="64E75A5D">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0B52D27C" wp14:textId="24F8B6DC">
      <w:pPr>
        <w:spacing w:before="41"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6F01E3C0" wp14:textId="73A44F8C">
      <w:pPr>
        <w:spacing w:after="0"/>
        <w:ind w:left="1131" w:right="1141"/>
        <w:jc w:val="center"/>
        <w:rPr>
          <w:rFonts w:ascii="Arial" w:hAnsi="Arial" w:eastAsia="Arial" w:cs="Arial"/>
          <w:b w:val="1"/>
          <w:bCs w:val="1"/>
          <w:i w:val="0"/>
          <w:iCs w:val="0"/>
          <w:caps w:val="0"/>
          <w:smallCaps w:val="0"/>
          <w:noProof w:val="0"/>
          <w:color w:val="000000" w:themeColor="text1" w:themeTint="FF" w:themeShade="FF"/>
          <w:sz w:val="36"/>
          <w:szCs w:val="36"/>
          <w:lang w:val="pt-BR"/>
        </w:rPr>
      </w:pPr>
      <w:r w:rsidRPr="0C341212" w:rsidR="63B24266">
        <w:rPr>
          <w:rFonts w:ascii="Arial" w:hAnsi="Arial" w:eastAsia="Arial" w:cs="Arial"/>
          <w:b w:val="1"/>
          <w:bCs w:val="1"/>
          <w:i w:val="0"/>
          <w:iCs w:val="0"/>
          <w:caps w:val="0"/>
          <w:smallCaps w:val="0"/>
          <w:noProof w:val="0"/>
          <w:color w:val="000000" w:themeColor="text1" w:themeTint="FF" w:themeShade="FF"/>
          <w:sz w:val="36"/>
          <w:szCs w:val="36"/>
          <w:lang w:val="pt-BR"/>
        </w:rPr>
        <w:t>MANUAL DO USUÁRIO</w:t>
      </w:r>
    </w:p>
    <w:p xmlns:wp14="http://schemas.microsoft.com/office/word/2010/wordml" w:rsidP="0C341212" wp14:paraId="79E57465" wp14:textId="1D0328B1">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333119F9" wp14:textId="1B7EFA0E">
      <w:pPr>
        <w:spacing w:after="0"/>
        <w:jc w:val="center"/>
        <w:rPr>
          <w:rFonts w:ascii="Arial" w:hAnsi="Arial" w:eastAsia="Arial" w:cs="Arial"/>
          <w:b w:val="1"/>
          <w:bCs w:val="1"/>
          <w:i w:val="0"/>
          <w:iCs w:val="0"/>
          <w:caps w:val="0"/>
          <w:smallCaps w:val="0"/>
          <w:noProof w:val="0"/>
          <w:color w:val="000000" w:themeColor="text1" w:themeTint="FF" w:themeShade="FF"/>
          <w:sz w:val="24"/>
          <w:szCs w:val="24"/>
          <w:lang w:val="pt"/>
        </w:rPr>
      </w:pPr>
    </w:p>
    <w:p xmlns:wp14="http://schemas.microsoft.com/office/word/2010/wordml" w:rsidP="0C341212" wp14:paraId="19CE03CA" wp14:textId="15CB1C24">
      <w:pPr>
        <w:spacing w:after="0"/>
        <w:jc w:val="center"/>
        <w:rPr>
          <w:rFonts w:ascii="Arial" w:hAnsi="Arial" w:eastAsia="Arial" w:cs="Arial"/>
          <w:b w:val="0"/>
          <w:bCs w:val="0"/>
          <w:i w:val="0"/>
          <w:iCs w:val="0"/>
          <w:caps w:val="0"/>
          <w:smallCaps w:val="0"/>
          <w:noProof w:val="0"/>
          <w:color w:val="000000" w:themeColor="text1" w:themeTint="FF" w:themeShade="FF"/>
          <w:sz w:val="20"/>
          <w:szCs w:val="20"/>
          <w:lang w:val="pt-BR"/>
        </w:rPr>
      </w:pPr>
      <w:r w:rsidRPr="0C341212" w:rsidR="63B24266">
        <w:rPr>
          <w:rFonts w:ascii="Arial" w:hAnsi="Arial" w:eastAsia="Arial" w:cs="Arial"/>
          <w:b w:val="0"/>
          <w:bCs w:val="0"/>
          <w:i w:val="0"/>
          <w:iCs w:val="0"/>
          <w:caps w:val="0"/>
          <w:smallCaps w:val="0"/>
          <w:noProof w:val="0"/>
          <w:color w:val="000000" w:themeColor="text1" w:themeTint="FF" w:themeShade="FF"/>
          <w:sz w:val="20"/>
          <w:szCs w:val="20"/>
          <w:lang w:val="pt"/>
        </w:rPr>
        <w:t>SISTEMA DE VISTORIA DE IMÓVEIS</w:t>
      </w:r>
      <w:r w:rsidRPr="0C341212" w:rsidR="63B24266">
        <w:rPr>
          <w:rFonts w:ascii="Arial" w:hAnsi="Arial" w:eastAsia="Arial" w:cs="Arial"/>
          <w:b w:val="1"/>
          <w:bCs w:val="1"/>
          <w:i w:val="0"/>
          <w:iCs w:val="0"/>
          <w:caps w:val="0"/>
          <w:smallCaps w:val="0"/>
          <w:noProof w:val="0"/>
          <w:color w:val="000000" w:themeColor="text1" w:themeTint="FF" w:themeShade="FF"/>
          <w:sz w:val="20"/>
          <w:szCs w:val="20"/>
          <w:lang w:val="pt"/>
        </w:rPr>
        <w:t xml:space="preserve">  </w:t>
      </w:r>
    </w:p>
    <w:p xmlns:wp14="http://schemas.microsoft.com/office/word/2010/wordml" w:rsidP="0C341212" wp14:paraId="00A19A55" wp14:textId="2A321425">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515B7DA9" wp14:textId="07A57863">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37428121" wp14:textId="7085E259">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44E0E9D7" wp14:textId="5D9E02AD">
      <w:pPr>
        <w:spacing w:after="0"/>
        <w:jc w:val="center"/>
        <w:rPr>
          <w:rFonts w:ascii="Arial" w:hAnsi="Arial" w:eastAsia="Arial" w:cs="Arial"/>
          <w:b w:val="1"/>
          <w:bCs w:val="1"/>
          <w:i w:val="0"/>
          <w:iCs w:val="0"/>
          <w:caps w:val="0"/>
          <w:smallCaps w:val="0"/>
          <w:noProof w:val="0"/>
          <w:color w:val="000000" w:themeColor="text1" w:themeTint="FF" w:themeShade="FF"/>
          <w:sz w:val="24"/>
          <w:szCs w:val="24"/>
          <w:lang w:val="pt"/>
        </w:rPr>
      </w:pPr>
    </w:p>
    <w:p xmlns:wp14="http://schemas.microsoft.com/office/word/2010/wordml" w:rsidP="0C341212" wp14:paraId="059A2913" wp14:textId="208BD0A8">
      <w:pPr>
        <w:pStyle w:val="Normal"/>
        <w:spacing w:after="0"/>
        <w:jc w:val="center"/>
        <w:rPr>
          <w:rFonts w:ascii="Arial" w:hAnsi="Arial" w:eastAsia="Arial" w:cs="Arial"/>
          <w:b w:val="1"/>
          <w:bCs w:val="1"/>
          <w:i w:val="0"/>
          <w:iCs w:val="0"/>
          <w:caps w:val="0"/>
          <w:smallCaps w:val="0"/>
          <w:noProof w:val="0"/>
          <w:color w:val="000000" w:themeColor="text1" w:themeTint="FF" w:themeShade="FF"/>
          <w:sz w:val="24"/>
          <w:szCs w:val="24"/>
          <w:lang w:val="pt"/>
        </w:rPr>
      </w:pPr>
    </w:p>
    <w:p xmlns:wp14="http://schemas.microsoft.com/office/word/2010/wordml" w:rsidP="0C341212" wp14:paraId="4AE01C1E" wp14:textId="547103D0">
      <w:pPr>
        <w:pStyle w:val="Normal"/>
        <w:spacing w:after="0"/>
        <w:jc w:val="center"/>
        <w:rPr>
          <w:rFonts w:ascii="Arial" w:hAnsi="Arial" w:eastAsia="Arial" w:cs="Arial"/>
          <w:b w:val="1"/>
          <w:bCs w:val="1"/>
          <w:i w:val="0"/>
          <w:iCs w:val="0"/>
          <w:caps w:val="0"/>
          <w:smallCaps w:val="0"/>
          <w:noProof w:val="0"/>
          <w:color w:val="000000" w:themeColor="text1" w:themeTint="FF" w:themeShade="FF"/>
          <w:sz w:val="24"/>
          <w:szCs w:val="24"/>
          <w:lang w:val="pt"/>
        </w:rPr>
      </w:pPr>
    </w:p>
    <w:p xmlns:wp14="http://schemas.microsoft.com/office/word/2010/wordml" w:rsidP="0C341212" wp14:paraId="64E3701C" wp14:textId="2A109D05">
      <w:pPr>
        <w:pStyle w:val="Normal"/>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
        </w:rPr>
        <w:t xml:space="preserve"> </w:t>
      </w:r>
    </w:p>
    <w:p xmlns:wp14="http://schemas.microsoft.com/office/word/2010/wordml" w:rsidP="0C341212" wp14:paraId="33CE45D1" wp14:textId="68440CED">
      <w:pPr>
        <w:spacing w:after="0"/>
        <w:jc w:val="center"/>
        <w:rPr>
          <w:rFonts w:ascii="Arial" w:hAnsi="Arial" w:eastAsia="Arial" w:cs="Arial"/>
          <w:b w:val="0"/>
          <w:bCs w:val="0"/>
          <w:i w:val="0"/>
          <w:iCs w:val="0"/>
          <w:caps w:val="0"/>
          <w:smallCaps w:val="0"/>
          <w:noProof w:val="0"/>
          <w:color w:val="000000" w:themeColor="text1" w:themeTint="FF" w:themeShade="FF"/>
          <w:sz w:val="24"/>
          <w:szCs w:val="24"/>
          <w:lang w:val="pt-BR"/>
        </w:rPr>
      </w:pPr>
    </w:p>
    <w:p xmlns:wp14="http://schemas.microsoft.com/office/word/2010/wordml" w:rsidP="0C341212" wp14:paraId="5F75304D" wp14:textId="2EBC8253">
      <w:pPr>
        <w:spacing w:after="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BR"/>
        </w:rPr>
        <w:t>SÃO LUIS – MA</w:t>
      </w:r>
    </w:p>
    <w:p xmlns:wp14="http://schemas.microsoft.com/office/word/2010/wordml" w:rsidP="0C341212" wp14:paraId="717D824C" wp14:textId="1DF358F8">
      <w:pPr>
        <w:spacing w:after="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63B24266">
        <w:rPr>
          <w:rFonts w:ascii="Arial" w:hAnsi="Arial" w:eastAsia="Arial" w:cs="Arial"/>
          <w:b w:val="1"/>
          <w:bCs w:val="1"/>
          <w:i w:val="0"/>
          <w:iCs w:val="0"/>
          <w:caps w:val="0"/>
          <w:smallCaps w:val="0"/>
          <w:noProof w:val="0"/>
          <w:color w:val="000000" w:themeColor="text1" w:themeTint="FF" w:themeShade="FF"/>
          <w:sz w:val="24"/>
          <w:szCs w:val="24"/>
          <w:lang w:val="pt-BR"/>
        </w:rPr>
        <w:t>2025</w:t>
      </w:r>
    </w:p>
    <w:p xmlns:wp14="http://schemas.microsoft.com/office/word/2010/wordml" w:rsidP="0C341212" wp14:paraId="1E207724" wp14:textId="006F94CC">
      <w:pPr>
        <w:rPr>
          <w:rFonts w:ascii="Arial" w:hAnsi="Arial" w:eastAsia="Arial" w:cs="Arial"/>
        </w:rPr>
      </w:pPr>
    </w:p>
    <w:p w:rsidR="0DE8CB6F" w:rsidP="0C341212" w:rsidRDefault="0DE8CB6F" w14:paraId="34C1BD1D" w14:textId="258DA69C">
      <w:pPr>
        <w:jc w:val="center"/>
        <w:rPr>
          <w:rFonts w:ascii="Arial" w:hAnsi="Arial" w:eastAsia="Arial" w:cs="Arial"/>
          <w:sz w:val="28"/>
          <w:szCs w:val="28"/>
        </w:rPr>
      </w:pPr>
      <w:r w:rsidRPr="0C341212" w:rsidR="0DE8CB6F">
        <w:rPr>
          <w:rFonts w:ascii="Arial" w:hAnsi="Arial" w:eastAsia="Arial" w:cs="Arial"/>
          <w:sz w:val="28"/>
          <w:szCs w:val="28"/>
        </w:rPr>
        <w:t>SUMÁRIO</w:t>
      </w:r>
      <w:r w:rsidRPr="0C341212" w:rsidR="0DE8CB6F">
        <w:rPr>
          <w:rFonts w:ascii="Arial" w:hAnsi="Arial" w:eastAsia="Arial" w:cs="Arial"/>
          <w:sz w:val="28"/>
          <w:szCs w:val="28"/>
        </w:rPr>
        <w:t xml:space="preserve"> </w:t>
      </w:r>
    </w:p>
    <w:sdt>
      <w:sdtPr>
        <w:id w:val="485649284"/>
        <w:docPartObj>
          <w:docPartGallery w:val="Table of Contents"/>
          <w:docPartUnique/>
        </w:docPartObj>
      </w:sdtPr>
      <w:sdtContent>
        <w:p w:rsidR="0C341212" w:rsidP="0C341212" w:rsidRDefault="0C341212" w14:paraId="5B675C7C" w14:textId="3FF56ABF">
          <w:pPr>
            <w:pStyle w:val="TOC1"/>
            <w:tabs>
              <w:tab w:val="right" w:leader="dot" w:pos="9015"/>
            </w:tabs>
            <w:bidi w:val="0"/>
            <w:rPr>
              <w:rStyle w:val="Hyperlink"/>
            </w:rPr>
          </w:pPr>
          <w:r>
            <w:fldChar w:fldCharType="begin"/>
          </w:r>
          <w:r>
            <w:instrText xml:space="preserve">TOC \o \z \u \h</w:instrText>
          </w:r>
          <w:r>
            <w:fldChar w:fldCharType="separate"/>
          </w:r>
          <w:hyperlink w:anchor="_Toc1234275172">
            <w:r w:rsidRPr="0C341212" w:rsidR="0C341212">
              <w:rPr>
                <w:rStyle w:val="Hyperlink"/>
              </w:rPr>
              <w:t>1. Introdução</w:t>
            </w:r>
            <w:r>
              <w:tab/>
            </w:r>
            <w:r>
              <w:fldChar w:fldCharType="begin"/>
            </w:r>
            <w:r>
              <w:instrText xml:space="preserve">PAGEREF _Toc1234275172 \h</w:instrText>
            </w:r>
            <w:r>
              <w:fldChar w:fldCharType="separate"/>
            </w:r>
            <w:r w:rsidRPr="0C341212" w:rsidR="0C341212">
              <w:rPr>
                <w:rStyle w:val="Hyperlink"/>
              </w:rPr>
              <w:t>2</w:t>
            </w:r>
            <w:r>
              <w:fldChar w:fldCharType="end"/>
            </w:r>
          </w:hyperlink>
        </w:p>
        <w:p w:rsidR="0C341212" w:rsidP="0C341212" w:rsidRDefault="0C341212" w14:paraId="3A60D3CD" w14:textId="60B61D7A">
          <w:pPr>
            <w:pStyle w:val="TOC1"/>
            <w:tabs>
              <w:tab w:val="right" w:leader="dot" w:pos="9015"/>
            </w:tabs>
            <w:bidi w:val="0"/>
            <w:rPr>
              <w:rStyle w:val="Hyperlink"/>
            </w:rPr>
          </w:pPr>
          <w:hyperlink w:anchor="_Toc2053011909">
            <w:r w:rsidRPr="0C341212" w:rsidR="0C341212">
              <w:rPr>
                <w:rStyle w:val="Hyperlink"/>
              </w:rPr>
              <w:t>2. Plataforma</w:t>
            </w:r>
            <w:r>
              <w:tab/>
            </w:r>
            <w:r>
              <w:fldChar w:fldCharType="begin"/>
            </w:r>
            <w:r>
              <w:instrText xml:space="preserve">PAGEREF _Toc2053011909 \h</w:instrText>
            </w:r>
            <w:r>
              <w:fldChar w:fldCharType="separate"/>
            </w:r>
            <w:r w:rsidRPr="0C341212" w:rsidR="0C341212">
              <w:rPr>
                <w:rStyle w:val="Hyperlink"/>
              </w:rPr>
              <w:t>3</w:t>
            </w:r>
            <w:r>
              <w:fldChar w:fldCharType="end"/>
            </w:r>
          </w:hyperlink>
        </w:p>
        <w:p w:rsidR="0C341212" w:rsidP="0C341212" w:rsidRDefault="0C341212" w14:paraId="45D11350" w14:textId="247D10B1">
          <w:pPr>
            <w:pStyle w:val="TOC1"/>
            <w:tabs>
              <w:tab w:val="right" w:leader="dot" w:pos="9015"/>
            </w:tabs>
            <w:bidi w:val="0"/>
            <w:rPr>
              <w:rStyle w:val="Hyperlink"/>
            </w:rPr>
          </w:pPr>
          <w:hyperlink w:anchor="_Toc1700789493">
            <w:r w:rsidRPr="0C341212" w:rsidR="0C341212">
              <w:rPr>
                <w:rStyle w:val="Hyperlink"/>
              </w:rPr>
              <w:t>3. Público-alvo</w:t>
            </w:r>
            <w:r>
              <w:tab/>
            </w:r>
            <w:r>
              <w:fldChar w:fldCharType="begin"/>
            </w:r>
            <w:r>
              <w:instrText xml:space="preserve">PAGEREF _Toc1700789493 \h</w:instrText>
            </w:r>
            <w:r>
              <w:fldChar w:fldCharType="separate"/>
            </w:r>
            <w:r w:rsidRPr="0C341212" w:rsidR="0C341212">
              <w:rPr>
                <w:rStyle w:val="Hyperlink"/>
              </w:rPr>
              <w:t>3</w:t>
            </w:r>
            <w:r>
              <w:fldChar w:fldCharType="end"/>
            </w:r>
          </w:hyperlink>
        </w:p>
        <w:p w:rsidR="0C341212" w:rsidP="0C341212" w:rsidRDefault="0C341212" w14:paraId="09541A3A" w14:textId="67DF41ED">
          <w:pPr>
            <w:pStyle w:val="TOC1"/>
            <w:tabs>
              <w:tab w:val="right" w:leader="dot" w:pos="9015"/>
            </w:tabs>
            <w:bidi w:val="0"/>
            <w:rPr>
              <w:rStyle w:val="Hyperlink"/>
            </w:rPr>
          </w:pPr>
          <w:hyperlink w:anchor="_Toc874002421">
            <w:r w:rsidRPr="0C341212" w:rsidR="0C341212">
              <w:rPr>
                <w:rStyle w:val="Hyperlink"/>
              </w:rPr>
              <w:t>4. Usuários E Seus Papeis Nos Sistema</w:t>
            </w:r>
            <w:r>
              <w:tab/>
            </w:r>
            <w:r>
              <w:fldChar w:fldCharType="begin"/>
            </w:r>
            <w:r>
              <w:instrText xml:space="preserve">PAGEREF _Toc874002421 \h</w:instrText>
            </w:r>
            <w:r>
              <w:fldChar w:fldCharType="separate"/>
            </w:r>
            <w:r w:rsidRPr="0C341212" w:rsidR="0C341212">
              <w:rPr>
                <w:rStyle w:val="Hyperlink"/>
              </w:rPr>
              <w:t>3</w:t>
            </w:r>
            <w:r>
              <w:fldChar w:fldCharType="end"/>
            </w:r>
          </w:hyperlink>
        </w:p>
        <w:p w:rsidR="0C341212" w:rsidP="0C341212" w:rsidRDefault="0C341212" w14:paraId="5E045A19" w14:textId="2E33D35A">
          <w:pPr>
            <w:pStyle w:val="TOC2"/>
            <w:tabs>
              <w:tab w:val="right" w:leader="dot" w:pos="9015"/>
            </w:tabs>
            <w:bidi w:val="0"/>
            <w:rPr>
              <w:rStyle w:val="Hyperlink"/>
            </w:rPr>
          </w:pPr>
          <w:hyperlink w:anchor="_Toc536411431">
            <w:r w:rsidRPr="0C341212" w:rsidR="0C341212">
              <w:rPr>
                <w:rStyle w:val="Hyperlink"/>
              </w:rPr>
              <w:t>4.1. Primeiro Acesso</w:t>
            </w:r>
            <w:r>
              <w:tab/>
            </w:r>
            <w:r>
              <w:fldChar w:fldCharType="begin"/>
            </w:r>
            <w:r>
              <w:instrText xml:space="preserve">PAGEREF _Toc536411431 \h</w:instrText>
            </w:r>
            <w:r>
              <w:fldChar w:fldCharType="separate"/>
            </w:r>
            <w:r w:rsidRPr="0C341212" w:rsidR="0C341212">
              <w:rPr>
                <w:rStyle w:val="Hyperlink"/>
              </w:rPr>
              <w:t>3</w:t>
            </w:r>
            <w:r>
              <w:fldChar w:fldCharType="end"/>
            </w:r>
          </w:hyperlink>
        </w:p>
        <w:p w:rsidR="0C341212" w:rsidP="0C341212" w:rsidRDefault="0C341212" w14:paraId="1535BEC7" w14:textId="53CF9D7B">
          <w:pPr>
            <w:pStyle w:val="TOC3"/>
            <w:tabs>
              <w:tab w:val="right" w:leader="dot" w:pos="9015"/>
            </w:tabs>
            <w:bidi w:val="0"/>
            <w:rPr>
              <w:rStyle w:val="Hyperlink"/>
            </w:rPr>
          </w:pPr>
          <w:hyperlink w:anchor="_Toc508894746">
            <w:r w:rsidRPr="0C341212" w:rsidR="0C341212">
              <w:rPr>
                <w:rStyle w:val="Hyperlink"/>
              </w:rPr>
              <w:t>4.1.1 Página de Realizar Login</w:t>
            </w:r>
            <w:r>
              <w:tab/>
            </w:r>
            <w:r>
              <w:fldChar w:fldCharType="begin"/>
            </w:r>
            <w:r>
              <w:instrText xml:space="preserve">PAGEREF _Toc508894746 \h</w:instrText>
            </w:r>
            <w:r>
              <w:fldChar w:fldCharType="separate"/>
            </w:r>
            <w:r w:rsidRPr="0C341212" w:rsidR="0C341212">
              <w:rPr>
                <w:rStyle w:val="Hyperlink"/>
              </w:rPr>
              <w:t>4</w:t>
            </w:r>
            <w:r>
              <w:fldChar w:fldCharType="end"/>
            </w:r>
          </w:hyperlink>
        </w:p>
        <w:p w:rsidR="0C341212" w:rsidP="0C341212" w:rsidRDefault="0C341212" w14:paraId="7A6B56A1" w14:textId="007E673D">
          <w:pPr>
            <w:pStyle w:val="TOC3"/>
            <w:tabs>
              <w:tab w:val="right" w:leader="dot" w:pos="9015"/>
            </w:tabs>
            <w:bidi w:val="0"/>
            <w:rPr>
              <w:rStyle w:val="Hyperlink"/>
            </w:rPr>
          </w:pPr>
          <w:hyperlink w:anchor="_Toc1553280253">
            <w:r w:rsidRPr="0C341212" w:rsidR="0C341212">
              <w:rPr>
                <w:rStyle w:val="Hyperlink"/>
              </w:rPr>
              <w:t>4.1.2 Página de Realizar Cadastro</w:t>
            </w:r>
            <w:r>
              <w:tab/>
            </w:r>
            <w:r>
              <w:fldChar w:fldCharType="begin"/>
            </w:r>
            <w:r>
              <w:instrText xml:space="preserve">PAGEREF _Toc1553280253 \h</w:instrText>
            </w:r>
            <w:r>
              <w:fldChar w:fldCharType="separate"/>
            </w:r>
            <w:r w:rsidRPr="0C341212" w:rsidR="0C341212">
              <w:rPr>
                <w:rStyle w:val="Hyperlink"/>
              </w:rPr>
              <w:t>5</w:t>
            </w:r>
            <w:r>
              <w:fldChar w:fldCharType="end"/>
            </w:r>
          </w:hyperlink>
        </w:p>
        <w:p w:rsidR="0C341212" w:rsidP="0C341212" w:rsidRDefault="0C341212" w14:paraId="3E4EAE2A" w14:textId="489B98E5">
          <w:pPr>
            <w:pStyle w:val="TOC2"/>
            <w:tabs>
              <w:tab w:val="right" w:leader="dot" w:pos="9015"/>
            </w:tabs>
            <w:bidi w:val="0"/>
            <w:rPr>
              <w:rStyle w:val="Hyperlink"/>
            </w:rPr>
          </w:pPr>
          <w:hyperlink w:anchor="_Toc1541243352">
            <w:r w:rsidRPr="0C341212" w:rsidR="0C341212">
              <w:rPr>
                <w:rStyle w:val="Hyperlink"/>
              </w:rPr>
              <w:t>4.2 Página Inicial do Administrador</w:t>
            </w:r>
            <w:r>
              <w:tab/>
            </w:r>
            <w:r>
              <w:fldChar w:fldCharType="begin"/>
            </w:r>
            <w:r>
              <w:instrText xml:space="preserve">PAGEREF _Toc1541243352 \h</w:instrText>
            </w:r>
            <w:r>
              <w:fldChar w:fldCharType="separate"/>
            </w:r>
            <w:r w:rsidRPr="0C341212" w:rsidR="0C341212">
              <w:rPr>
                <w:rStyle w:val="Hyperlink"/>
              </w:rPr>
              <w:t>5</w:t>
            </w:r>
            <w:r>
              <w:fldChar w:fldCharType="end"/>
            </w:r>
          </w:hyperlink>
        </w:p>
        <w:p w:rsidR="0C341212" w:rsidP="0C341212" w:rsidRDefault="0C341212" w14:paraId="4F25FA9E" w14:textId="7C78A159">
          <w:pPr>
            <w:pStyle w:val="TOC3"/>
            <w:tabs>
              <w:tab w:val="right" w:leader="dot" w:pos="9015"/>
            </w:tabs>
            <w:bidi w:val="0"/>
            <w:rPr>
              <w:rStyle w:val="Hyperlink"/>
            </w:rPr>
          </w:pPr>
          <w:hyperlink w:anchor="_Toc248120585">
            <w:r w:rsidRPr="0C341212" w:rsidR="0C341212">
              <w:rPr>
                <w:rStyle w:val="Hyperlink"/>
              </w:rPr>
              <w:t>4.2.1 Gerenciamento Rápido</w:t>
            </w:r>
            <w:r>
              <w:tab/>
            </w:r>
            <w:r>
              <w:fldChar w:fldCharType="begin"/>
            </w:r>
            <w:r>
              <w:instrText xml:space="preserve">PAGEREF _Toc248120585 \h</w:instrText>
            </w:r>
            <w:r>
              <w:fldChar w:fldCharType="separate"/>
            </w:r>
            <w:r w:rsidRPr="0C341212" w:rsidR="0C341212">
              <w:rPr>
                <w:rStyle w:val="Hyperlink"/>
              </w:rPr>
              <w:t>6</w:t>
            </w:r>
            <w:r>
              <w:fldChar w:fldCharType="end"/>
            </w:r>
          </w:hyperlink>
        </w:p>
        <w:p w:rsidR="0C341212" w:rsidP="0C341212" w:rsidRDefault="0C341212" w14:paraId="137F7CA1" w14:textId="4285F3F9">
          <w:pPr>
            <w:pStyle w:val="TOC3"/>
            <w:tabs>
              <w:tab w:val="right" w:leader="dot" w:pos="9015"/>
            </w:tabs>
            <w:bidi w:val="0"/>
            <w:rPr>
              <w:rStyle w:val="Hyperlink"/>
            </w:rPr>
          </w:pPr>
          <w:hyperlink w:anchor="_Toc1727594973">
            <w:r w:rsidRPr="0C341212" w:rsidR="0C341212">
              <w:rPr>
                <w:rStyle w:val="Hyperlink"/>
              </w:rPr>
              <w:t>4.2.2 Nova Vistoria</w:t>
            </w:r>
            <w:r>
              <w:tab/>
            </w:r>
            <w:r>
              <w:fldChar w:fldCharType="begin"/>
            </w:r>
            <w:r>
              <w:instrText xml:space="preserve">PAGEREF _Toc1727594973 \h</w:instrText>
            </w:r>
            <w:r>
              <w:fldChar w:fldCharType="separate"/>
            </w:r>
            <w:r w:rsidRPr="0C341212" w:rsidR="0C341212">
              <w:rPr>
                <w:rStyle w:val="Hyperlink"/>
              </w:rPr>
              <w:t>7</w:t>
            </w:r>
            <w:r>
              <w:fldChar w:fldCharType="end"/>
            </w:r>
          </w:hyperlink>
        </w:p>
        <w:p w:rsidR="0C341212" w:rsidP="0C341212" w:rsidRDefault="0C341212" w14:paraId="63EB2621" w14:textId="62E0B4FE">
          <w:pPr>
            <w:pStyle w:val="TOC3"/>
            <w:tabs>
              <w:tab w:val="right" w:leader="dot" w:pos="9015"/>
            </w:tabs>
            <w:bidi w:val="0"/>
            <w:rPr>
              <w:rStyle w:val="Hyperlink"/>
            </w:rPr>
          </w:pPr>
          <w:hyperlink w:anchor="_Toc1871316489">
            <w:r w:rsidRPr="0C341212" w:rsidR="0C341212">
              <w:rPr>
                <w:rStyle w:val="Hyperlink"/>
              </w:rPr>
              <w:t>4.2.3 Vistorias Agendadas</w:t>
            </w:r>
            <w:r>
              <w:tab/>
            </w:r>
            <w:r>
              <w:fldChar w:fldCharType="begin"/>
            </w:r>
            <w:r>
              <w:instrText xml:space="preserve">PAGEREF _Toc1871316489 \h</w:instrText>
            </w:r>
            <w:r>
              <w:fldChar w:fldCharType="separate"/>
            </w:r>
            <w:r w:rsidRPr="0C341212" w:rsidR="0C341212">
              <w:rPr>
                <w:rStyle w:val="Hyperlink"/>
              </w:rPr>
              <w:t>9</w:t>
            </w:r>
            <w:r>
              <w:fldChar w:fldCharType="end"/>
            </w:r>
          </w:hyperlink>
        </w:p>
        <w:p w:rsidR="0C341212" w:rsidP="0C341212" w:rsidRDefault="0C341212" w14:paraId="2323390D" w14:textId="37902F32">
          <w:pPr>
            <w:pStyle w:val="TOC3"/>
            <w:tabs>
              <w:tab w:val="right" w:leader="dot" w:pos="9015"/>
            </w:tabs>
            <w:bidi w:val="0"/>
            <w:rPr>
              <w:rStyle w:val="Hyperlink"/>
            </w:rPr>
          </w:pPr>
          <w:hyperlink w:anchor="_Toc453432734">
            <w:r w:rsidRPr="0C341212" w:rsidR="0C341212">
              <w:rPr>
                <w:rStyle w:val="Hyperlink"/>
              </w:rPr>
              <w:t>4.2.4 Clientes</w:t>
            </w:r>
            <w:r>
              <w:tab/>
            </w:r>
            <w:r>
              <w:fldChar w:fldCharType="begin"/>
            </w:r>
            <w:r>
              <w:instrText xml:space="preserve">PAGEREF _Toc453432734 \h</w:instrText>
            </w:r>
            <w:r>
              <w:fldChar w:fldCharType="separate"/>
            </w:r>
            <w:r w:rsidRPr="0C341212" w:rsidR="0C341212">
              <w:rPr>
                <w:rStyle w:val="Hyperlink"/>
              </w:rPr>
              <w:t>9</w:t>
            </w:r>
            <w:r>
              <w:fldChar w:fldCharType="end"/>
            </w:r>
          </w:hyperlink>
        </w:p>
        <w:p w:rsidR="0C341212" w:rsidP="0C341212" w:rsidRDefault="0C341212" w14:paraId="58862541" w14:textId="0AD3702C">
          <w:pPr>
            <w:pStyle w:val="TOC4"/>
            <w:tabs>
              <w:tab w:val="right" w:leader="dot" w:pos="9015"/>
            </w:tabs>
            <w:bidi w:val="0"/>
            <w:rPr>
              <w:rStyle w:val="Hyperlink"/>
            </w:rPr>
          </w:pPr>
          <w:hyperlink w:anchor="_Toc1381694523">
            <w:r w:rsidRPr="0C341212" w:rsidR="0C341212">
              <w:rPr>
                <w:rStyle w:val="Hyperlink"/>
              </w:rPr>
              <w:t>4.2.4.1 – Cadastro de Cliente</w:t>
            </w:r>
            <w:r>
              <w:tab/>
            </w:r>
            <w:r>
              <w:fldChar w:fldCharType="begin"/>
            </w:r>
            <w:r>
              <w:instrText xml:space="preserve">PAGEREF _Toc1381694523 \h</w:instrText>
            </w:r>
            <w:r>
              <w:fldChar w:fldCharType="separate"/>
            </w:r>
            <w:r w:rsidRPr="0C341212" w:rsidR="0C341212">
              <w:rPr>
                <w:rStyle w:val="Hyperlink"/>
              </w:rPr>
              <w:t>10</w:t>
            </w:r>
            <w:r>
              <w:fldChar w:fldCharType="end"/>
            </w:r>
          </w:hyperlink>
        </w:p>
        <w:p w:rsidR="0C341212" w:rsidP="0C341212" w:rsidRDefault="0C341212" w14:paraId="1D1F6AA3" w14:textId="262BFDED">
          <w:pPr>
            <w:pStyle w:val="TOC3"/>
            <w:tabs>
              <w:tab w:val="right" w:leader="dot" w:pos="9015"/>
            </w:tabs>
            <w:bidi w:val="0"/>
            <w:rPr>
              <w:rStyle w:val="Hyperlink"/>
            </w:rPr>
          </w:pPr>
          <w:hyperlink w:anchor="_Toc352600603">
            <w:r w:rsidRPr="0C341212" w:rsidR="0C341212">
              <w:rPr>
                <w:rStyle w:val="Hyperlink"/>
              </w:rPr>
              <w:t>4.2.5 – Empreendimentos</w:t>
            </w:r>
            <w:r>
              <w:tab/>
            </w:r>
            <w:r>
              <w:fldChar w:fldCharType="begin"/>
            </w:r>
            <w:r>
              <w:instrText xml:space="preserve">PAGEREF _Toc352600603 \h</w:instrText>
            </w:r>
            <w:r>
              <w:fldChar w:fldCharType="separate"/>
            </w:r>
            <w:r w:rsidRPr="0C341212" w:rsidR="0C341212">
              <w:rPr>
                <w:rStyle w:val="Hyperlink"/>
              </w:rPr>
              <w:t>11</w:t>
            </w:r>
            <w:r>
              <w:fldChar w:fldCharType="end"/>
            </w:r>
          </w:hyperlink>
        </w:p>
        <w:p w:rsidR="0C341212" w:rsidP="0C341212" w:rsidRDefault="0C341212" w14:paraId="7B439708" w14:textId="4CFAB798">
          <w:pPr>
            <w:pStyle w:val="TOC4"/>
            <w:tabs>
              <w:tab w:val="right" w:leader="dot" w:pos="9015"/>
            </w:tabs>
            <w:bidi w:val="0"/>
            <w:rPr>
              <w:rStyle w:val="Hyperlink"/>
            </w:rPr>
          </w:pPr>
          <w:hyperlink w:anchor="_Toc1985167191">
            <w:r w:rsidRPr="0C341212" w:rsidR="0C341212">
              <w:rPr>
                <w:rStyle w:val="Hyperlink"/>
              </w:rPr>
              <w:t>4.2.5.1 – Cadastro de Empreendimento</w:t>
            </w:r>
            <w:r>
              <w:tab/>
            </w:r>
            <w:r>
              <w:fldChar w:fldCharType="begin"/>
            </w:r>
            <w:r>
              <w:instrText xml:space="preserve">PAGEREF _Toc1985167191 \h</w:instrText>
            </w:r>
            <w:r>
              <w:fldChar w:fldCharType="separate"/>
            </w:r>
            <w:r w:rsidRPr="0C341212" w:rsidR="0C341212">
              <w:rPr>
                <w:rStyle w:val="Hyperlink"/>
              </w:rPr>
              <w:t>12</w:t>
            </w:r>
            <w:r>
              <w:fldChar w:fldCharType="end"/>
            </w:r>
          </w:hyperlink>
        </w:p>
        <w:p w:rsidR="0C341212" w:rsidP="0C341212" w:rsidRDefault="0C341212" w14:paraId="1B90E871" w14:textId="26948A39">
          <w:pPr>
            <w:pStyle w:val="TOC3"/>
            <w:tabs>
              <w:tab w:val="right" w:leader="dot" w:pos="9015"/>
            </w:tabs>
            <w:bidi w:val="0"/>
            <w:rPr>
              <w:rStyle w:val="Hyperlink"/>
            </w:rPr>
          </w:pPr>
          <w:hyperlink w:anchor="_Toc960754917">
            <w:r w:rsidRPr="0C341212" w:rsidR="0C341212">
              <w:rPr>
                <w:rStyle w:val="Hyperlink"/>
              </w:rPr>
              <w:t>4.2.6 – Funcionários</w:t>
            </w:r>
            <w:r>
              <w:tab/>
            </w:r>
            <w:r>
              <w:fldChar w:fldCharType="begin"/>
            </w:r>
            <w:r>
              <w:instrText xml:space="preserve">PAGEREF _Toc960754917 \h</w:instrText>
            </w:r>
            <w:r>
              <w:fldChar w:fldCharType="separate"/>
            </w:r>
            <w:r w:rsidRPr="0C341212" w:rsidR="0C341212">
              <w:rPr>
                <w:rStyle w:val="Hyperlink"/>
              </w:rPr>
              <w:t>13</w:t>
            </w:r>
            <w:r>
              <w:fldChar w:fldCharType="end"/>
            </w:r>
          </w:hyperlink>
        </w:p>
        <w:p w:rsidR="0C341212" w:rsidP="0C341212" w:rsidRDefault="0C341212" w14:paraId="5D996D90" w14:textId="15ADDE77">
          <w:pPr>
            <w:pStyle w:val="TOC3"/>
            <w:tabs>
              <w:tab w:val="right" w:leader="dot" w:pos="9015"/>
            </w:tabs>
            <w:bidi w:val="0"/>
            <w:rPr>
              <w:rStyle w:val="Hyperlink"/>
            </w:rPr>
          </w:pPr>
          <w:hyperlink w:anchor="_Toc744380179">
            <w:r w:rsidRPr="0C341212" w:rsidR="0C341212">
              <w:rPr>
                <w:rStyle w:val="Hyperlink"/>
              </w:rPr>
              <w:t>4.2.6.1 – Cadastro de Funcionário</w:t>
            </w:r>
            <w:r>
              <w:tab/>
            </w:r>
            <w:r>
              <w:fldChar w:fldCharType="begin"/>
            </w:r>
            <w:r>
              <w:instrText xml:space="preserve">PAGEREF _Toc744380179 \h</w:instrText>
            </w:r>
            <w:r>
              <w:fldChar w:fldCharType="separate"/>
            </w:r>
            <w:r w:rsidRPr="0C341212" w:rsidR="0C341212">
              <w:rPr>
                <w:rStyle w:val="Hyperlink"/>
              </w:rPr>
              <w:t>15</w:t>
            </w:r>
            <w:r>
              <w:fldChar w:fldCharType="end"/>
            </w:r>
          </w:hyperlink>
        </w:p>
        <w:p w:rsidR="0C341212" w:rsidP="0C341212" w:rsidRDefault="0C341212" w14:paraId="4ED04A32" w14:textId="4ABF1567">
          <w:pPr>
            <w:pStyle w:val="TOC2"/>
            <w:tabs>
              <w:tab w:val="right" w:leader="dot" w:pos="9015"/>
            </w:tabs>
            <w:bidi w:val="0"/>
            <w:rPr>
              <w:rStyle w:val="Hyperlink"/>
            </w:rPr>
          </w:pPr>
          <w:hyperlink w:anchor="_Toc880059184">
            <w:r w:rsidRPr="0C341212" w:rsidR="0C341212">
              <w:rPr>
                <w:rStyle w:val="Hyperlink"/>
              </w:rPr>
              <w:t>4.3 Homepage Cliente</w:t>
            </w:r>
            <w:r>
              <w:tab/>
            </w:r>
            <w:r>
              <w:fldChar w:fldCharType="begin"/>
            </w:r>
            <w:r>
              <w:instrText xml:space="preserve">PAGEREF _Toc880059184 \h</w:instrText>
            </w:r>
            <w:r>
              <w:fldChar w:fldCharType="separate"/>
            </w:r>
            <w:r w:rsidRPr="0C341212" w:rsidR="0C341212">
              <w:rPr>
                <w:rStyle w:val="Hyperlink"/>
              </w:rPr>
              <w:t>16</w:t>
            </w:r>
            <w:r>
              <w:fldChar w:fldCharType="end"/>
            </w:r>
          </w:hyperlink>
        </w:p>
        <w:p w:rsidR="0C341212" w:rsidP="0C341212" w:rsidRDefault="0C341212" w14:paraId="5A8484D8" w14:textId="555A3CCD">
          <w:pPr>
            <w:pStyle w:val="TOC3"/>
            <w:tabs>
              <w:tab w:val="right" w:leader="dot" w:pos="9015"/>
            </w:tabs>
            <w:bidi w:val="0"/>
            <w:rPr>
              <w:rStyle w:val="Hyperlink"/>
            </w:rPr>
          </w:pPr>
          <w:hyperlink w:anchor="_Toc1644189257">
            <w:r w:rsidRPr="0C341212" w:rsidR="0C341212">
              <w:rPr>
                <w:rStyle w:val="Hyperlink"/>
              </w:rPr>
              <w:t>4.3.1 Agendar Vistoria</w:t>
            </w:r>
            <w:r>
              <w:tab/>
            </w:r>
            <w:r>
              <w:fldChar w:fldCharType="begin"/>
            </w:r>
            <w:r>
              <w:instrText xml:space="preserve">PAGEREF _Toc1644189257 \h</w:instrText>
            </w:r>
            <w:r>
              <w:fldChar w:fldCharType="separate"/>
            </w:r>
            <w:r w:rsidRPr="0C341212" w:rsidR="0C341212">
              <w:rPr>
                <w:rStyle w:val="Hyperlink"/>
              </w:rPr>
              <w:t>16</w:t>
            </w:r>
            <w:r>
              <w:fldChar w:fldCharType="end"/>
            </w:r>
          </w:hyperlink>
        </w:p>
        <w:p w:rsidR="0C341212" w:rsidP="0C341212" w:rsidRDefault="0C341212" w14:paraId="4A503946" w14:textId="5B4C172F">
          <w:pPr>
            <w:pStyle w:val="TOC4"/>
            <w:tabs>
              <w:tab w:val="left" w:leader="none" w:pos="1200"/>
              <w:tab w:val="right" w:leader="dot" w:pos="9015"/>
            </w:tabs>
            <w:bidi w:val="0"/>
            <w:rPr>
              <w:rStyle w:val="Hyperlink"/>
            </w:rPr>
          </w:pPr>
          <w:hyperlink w:anchor="_Toc808933975">
            <w:r w:rsidRPr="0C341212" w:rsidR="0C341212">
              <w:rPr>
                <w:rStyle w:val="Hyperlink"/>
                <w:rFonts w:ascii="Symbol" w:hAnsi="Symbol" w:eastAsia="Symbol" w:cs="Symbol"/>
              </w:rPr>
              <w:t></w:t>
            </w:r>
            <w:r>
              <w:tab/>
            </w:r>
            <w:r w:rsidRPr="0C341212" w:rsidR="0C341212">
              <w:rPr>
                <w:rStyle w:val="Hyperlink"/>
              </w:rPr>
              <w:t>Selecione o Imóvel:</w:t>
            </w:r>
            <w:r>
              <w:tab/>
            </w:r>
            <w:r>
              <w:fldChar w:fldCharType="begin"/>
            </w:r>
            <w:r>
              <w:instrText xml:space="preserve">PAGEREF _Toc808933975 \h</w:instrText>
            </w:r>
            <w:r>
              <w:fldChar w:fldCharType="separate"/>
            </w:r>
            <w:r w:rsidRPr="0C341212" w:rsidR="0C341212">
              <w:rPr>
                <w:rStyle w:val="Hyperlink"/>
              </w:rPr>
              <w:t>17</w:t>
            </w:r>
            <w:r>
              <w:fldChar w:fldCharType="end"/>
            </w:r>
          </w:hyperlink>
        </w:p>
        <w:p w:rsidR="0C341212" w:rsidP="0C341212" w:rsidRDefault="0C341212" w14:paraId="3C42E532" w14:textId="48074900">
          <w:pPr>
            <w:pStyle w:val="TOC4"/>
            <w:tabs>
              <w:tab w:val="left" w:leader="none" w:pos="1200"/>
              <w:tab w:val="right" w:leader="dot" w:pos="9015"/>
            </w:tabs>
            <w:bidi w:val="0"/>
            <w:rPr>
              <w:rStyle w:val="Hyperlink"/>
            </w:rPr>
          </w:pPr>
          <w:hyperlink w:anchor="_Toc650057972">
            <w:r w:rsidRPr="0C341212" w:rsidR="0C341212">
              <w:rPr>
                <w:rStyle w:val="Hyperlink"/>
                <w:rFonts w:ascii="Symbol" w:hAnsi="Symbol" w:eastAsia="Symbol" w:cs="Symbol"/>
              </w:rPr>
              <w:t></w:t>
            </w:r>
            <w:r>
              <w:tab/>
            </w:r>
            <w:r w:rsidRPr="0C341212" w:rsidR="0C341212">
              <w:rPr>
                <w:rStyle w:val="Hyperlink"/>
              </w:rPr>
              <w:t>Data Desejada:</w:t>
            </w:r>
            <w:r>
              <w:tab/>
            </w:r>
            <w:r>
              <w:fldChar w:fldCharType="begin"/>
            </w:r>
            <w:r>
              <w:instrText xml:space="preserve">PAGEREF _Toc650057972 \h</w:instrText>
            </w:r>
            <w:r>
              <w:fldChar w:fldCharType="separate"/>
            </w:r>
            <w:r w:rsidRPr="0C341212" w:rsidR="0C341212">
              <w:rPr>
                <w:rStyle w:val="Hyperlink"/>
              </w:rPr>
              <w:t>17</w:t>
            </w:r>
            <w:r>
              <w:fldChar w:fldCharType="end"/>
            </w:r>
          </w:hyperlink>
        </w:p>
        <w:p w:rsidR="0C341212" w:rsidP="0C341212" w:rsidRDefault="0C341212" w14:paraId="1CE26B5B" w14:textId="582F28F6">
          <w:pPr>
            <w:pStyle w:val="TOC4"/>
            <w:tabs>
              <w:tab w:val="left" w:leader="none" w:pos="1200"/>
              <w:tab w:val="right" w:leader="dot" w:pos="9015"/>
            </w:tabs>
            <w:bidi w:val="0"/>
            <w:rPr>
              <w:rStyle w:val="Hyperlink"/>
            </w:rPr>
          </w:pPr>
          <w:hyperlink w:anchor="_Toc1100889024">
            <w:r w:rsidRPr="0C341212" w:rsidR="0C341212">
              <w:rPr>
                <w:rStyle w:val="Hyperlink"/>
                <w:rFonts w:ascii="Symbol" w:hAnsi="Symbol" w:eastAsia="Symbol" w:cs="Symbol"/>
              </w:rPr>
              <w:t></w:t>
            </w:r>
            <w:r>
              <w:tab/>
            </w:r>
            <w:r w:rsidRPr="0C341212" w:rsidR="0C341212">
              <w:rPr>
                <w:rStyle w:val="Hyperlink"/>
              </w:rPr>
              <w:t>Hora Desejada:</w:t>
            </w:r>
            <w:r>
              <w:tab/>
            </w:r>
            <w:r>
              <w:fldChar w:fldCharType="begin"/>
            </w:r>
            <w:r>
              <w:instrText xml:space="preserve">PAGEREF _Toc1100889024 \h</w:instrText>
            </w:r>
            <w:r>
              <w:fldChar w:fldCharType="separate"/>
            </w:r>
            <w:r w:rsidRPr="0C341212" w:rsidR="0C341212">
              <w:rPr>
                <w:rStyle w:val="Hyperlink"/>
              </w:rPr>
              <w:t>17</w:t>
            </w:r>
            <w:r>
              <w:fldChar w:fldCharType="end"/>
            </w:r>
          </w:hyperlink>
        </w:p>
        <w:p w:rsidR="0C341212" w:rsidP="0C341212" w:rsidRDefault="0C341212" w14:paraId="6BD998EF" w14:textId="16911BCC">
          <w:pPr>
            <w:pStyle w:val="TOC3"/>
            <w:tabs>
              <w:tab w:val="right" w:leader="dot" w:pos="9015"/>
            </w:tabs>
            <w:bidi w:val="0"/>
            <w:rPr>
              <w:rStyle w:val="Hyperlink"/>
            </w:rPr>
          </w:pPr>
          <w:hyperlink w:anchor="_Toc1058342924">
            <w:r w:rsidRPr="0C341212" w:rsidR="0C341212">
              <w:rPr>
                <w:rStyle w:val="Hyperlink"/>
              </w:rPr>
              <w:t>4.3.2 Validar Vistoria</w:t>
            </w:r>
            <w:r>
              <w:tab/>
            </w:r>
            <w:r>
              <w:fldChar w:fldCharType="begin"/>
            </w:r>
            <w:r>
              <w:instrText xml:space="preserve">PAGEREF _Toc1058342924 \h</w:instrText>
            </w:r>
            <w:r>
              <w:fldChar w:fldCharType="separate"/>
            </w:r>
            <w:r w:rsidRPr="0C341212" w:rsidR="0C341212">
              <w:rPr>
                <w:rStyle w:val="Hyperlink"/>
              </w:rPr>
              <w:t>17</w:t>
            </w:r>
            <w:r>
              <w:fldChar w:fldCharType="end"/>
            </w:r>
          </w:hyperlink>
        </w:p>
        <w:p w:rsidR="0C341212" w:rsidP="0C341212" w:rsidRDefault="0C341212" w14:paraId="4E84EBA5" w14:textId="6DC29615">
          <w:pPr>
            <w:pStyle w:val="TOC4"/>
            <w:tabs>
              <w:tab w:val="left" w:leader="none" w:pos="1200"/>
              <w:tab w:val="right" w:leader="dot" w:pos="9015"/>
            </w:tabs>
            <w:bidi w:val="0"/>
            <w:rPr>
              <w:rStyle w:val="Hyperlink"/>
            </w:rPr>
          </w:pPr>
          <w:hyperlink w:anchor="_Toc300492555">
            <w:r w:rsidRPr="0C341212" w:rsidR="0C341212">
              <w:rPr>
                <w:rStyle w:val="Hyperlink"/>
                <w:rFonts w:ascii="Symbol" w:hAnsi="Symbol" w:eastAsia="Symbol" w:cs="Symbol"/>
              </w:rPr>
              <w:t></w:t>
            </w:r>
            <w:r>
              <w:tab/>
            </w:r>
            <w:r w:rsidRPr="0C341212" w:rsidR="0C341212">
              <w:rPr>
                <w:rStyle w:val="Hyperlink"/>
              </w:rPr>
              <w:t>Selecione o Imóvel:</w:t>
            </w:r>
            <w:r>
              <w:tab/>
            </w:r>
            <w:r>
              <w:fldChar w:fldCharType="begin"/>
            </w:r>
            <w:r>
              <w:instrText xml:space="preserve">PAGEREF _Toc300492555 \h</w:instrText>
            </w:r>
            <w:r>
              <w:fldChar w:fldCharType="separate"/>
            </w:r>
            <w:r w:rsidRPr="0C341212" w:rsidR="0C341212">
              <w:rPr>
                <w:rStyle w:val="Hyperlink"/>
              </w:rPr>
              <w:t>18</w:t>
            </w:r>
            <w:r>
              <w:fldChar w:fldCharType="end"/>
            </w:r>
          </w:hyperlink>
        </w:p>
        <w:p w:rsidR="0C341212" w:rsidP="0C341212" w:rsidRDefault="0C341212" w14:paraId="500898A2" w14:textId="6170CA91">
          <w:pPr>
            <w:pStyle w:val="TOC4"/>
            <w:tabs>
              <w:tab w:val="left" w:leader="none" w:pos="1200"/>
              <w:tab w:val="right" w:leader="dot" w:pos="9015"/>
            </w:tabs>
            <w:bidi w:val="0"/>
            <w:rPr>
              <w:rStyle w:val="Hyperlink"/>
            </w:rPr>
          </w:pPr>
          <w:hyperlink w:anchor="_Toc1578840075">
            <w:r w:rsidRPr="0C341212" w:rsidR="0C341212">
              <w:rPr>
                <w:rStyle w:val="Hyperlink"/>
                <w:rFonts w:ascii="Symbol" w:hAnsi="Symbol" w:eastAsia="Symbol" w:cs="Symbol"/>
              </w:rPr>
              <w:t></w:t>
            </w:r>
            <w:r>
              <w:tab/>
            </w:r>
            <w:r w:rsidRPr="0C341212" w:rsidR="0C341212">
              <w:rPr>
                <w:rStyle w:val="Hyperlink"/>
              </w:rPr>
              <w:t>Validar Vistoria</w:t>
            </w:r>
            <w:r>
              <w:tab/>
            </w:r>
            <w:r>
              <w:fldChar w:fldCharType="begin"/>
            </w:r>
            <w:r>
              <w:instrText xml:space="preserve">PAGEREF _Toc1578840075 \h</w:instrText>
            </w:r>
            <w:r>
              <w:fldChar w:fldCharType="separate"/>
            </w:r>
            <w:r w:rsidRPr="0C341212" w:rsidR="0C341212">
              <w:rPr>
                <w:rStyle w:val="Hyperlink"/>
              </w:rPr>
              <w:t>18</w:t>
            </w:r>
            <w:r>
              <w:fldChar w:fldCharType="end"/>
            </w:r>
          </w:hyperlink>
        </w:p>
        <w:p w:rsidR="0C341212" w:rsidP="0C341212" w:rsidRDefault="0C341212" w14:paraId="315912B2" w14:textId="0503880C">
          <w:pPr>
            <w:pStyle w:val="TOC4"/>
            <w:tabs>
              <w:tab w:val="left" w:leader="none" w:pos="1200"/>
              <w:tab w:val="right" w:leader="dot" w:pos="9015"/>
            </w:tabs>
            <w:bidi w:val="0"/>
            <w:rPr>
              <w:rStyle w:val="Hyperlink"/>
            </w:rPr>
          </w:pPr>
          <w:hyperlink w:anchor="_Toc1169372364">
            <w:r w:rsidRPr="0C341212" w:rsidR="0C341212">
              <w:rPr>
                <w:rStyle w:val="Hyperlink"/>
                <w:rFonts w:ascii="Symbol" w:hAnsi="Symbol" w:eastAsia="Symbol" w:cs="Symbol"/>
              </w:rPr>
              <w:t></w:t>
            </w:r>
            <w:r>
              <w:tab/>
            </w:r>
            <w:r w:rsidRPr="0C341212" w:rsidR="0C341212">
              <w:rPr>
                <w:rStyle w:val="Hyperlink"/>
              </w:rPr>
              <w:t>Solicitar Nova Vistoria</w:t>
            </w:r>
            <w:r>
              <w:tab/>
            </w:r>
            <w:r>
              <w:fldChar w:fldCharType="begin"/>
            </w:r>
            <w:r>
              <w:instrText xml:space="preserve">PAGEREF _Toc1169372364 \h</w:instrText>
            </w:r>
            <w:r>
              <w:fldChar w:fldCharType="separate"/>
            </w:r>
            <w:r w:rsidRPr="0C341212" w:rsidR="0C341212">
              <w:rPr>
                <w:rStyle w:val="Hyperlink"/>
              </w:rPr>
              <w:t>18</w:t>
            </w:r>
            <w:r>
              <w:fldChar w:fldCharType="end"/>
            </w:r>
          </w:hyperlink>
        </w:p>
        <w:p w:rsidR="0C341212" w:rsidP="0C341212" w:rsidRDefault="0C341212" w14:paraId="1B69A666" w14:textId="5B222637">
          <w:pPr>
            <w:pStyle w:val="TOC2"/>
            <w:tabs>
              <w:tab w:val="right" w:leader="dot" w:pos="9015"/>
            </w:tabs>
            <w:bidi w:val="0"/>
            <w:rPr>
              <w:rStyle w:val="Hyperlink"/>
            </w:rPr>
          </w:pPr>
          <w:hyperlink w:anchor="_Toc802413120">
            <w:r w:rsidRPr="0C341212" w:rsidR="0C341212">
              <w:rPr>
                <w:rStyle w:val="Hyperlink"/>
              </w:rPr>
              <w:t>4.4 Homepage Vistoriador</w:t>
            </w:r>
            <w:r>
              <w:tab/>
            </w:r>
            <w:r>
              <w:fldChar w:fldCharType="begin"/>
            </w:r>
            <w:r>
              <w:instrText xml:space="preserve">PAGEREF _Toc802413120 \h</w:instrText>
            </w:r>
            <w:r>
              <w:fldChar w:fldCharType="separate"/>
            </w:r>
            <w:r w:rsidRPr="0C341212" w:rsidR="0C341212">
              <w:rPr>
                <w:rStyle w:val="Hyperlink"/>
              </w:rPr>
              <w:t>18</w:t>
            </w:r>
            <w:r>
              <w:fldChar w:fldCharType="end"/>
            </w:r>
          </w:hyperlink>
        </w:p>
        <w:p w:rsidR="0C341212" w:rsidP="0C341212" w:rsidRDefault="0C341212" w14:paraId="12B93EC4" w14:textId="7212685B">
          <w:pPr>
            <w:pStyle w:val="TOC1"/>
            <w:tabs>
              <w:tab w:val="right" w:leader="dot" w:pos="9015"/>
            </w:tabs>
            <w:bidi w:val="0"/>
            <w:rPr>
              <w:rStyle w:val="Hyperlink"/>
            </w:rPr>
          </w:pPr>
          <w:hyperlink w:anchor="_Toc657254126">
            <w:r w:rsidRPr="0C341212" w:rsidR="0C341212">
              <w:rPr>
                <w:rStyle w:val="Hyperlink"/>
              </w:rPr>
              <w:t>Após realizar o login com seu e-mail, o cliente será redirecionado para a página principal do sistema. Nela, ele poderá:</w:t>
            </w:r>
            <w:r>
              <w:tab/>
            </w:r>
            <w:r>
              <w:fldChar w:fldCharType="begin"/>
            </w:r>
            <w:r>
              <w:instrText xml:space="preserve">PAGEREF _Toc657254126 \h</w:instrText>
            </w:r>
            <w:r>
              <w:fldChar w:fldCharType="separate"/>
            </w:r>
            <w:r w:rsidRPr="0C341212" w:rsidR="0C341212">
              <w:rPr>
                <w:rStyle w:val="Hyperlink"/>
              </w:rPr>
              <w:t>18</w:t>
            </w:r>
            <w:r>
              <w:fldChar w:fldCharType="end"/>
            </w:r>
          </w:hyperlink>
        </w:p>
        <w:p w:rsidR="0C341212" w:rsidP="0C341212" w:rsidRDefault="0C341212" w14:paraId="56C2E235" w14:textId="4F367056">
          <w:pPr>
            <w:pStyle w:val="TOC3"/>
            <w:tabs>
              <w:tab w:val="right" w:leader="dot" w:pos="9015"/>
            </w:tabs>
            <w:bidi w:val="0"/>
            <w:rPr>
              <w:rStyle w:val="Hyperlink"/>
            </w:rPr>
          </w:pPr>
          <w:hyperlink w:anchor="_Toc339290776">
            <w:r w:rsidRPr="0C341212" w:rsidR="0C341212">
              <w:rPr>
                <w:rStyle w:val="Hyperlink"/>
              </w:rPr>
              <w:t>4.4.1 Ver Vistoria</w:t>
            </w:r>
            <w:r>
              <w:tab/>
            </w:r>
            <w:r>
              <w:fldChar w:fldCharType="begin"/>
            </w:r>
            <w:r>
              <w:instrText xml:space="preserve">PAGEREF _Toc339290776 \h</w:instrText>
            </w:r>
            <w:r>
              <w:fldChar w:fldCharType="separate"/>
            </w:r>
            <w:r w:rsidRPr="0C341212" w:rsidR="0C341212">
              <w:rPr>
                <w:rStyle w:val="Hyperlink"/>
              </w:rPr>
              <w:t>19</w:t>
            </w:r>
            <w:r>
              <w:fldChar w:fldCharType="end"/>
            </w:r>
          </w:hyperlink>
        </w:p>
        <w:p w:rsidR="0C341212" w:rsidP="0C341212" w:rsidRDefault="0C341212" w14:paraId="07C5118E" w14:textId="75E7F059">
          <w:pPr>
            <w:pStyle w:val="TOC3"/>
            <w:tabs>
              <w:tab w:val="right" w:leader="dot" w:pos="9015"/>
            </w:tabs>
            <w:bidi w:val="0"/>
            <w:rPr>
              <w:rStyle w:val="Hyperlink"/>
            </w:rPr>
          </w:pPr>
          <w:hyperlink w:anchor="_Toc1034495601">
            <w:r w:rsidRPr="0C341212" w:rsidR="0C341212">
              <w:rPr>
                <w:rStyle w:val="Hyperlink"/>
              </w:rPr>
              <w:t>4.4.2 Ver Vistoria</w:t>
            </w:r>
            <w:r>
              <w:tab/>
            </w:r>
            <w:r>
              <w:fldChar w:fldCharType="begin"/>
            </w:r>
            <w:r>
              <w:instrText xml:space="preserve">PAGEREF _Toc1034495601 \h</w:instrText>
            </w:r>
            <w:r>
              <w:fldChar w:fldCharType="separate"/>
            </w:r>
            <w:r w:rsidRPr="0C341212" w:rsidR="0C341212">
              <w:rPr>
                <w:rStyle w:val="Hyperlink"/>
              </w:rPr>
              <w:t>20</w:t>
            </w:r>
            <w:r>
              <w:fldChar w:fldCharType="end"/>
            </w:r>
          </w:hyperlink>
        </w:p>
        <w:p w:rsidR="0C341212" w:rsidP="0C341212" w:rsidRDefault="0C341212" w14:paraId="4F0566DE" w14:textId="179C41CE">
          <w:pPr>
            <w:pStyle w:val="TOC1"/>
            <w:tabs>
              <w:tab w:val="right" w:leader="dot" w:pos="9015"/>
            </w:tabs>
            <w:bidi w:val="0"/>
            <w:rPr>
              <w:rStyle w:val="Hyperlink"/>
            </w:rPr>
          </w:pPr>
          <w:hyperlink w:anchor="_Toc1418988511">
            <w:r w:rsidRPr="0C341212" w:rsidR="0C341212">
              <w:rPr>
                <w:rStyle w:val="Hyperlink"/>
              </w:rPr>
              <w:t>5. Encerramento</w:t>
            </w:r>
            <w:r>
              <w:tab/>
            </w:r>
            <w:r>
              <w:fldChar w:fldCharType="begin"/>
            </w:r>
            <w:r>
              <w:instrText xml:space="preserve">PAGEREF _Toc1418988511 \h</w:instrText>
            </w:r>
            <w:r>
              <w:fldChar w:fldCharType="separate"/>
            </w:r>
            <w:r w:rsidRPr="0C341212" w:rsidR="0C341212">
              <w:rPr>
                <w:rStyle w:val="Hyperlink"/>
              </w:rPr>
              <w:t>21</w:t>
            </w:r>
            <w:r>
              <w:fldChar w:fldCharType="end"/>
            </w:r>
          </w:hyperlink>
        </w:p>
        <w:p w:rsidR="0C341212" w:rsidP="0C341212" w:rsidRDefault="0C341212" w14:paraId="7ED075C7" w14:textId="59945711">
          <w:pPr>
            <w:pStyle w:val="TOC1"/>
            <w:tabs>
              <w:tab w:val="right" w:leader="dot" w:pos="9015"/>
            </w:tabs>
            <w:bidi w:val="0"/>
            <w:rPr>
              <w:rStyle w:val="Hyperlink"/>
            </w:rPr>
          </w:pPr>
          <w:hyperlink w:anchor="_Toc236847082">
            <w:r w:rsidRPr="0C341212" w:rsidR="0C341212">
              <w:rPr>
                <w:rStyle w:val="Hyperlink"/>
              </w:rPr>
              <w:t>Anexo A – Licença de uso</w:t>
            </w:r>
            <w:r>
              <w:tab/>
            </w:r>
            <w:r>
              <w:fldChar w:fldCharType="begin"/>
            </w:r>
            <w:r>
              <w:instrText xml:space="preserve">PAGEREF _Toc236847082 \h</w:instrText>
            </w:r>
            <w:r>
              <w:fldChar w:fldCharType="separate"/>
            </w:r>
            <w:r w:rsidRPr="0C341212" w:rsidR="0C341212">
              <w:rPr>
                <w:rStyle w:val="Hyperlink"/>
              </w:rPr>
              <w:t>22</w:t>
            </w:r>
            <w:r>
              <w:fldChar w:fldCharType="end"/>
            </w:r>
          </w:hyperlink>
          <w:r>
            <w:fldChar w:fldCharType="end"/>
          </w:r>
        </w:p>
      </w:sdtContent>
    </w:sdt>
    <w:p w:rsidR="0C341212" w:rsidP="0C341212" w:rsidRDefault="0C341212" w14:paraId="36439B33" w14:textId="4A578EC2">
      <w:pPr>
        <w:jc w:val="center"/>
        <w:rPr>
          <w:rFonts w:ascii="Arial" w:hAnsi="Arial" w:eastAsia="Arial" w:cs="Arial"/>
          <w:sz w:val="28"/>
          <w:szCs w:val="28"/>
        </w:rPr>
      </w:pPr>
    </w:p>
    <w:p w:rsidR="0C341212" w:rsidP="0C341212" w:rsidRDefault="0C341212" w14:paraId="05846648" w14:textId="05A06D7C">
      <w:pPr>
        <w:pStyle w:val="Normal"/>
        <w:spacing w:line="360" w:lineRule="auto"/>
        <w:ind w:left="142" w:right="134" w:firstLine="566"/>
        <w:jc w:val="center"/>
        <w:rPr>
          <w:rFonts w:ascii="Arial" w:hAnsi="Arial" w:eastAsia="Arial" w:cs="Arial"/>
          <w:b w:val="0"/>
          <w:bCs w:val="0"/>
          <w:i w:val="0"/>
          <w:iCs w:val="0"/>
          <w:caps w:val="0"/>
          <w:smallCaps w:val="0"/>
          <w:noProof w:val="0"/>
          <w:color w:val="000000" w:themeColor="text1" w:themeTint="FF" w:themeShade="FF"/>
          <w:sz w:val="24"/>
          <w:szCs w:val="24"/>
          <w:lang w:val="pt-PT"/>
        </w:rPr>
      </w:pPr>
    </w:p>
    <w:p w:rsidR="0C341212" w:rsidP="0C341212" w:rsidRDefault="0C341212" w14:paraId="0DDB312C" w14:textId="066C88C2">
      <w:pPr>
        <w:rPr>
          <w:rFonts w:ascii="Arial" w:hAnsi="Arial" w:eastAsia="Arial" w:cs="Arial"/>
        </w:rPr>
      </w:pPr>
      <w:r w:rsidRPr="0C341212">
        <w:rPr>
          <w:rFonts w:ascii="Arial" w:hAnsi="Arial" w:eastAsia="Arial" w:cs="Arial"/>
        </w:rPr>
        <w:br w:type="page"/>
      </w:r>
    </w:p>
    <w:p w:rsidR="6ECD4AC3" w:rsidP="0C341212" w:rsidRDefault="6ECD4AC3" w14:paraId="5B72E546" w14:textId="11B4559C">
      <w:pPr>
        <w:pStyle w:val="Heading1"/>
        <w:rPr>
          <w:rFonts w:ascii="Arial" w:hAnsi="Arial" w:eastAsia="Arial" w:cs="Arial"/>
          <w:sz w:val="28"/>
          <w:szCs w:val="28"/>
        </w:rPr>
      </w:pPr>
      <w:bookmarkStart w:name="_Toc1234275172" w:id="1365223149"/>
      <w:r w:rsidRPr="0C341212" w:rsidR="6ECD4AC3">
        <w:rPr>
          <w:rFonts w:ascii="Arial" w:hAnsi="Arial" w:eastAsia="Arial" w:cs="Arial"/>
          <w:sz w:val="28"/>
          <w:szCs w:val="28"/>
        </w:rPr>
        <w:t>1</w:t>
      </w:r>
      <w:r w:rsidRPr="0C341212" w:rsidR="6ECD4AC3">
        <w:rPr>
          <w:rFonts w:ascii="Arial" w:hAnsi="Arial" w:eastAsia="Arial" w:cs="Arial"/>
          <w:sz w:val="28"/>
          <w:szCs w:val="28"/>
        </w:rPr>
        <w:t>.</w:t>
      </w:r>
      <w:r w:rsidRPr="0C341212" w:rsidR="6ECD4AC3">
        <w:rPr>
          <w:rFonts w:ascii="Arial" w:hAnsi="Arial" w:eastAsia="Arial" w:cs="Arial"/>
          <w:sz w:val="28"/>
          <w:szCs w:val="28"/>
        </w:rPr>
        <w:t xml:space="preserve"> </w:t>
      </w:r>
      <w:r w:rsidRPr="0C341212" w:rsidR="1019F6CE">
        <w:rPr>
          <w:rFonts w:ascii="Arial" w:hAnsi="Arial" w:eastAsia="Arial" w:cs="Arial"/>
          <w:sz w:val="28"/>
          <w:szCs w:val="28"/>
        </w:rPr>
        <w:t>I</w:t>
      </w:r>
      <w:r w:rsidRPr="0C341212" w:rsidR="1019F6CE">
        <w:rPr>
          <w:rFonts w:ascii="Arial" w:hAnsi="Arial" w:eastAsia="Arial" w:cs="Arial"/>
          <w:sz w:val="28"/>
          <w:szCs w:val="28"/>
        </w:rPr>
        <w:t>ntrodução</w:t>
      </w:r>
      <w:bookmarkEnd w:id="1365223149"/>
      <w:r w:rsidRPr="0C341212" w:rsidR="1019F6CE">
        <w:rPr>
          <w:rFonts w:ascii="Arial" w:hAnsi="Arial" w:eastAsia="Arial" w:cs="Arial"/>
          <w:sz w:val="28"/>
          <w:szCs w:val="28"/>
        </w:rPr>
        <w:t xml:space="preserve"> </w:t>
      </w:r>
    </w:p>
    <w:p w:rsidR="3A37C86C" w:rsidP="0C341212" w:rsidRDefault="3A37C86C" w14:paraId="28743F98" w14:textId="65FF0848">
      <w:pPr>
        <w:spacing w:line="360" w:lineRule="auto"/>
        <w:ind w:left="142" w:right="132" w:firstLine="427"/>
        <w:jc w:val="both"/>
        <w:rPr>
          <w:rFonts w:ascii="Arial" w:hAnsi="Arial" w:eastAsia="Arial" w:cs="Arial"/>
          <w:noProof w:val="0"/>
          <w:sz w:val="24"/>
          <w:szCs w:val="24"/>
          <w:lang w:val="pt-BR"/>
        </w:rPr>
      </w:pPr>
      <w:r w:rsidRPr="0C341212" w:rsidR="3A37C86C">
        <w:rPr>
          <w:rFonts w:ascii="Arial" w:hAnsi="Arial" w:eastAsia="Arial" w:cs="Arial"/>
          <w:b w:val="0"/>
          <w:bCs w:val="0"/>
          <w:i w:val="0"/>
          <w:iCs w:val="0"/>
          <w:caps w:val="0"/>
          <w:smallCaps w:val="0"/>
          <w:noProof w:val="0"/>
          <w:color w:val="000000" w:themeColor="text1" w:themeTint="FF" w:themeShade="FF"/>
          <w:sz w:val="24"/>
          <w:szCs w:val="24"/>
          <w:lang w:val="pt-PT"/>
        </w:rPr>
        <w:t xml:space="preserve">Este manual tem como objetivo orientar o usuário quanto à utilização do sistema de vistoria de imóveis da </w:t>
      </w:r>
      <w:r w:rsidRPr="0C341212" w:rsidR="3A37C86C">
        <w:rPr>
          <w:rFonts w:ascii="Arial" w:hAnsi="Arial" w:eastAsia="Arial" w:cs="Arial"/>
          <w:b w:val="1"/>
          <w:bCs w:val="1"/>
          <w:i w:val="0"/>
          <w:iCs w:val="0"/>
          <w:caps w:val="0"/>
          <w:smallCaps w:val="0"/>
          <w:noProof w:val="0"/>
          <w:color w:val="000000" w:themeColor="text1" w:themeTint="FF" w:themeShade="FF"/>
          <w:sz w:val="24"/>
          <w:szCs w:val="24"/>
          <w:lang w:val="pt-PT"/>
        </w:rPr>
        <w:t>CIVIS</w:t>
      </w:r>
      <w:r w:rsidRPr="0C341212" w:rsidR="3A37C86C">
        <w:rPr>
          <w:rFonts w:ascii="Arial" w:hAnsi="Arial" w:eastAsia="Arial" w:cs="Arial"/>
          <w:b w:val="0"/>
          <w:bCs w:val="0"/>
          <w:i w:val="0"/>
          <w:iCs w:val="0"/>
          <w:caps w:val="0"/>
          <w:smallCaps w:val="0"/>
          <w:noProof w:val="0"/>
          <w:color w:val="000000" w:themeColor="text1" w:themeTint="FF" w:themeShade="FF"/>
          <w:sz w:val="24"/>
          <w:szCs w:val="24"/>
          <w:lang w:val="pt-PT"/>
        </w:rPr>
        <w:t>, explicando o funcionamento geral da plataforma e seu uso adequado.</w:t>
      </w:r>
    </w:p>
    <w:p w:rsidR="49046BDE" w:rsidP="0C341212" w:rsidRDefault="49046BDE" w14:paraId="780561D7" w14:textId="41CD17CE">
      <w:pPr>
        <w:pStyle w:val="Heading1"/>
        <w:rPr>
          <w:rFonts w:ascii="Arial" w:hAnsi="Arial" w:eastAsia="Arial" w:cs="Arial"/>
          <w:sz w:val="28"/>
          <w:szCs w:val="28"/>
        </w:rPr>
      </w:pPr>
      <w:bookmarkStart w:name="_Toc2053011909" w:id="1702389405"/>
      <w:r w:rsidRPr="0C341212" w:rsidR="49046BDE">
        <w:rPr>
          <w:rFonts w:ascii="Arial" w:hAnsi="Arial" w:eastAsia="Arial" w:cs="Arial"/>
          <w:sz w:val="28"/>
          <w:szCs w:val="28"/>
        </w:rPr>
        <w:t xml:space="preserve">2. </w:t>
      </w:r>
      <w:r w:rsidRPr="0C341212" w:rsidR="1019F6CE">
        <w:rPr>
          <w:rFonts w:ascii="Arial" w:hAnsi="Arial" w:eastAsia="Arial" w:cs="Arial"/>
          <w:sz w:val="28"/>
          <w:szCs w:val="28"/>
        </w:rPr>
        <w:t>Plataforma</w:t>
      </w:r>
      <w:bookmarkEnd w:id="1702389405"/>
      <w:r w:rsidRPr="0C341212" w:rsidR="1019F6CE">
        <w:rPr>
          <w:rFonts w:ascii="Arial" w:hAnsi="Arial" w:eastAsia="Arial" w:cs="Arial"/>
          <w:sz w:val="28"/>
          <w:szCs w:val="28"/>
        </w:rPr>
        <w:t xml:space="preserve"> </w:t>
      </w:r>
    </w:p>
    <w:p w:rsidR="215A58DD" w:rsidP="0C341212" w:rsidRDefault="215A58DD" w14:paraId="5940DBDC" w14:textId="6A85EB32">
      <w:pPr>
        <w:spacing w:before="240" w:beforeAutospacing="off" w:after="240" w:afterAutospacing="off"/>
        <w:ind w:firstLine="708"/>
        <w:jc w:val="both"/>
        <w:rPr>
          <w:rFonts w:ascii="Arial" w:hAnsi="Arial" w:eastAsia="Arial" w:cs="Arial"/>
          <w:noProof w:val="0"/>
          <w:sz w:val="24"/>
          <w:szCs w:val="24"/>
          <w:lang w:val="pt-BR"/>
        </w:rPr>
      </w:pPr>
      <w:r w:rsidRPr="0C341212" w:rsidR="215A58DD">
        <w:rPr>
          <w:rFonts w:ascii="Arial" w:hAnsi="Arial" w:eastAsia="Arial" w:cs="Arial"/>
          <w:b w:val="0"/>
          <w:bCs w:val="0"/>
          <w:i w:val="0"/>
          <w:iCs w:val="0"/>
          <w:caps w:val="0"/>
          <w:smallCaps w:val="0"/>
          <w:noProof w:val="0"/>
          <w:color w:val="000000" w:themeColor="text1" w:themeTint="FF" w:themeShade="FF"/>
          <w:sz w:val="24"/>
          <w:szCs w:val="24"/>
          <w:lang w:val="pt-PT"/>
        </w:rPr>
        <w:t xml:space="preserve">O sistema foi desenvolvido para uso via internet e foi testado nos principais navegadores: </w:t>
      </w:r>
      <w:r w:rsidRPr="0C341212" w:rsidR="215A58DD">
        <w:rPr>
          <w:rFonts w:ascii="Arial" w:hAnsi="Arial" w:eastAsia="Arial" w:cs="Arial"/>
          <w:b w:val="1"/>
          <w:bCs w:val="1"/>
          <w:i w:val="0"/>
          <w:iCs w:val="0"/>
          <w:caps w:val="0"/>
          <w:smallCaps w:val="0"/>
          <w:noProof w:val="0"/>
          <w:color w:val="000000" w:themeColor="text1" w:themeTint="FF" w:themeShade="FF"/>
          <w:sz w:val="24"/>
          <w:szCs w:val="24"/>
          <w:lang w:val="pt-PT"/>
        </w:rPr>
        <w:t>Brave</w:t>
      </w:r>
      <w:r w:rsidRPr="0C341212" w:rsidR="215A58DD">
        <w:rPr>
          <w:rFonts w:ascii="Arial" w:hAnsi="Arial" w:eastAsia="Arial" w:cs="Arial"/>
          <w:b w:val="0"/>
          <w:bCs w:val="0"/>
          <w:i w:val="0"/>
          <w:iCs w:val="0"/>
          <w:caps w:val="0"/>
          <w:smallCaps w:val="0"/>
          <w:noProof w:val="0"/>
          <w:color w:val="000000" w:themeColor="text1" w:themeTint="FF" w:themeShade="FF"/>
          <w:sz w:val="24"/>
          <w:szCs w:val="24"/>
          <w:lang w:val="pt-PT"/>
        </w:rPr>
        <w:t xml:space="preserve">, </w:t>
      </w:r>
      <w:r w:rsidRPr="0C341212" w:rsidR="215A58DD">
        <w:rPr>
          <w:rFonts w:ascii="Arial" w:hAnsi="Arial" w:eastAsia="Arial" w:cs="Arial"/>
          <w:b w:val="1"/>
          <w:bCs w:val="1"/>
          <w:i w:val="0"/>
          <w:iCs w:val="0"/>
          <w:caps w:val="0"/>
          <w:smallCaps w:val="0"/>
          <w:noProof w:val="0"/>
          <w:color w:val="000000" w:themeColor="text1" w:themeTint="FF" w:themeShade="FF"/>
          <w:sz w:val="24"/>
          <w:szCs w:val="24"/>
          <w:lang w:val="pt-PT"/>
        </w:rPr>
        <w:t>Firefox</w:t>
      </w:r>
      <w:r w:rsidRPr="0C341212" w:rsidR="215A58DD">
        <w:rPr>
          <w:rFonts w:ascii="Arial" w:hAnsi="Arial" w:eastAsia="Arial" w:cs="Arial"/>
          <w:b w:val="0"/>
          <w:bCs w:val="0"/>
          <w:i w:val="0"/>
          <w:iCs w:val="0"/>
          <w:caps w:val="0"/>
          <w:smallCaps w:val="0"/>
          <w:noProof w:val="0"/>
          <w:color w:val="000000" w:themeColor="text1" w:themeTint="FF" w:themeShade="FF"/>
          <w:sz w:val="24"/>
          <w:szCs w:val="24"/>
          <w:lang w:val="pt-PT"/>
        </w:rPr>
        <w:t xml:space="preserve">, </w:t>
      </w:r>
      <w:r w:rsidRPr="0C341212" w:rsidR="215A58DD">
        <w:rPr>
          <w:rFonts w:ascii="Arial" w:hAnsi="Arial" w:eastAsia="Arial" w:cs="Arial"/>
          <w:b w:val="1"/>
          <w:bCs w:val="1"/>
          <w:i w:val="0"/>
          <w:iCs w:val="0"/>
          <w:caps w:val="0"/>
          <w:smallCaps w:val="0"/>
          <w:noProof w:val="0"/>
          <w:color w:val="000000" w:themeColor="text1" w:themeTint="FF" w:themeShade="FF"/>
          <w:sz w:val="24"/>
          <w:szCs w:val="24"/>
          <w:lang w:val="pt-PT"/>
        </w:rPr>
        <w:t>Opera</w:t>
      </w:r>
      <w:r w:rsidRPr="0C341212" w:rsidR="215A58DD">
        <w:rPr>
          <w:rFonts w:ascii="Arial" w:hAnsi="Arial" w:eastAsia="Arial" w:cs="Arial"/>
          <w:b w:val="0"/>
          <w:bCs w:val="0"/>
          <w:i w:val="0"/>
          <w:iCs w:val="0"/>
          <w:caps w:val="0"/>
          <w:smallCaps w:val="0"/>
          <w:noProof w:val="0"/>
          <w:color w:val="000000" w:themeColor="text1" w:themeTint="FF" w:themeShade="FF"/>
          <w:sz w:val="24"/>
          <w:szCs w:val="24"/>
          <w:lang w:val="pt-PT"/>
        </w:rPr>
        <w:t xml:space="preserve"> e </w:t>
      </w:r>
      <w:r w:rsidRPr="0C341212" w:rsidR="215A58DD">
        <w:rPr>
          <w:rFonts w:ascii="Arial" w:hAnsi="Arial" w:eastAsia="Arial" w:cs="Arial"/>
          <w:b w:val="1"/>
          <w:bCs w:val="1"/>
          <w:i w:val="0"/>
          <w:iCs w:val="0"/>
          <w:caps w:val="0"/>
          <w:smallCaps w:val="0"/>
          <w:noProof w:val="0"/>
          <w:color w:val="000000" w:themeColor="text1" w:themeTint="FF" w:themeShade="FF"/>
          <w:sz w:val="24"/>
          <w:szCs w:val="24"/>
          <w:lang w:val="pt-PT"/>
        </w:rPr>
        <w:t>Google Chrome</w:t>
      </w:r>
      <w:r w:rsidRPr="0C341212" w:rsidR="215A58DD">
        <w:rPr>
          <w:rFonts w:ascii="Arial" w:hAnsi="Arial" w:eastAsia="Arial" w:cs="Arial"/>
          <w:b w:val="0"/>
          <w:bCs w:val="0"/>
          <w:i w:val="0"/>
          <w:iCs w:val="0"/>
          <w:caps w:val="0"/>
          <w:smallCaps w:val="0"/>
          <w:noProof w:val="0"/>
          <w:color w:val="000000" w:themeColor="text1" w:themeTint="FF" w:themeShade="FF"/>
          <w:sz w:val="24"/>
          <w:szCs w:val="24"/>
          <w:lang w:val="pt-PT"/>
        </w:rPr>
        <w:t>.</w:t>
      </w:r>
    </w:p>
    <w:p w:rsidR="5E321E4C" w:rsidP="0C341212" w:rsidRDefault="5E321E4C" w14:paraId="5ACE24CA" w14:textId="6E53BAD6">
      <w:pPr>
        <w:pStyle w:val="Heading1"/>
        <w:rPr>
          <w:rFonts w:ascii="Arial" w:hAnsi="Arial" w:eastAsia="Arial" w:cs="Arial"/>
          <w:sz w:val="28"/>
          <w:szCs w:val="28"/>
        </w:rPr>
      </w:pPr>
      <w:bookmarkStart w:name="_Toc1700789493" w:id="734076248"/>
      <w:r w:rsidRPr="0C341212" w:rsidR="5E321E4C">
        <w:rPr>
          <w:rFonts w:ascii="Arial" w:hAnsi="Arial" w:eastAsia="Arial" w:cs="Arial"/>
          <w:sz w:val="28"/>
          <w:szCs w:val="28"/>
        </w:rPr>
        <w:t xml:space="preserve">3. </w:t>
      </w:r>
      <w:r w:rsidRPr="0C341212" w:rsidR="1019F6CE">
        <w:rPr>
          <w:rFonts w:ascii="Arial" w:hAnsi="Arial" w:eastAsia="Arial" w:cs="Arial"/>
          <w:sz w:val="28"/>
          <w:szCs w:val="28"/>
        </w:rPr>
        <w:t>Público-alvo</w:t>
      </w:r>
      <w:bookmarkEnd w:id="734076248"/>
    </w:p>
    <w:p w:rsidR="6A6C69F9" w:rsidP="0C341212" w:rsidRDefault="6A6C69F9" w14:paraId="534125F2" w14:textId="6B795D59">
      <w:pPr>
        <w:spacing w:line="360" w:lineRule="auto"/>
        <w:ind w:left="142" w:right="133" w:firstLine="566"/>
        <w:jc w:val="both"/>
        <w:rPr>
          <w:rFonts w:ascii="Arial" w:hAnsi="Arial" w:eastAsia="Arial" w:cs="Arial"/>
          <w:noProof w:val="0"/>
          <w:sz w:val="24"/>
          <w:szCs w:val="24"/>
          <w:lang w:val="pt-BR"/>
        </w:rPr>
      </w:pPr>
      <w:r w:rsidRPr="0C341212" w:rsidR="6A6C69F9">
        <w:rPr>
          <w:rFonts w:ascii="Arial" w:hAnsi="Arial" w:eastAsia="Arial" w:cs="Arial"/>
          <w:b w:val="0"/>
          <w:bCs w:val="0"/>
          <w:i w:val="0"/>
          <w:iCs w:val="0"/>
          <w:caps w:val="0"/>
          <w:smallCaps w:val="0"/>
          <w:noProof w:val="0"/>
          <w:color w:val="000000" w:themeColor="text1" w:themeTint="FF" w:themeShade="FF"/>
          <w:sz w:val="24"/>
          <w:szCs w:val="24"/>
          <w:lang w:val="pt-PT"/>
        </w:rPr>
        <w:t>Este manual é destinado aos usuários que utilizarão o sistema para facilitar o processo de vistoria de imóveis, promovendo uma comunicação eficiente entre clientes e construtoras.</w:t>
      </w:r>
    </w:p>
    <w:p w:rsidR="27C5690D" w:rsidP="0C341212" w:rsidRDefault="27C5690D" w14:paraId="108AD6E1" w14:textId="7D65C751">
      <w:pPr>
        <w:pStyle w:val="Heading1"/>
        <w:rPr>
          <w:rFonts w:ascii="Arial" w:hAnsi="Arial" w:eastAsia="Arial" w:cs="Arial"/>
          <w:sz w:val="28"/>
          <w:szCs w:val="28"/>
        </w:rPr>
      </w:pPr>
      <w:bookmarkStart w:name="_Toc874002421" w:id="953181518"/>
      <w:r w:rsidRPr="0C341212" w:rsidR="27C5690D">
        <w:rPr>
          <w:rFonts w:ascii="Arial" w:hAnsi="Arial" w:eastAsia="Arial" w:cs="Arial"/>
          <w:sz w:val="28"/>
          <w:szCs w:val="28"/>
        </w:rPr>
        <w:t xml:space="preserve">4. </w:t>
      </w:r>
      <w:r w:rsidRPr="0C341212" w:rsidR="1019F6CE">
        <w:rPr>
          <w:rFonts w:ascii="Arial" w:hAnsi="Arial" w:eastAsia="Arial" w:cs="Arial"/>
          <w:sz w:val="28"/>
          <w:szCs w:val="28"/>
        </w:rPr>
        <w:t xml:space="preserve">Usuários E Seus Papeis </w:t>
      </w:r>
      <w:r w:rsidRPr="0C341212" w:rsidR="1019F6CE">
        <w:rPr>
          <w:rFonts w:ascii="Arial" w:hAnsi="Arial" w:eastAsia="Arial" w:cs="Arial"/>
          <w:sz w:val="28"/>
          <w:szCs w:val="28"/>
        </w:rPr>
        <w:t>Nos Sistema</w:t>
      </w:r>
      <w:bookmarkEnd w:id="953181518"/>
      <w:r w:rsidRPr="0C341212" w:rsidR="1019F6CE">
        <w:rPr>
          <w:rFonts w:ascii="Arial" w:hAnsi="Arial" w:eastAsia="Arial" w:cs="Arial"/>
          <w:sz w:val="28"/>
          <w:szCs w:val="28"/>
        </w:rPr>
        <w:t xml:space="preserve"> </w:t>
      </w:r>
    </w:p>
    <w:p w:rsidR="0DE39AF8" w:rsidP="0C341212" w:rsidRDefault="0DE39AF8" w14:paraId="4410CC2C" w14:textId="1CEB6452">
      <w:pPr>
        <w:spacing w:before="240" w:beforeAutospacing="off" w:after="240" w:afterAutospacing="off"/>
        <w:ind w:firstLine="708"/>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 xml:space="preserve">O sistema possui três tipos principais de usuários: </w:t>
      </w:r>
      <w:r w:rsidRPr="0C341212" w:rsidR="0DE39AF8">
        <w:rPr>
          <w:rFonts w:ascii="Arial" w:hAnsi="Arial" w:eastAsia="Arial" w:cs="Arial"/>
          <w:b w:val="1"/>
          <w:bCs w:val="1"/>
          <w:i w:val="0"/>
          <w:iCs w:val="0"/>
          <w:caps w:val="0"/>
          <w:smallCaps w:val="0"/>
          <w:noProof w:val="0"/>
          <w:color w:val="000000" w:themeColor="text1" w:themeTint="FF" w:themeShade="FF"/>
          <w:sz w:val="24"/>
          <w:szCs w:val="24"/>
          <w:lang w:val="pt-PT"/>
        </w:rPr>
        <w:t>Administrador</w:t>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 xml:space="preserve">, </w:t>
      </w:r>
      <w:r w:rsidRPr="0C341212" w:rsidR="0DE39AF8">
        <w:rPr>
          <w:rFonts w:ascii="Arial" w:hAnsi="Arial" w:eastAsia="Arial" w:cs="Arial"/>
          <w:b w:val="1"/>
          <w:bCs w:val="1"/>
          <w:i w:val="0"/>
          <w:iCs w:val="0"/>
          <w:caps w:val="0"/>
          <w:smallCaps w:val="0"/>
          <w:noProof w:val="0"/>
          <w:color w:val="000000" w:themeColor="text1" w:themeTint="FF" w:themeShade="FF"/>
          <w:sz w:val="24"/>
          <w:szCs w:val="24"/>
          <w:lang w:val="pt-PT"/>
        </w:rPr>
        <w:t>Cliente</w:t>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 xml:space="preserve"> e </w:t>
      </w:r>
      <w:r w:rsidRPr="0C341212" w:rsidR="0DE39AF8">
        <w:rPr>
          <w:rFonts w:ascii="Arial" w:hAnsi="Arial" w:eastAsia="Arial" w:cs="Arial"/>
          <w:b w:val="1"/>
          <w:bCs w:val="1"/>
          <w:i w:val="0"/>
          <w:iCs w:val="0"/>
          <w:caps w:val="0"/>
          <w:smallCaps w:val="0"/>
          <w:noProof w:val="0"/>
          <w:color w:val="000000" w:themeColor="text1" w:themeTint="FF" w:themeShade="FF"/>
          <w:sz w:val="24"/>
          <w:szCs w:val="24"/>
          <w:lang w:val="pt-PT"/>
        </w:rPr>
        <w:t>Vistoriador</w:t>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w:t>
      </w:r>
    </w:p>
    <w:p w:rsidR="0DE39AF8" w:rsidP="0C341212" w:rsidRDefault="0DE39AF8" w14:paraId="3202ABAE" w14:textId="69A3F630">
      <w:pPr>
        <w:pStyle w:val="ListParagraph"/>
        <w:numPr>
          <w:ilvl w:val="0"/>
          <w:numId w:val="5"/>
        </w:numPr>
        <w:spacing w:before="240" w:beforeAutospacing="off" w:after="240" w:afterAutospacing="off"/>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0DE39AF8">
        <w:rPr>
          <w:rFonts w:ascii="Arial" w:hAnsi="Arial" w:eastAsia="Arial" w:cs="Arial"/>
          <w:b w:val="1"/>
          <w:bCs w:val="1"/>
          <w:i w:val="0"/>
          <w:iCs w:val="0"/>
          <w:caps w:val="0"/>
          <w:smallCaps w:val="0"/>
          <w:noProof w:val="0"/>
          <w:color w:val="000000" w:themeColor="text1" w:themeTint="FF" w:themeShade="FF"/>
          <w:sz w:val="24"/>
          <w:szCs w:val="24"/>
          <w:lang w:val="pt-PT"/>
        </w:rPr>
        <w:t>Administrador</w:t>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w:t>
      </w:r>
      <w:r>
        <w:br/>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Possui acesso completo ao sistema. É responsável pelo cadastro de usuários, gerenciamento de empreendimentos e imóveis, controle dos funcionários e liberação dos imóveis para vistoria. Também é o responsável por fornecer as credenciais iniciais de acesso aos demais usuários.</w:t>
      </w:r>
    </w:p>
    <w:p w:rsidR="0DE39AF8" w:rsidP="0C341212" w:rsidRDefault="0DE39AF8" w14:paraId="3189455D" w14:textId="395C0E4A">
      <w:pPr>
        <w:pStyle w:val="ListParagraph"/>
        <w:numPr>
          <w:ilvl w:val="0"/>
          <w:numId w:val="5"/>
        </w:numPr>
        <w:spacing w:before="240" w:beforeAutospacing="off" w:after="240" w:afterAutospacing="off"/>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0DE39AF8">
        <w:rPr>
          <w:rFonts w:ascii="Arial" w:hAnsi="Arial" w:eastAsia="Arial" w:cs="Arial"/>
          <w:b w:val="1"/>
          <w:bCs w:val="1"/>
          <w:i w:val="0"/>
          <w:iCs w:val="0"/>
          <w:caps w:val="0"/>
          <w:smallCaps w:val="0"/>
          <w:noProof w:val="0"/>
          <w:color w:val="000000" w:themeColor="text1" w:themeTint="FF" w:themeShade="FF"/>
          <w:sz w:val="24"/>
          <w:szCs w:val="24"/>
          <w:lang w:val="pt-PT"/>
        </w:rPr>
        <w:t>Cliente</w:t>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w:t>
      </w:r>
      <w:r>
        <w:br/>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Pode se cadastrar diretamente na plataforma, caso ainda não tenha um cadastro prévio feito pelo administrador. O cliente tem acesso aos seus empreendimentos e pode solicitar a realização de vistorias em imóveis já liberados. Após o agendamento, ele pode acompanhar o status da vistoria, visualizar o relatório emitido e, ao final, tem a opção de validar, reagendar ou recusar a vistoria realizada.</w:t>
      </w:r>
    </w:p>
    <w:p w:rsidR="0DE39AF8" w:rsidP="0C341212" w:rsidRDefault="0DE39AF8" w14:paraId="21E2FDF7" w14:textId="461F32BE">
      <w:pPr>
        <w:pStyle w:val="ListParagraph"/>
        <w:numPr>
          <w:ilvl w:val="0"/>
          <w:numId w:val="5"/>
        </w:numPr>
        <w:spacing w:before="240" w:beforeAutospacing="off" w:after="240" w:afterAutospacing="off"/>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0C341212" w:rsidR="0DE39AF8">
        <w:rPr>
          <w:rFonts w:ascii="Arial" w:hAnsi="Arial" w:eastAsia="Arial" w:cs="Arial"/>
          <w:b w:val="1"/>
          <w:bCs w:val="1"/>
          <w:i w:val="0"/>
          <w:iCs w:val="0"/>
          <w:caps w:val="0"/>
          <w:smallCaps w:val="0"/>
          <w:noProof w:val="0"/>
          <w:color w:val="000000" w:themeColor="text1" w:themeTint="FF" w:themeShade="FF"/>
          <w:sz w:val="24"/>
          <w:szCs w:val="24"/>
          <w:lang w:val="pt-PT"/>
        </w:rPr>
        <w:t>Vistoriador</w:t>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w:t>
      </w:r>
      <w:r>
        <w:br/>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 xml:space="preserve">É responsável por realizar as vistorias nos empreendimentos aos quais está vinculado. Durante a vistoria, ele realiza o check-in, preenche os dados necessários, gera o relatório e finaliza o processo encerrando a </w:t>
      </w:r>
      <w:r w:rsidRPr="0C341212" w:rsidR="0DE39AF8">
        <w:rPr>
          <w:rFonts w:ascii="Arial" w:hAnsi="Arial" w:eastAsia="Arial" w:cs="Arial"/>
          <w:b w:val="0"/>
          <w:bCs w:val="0"/>
          <w:i w:val="0"/>
          <w:iCs w:val="0"/>
          <w:caps w:val="0"/>
          <w:smallCaps w:val="0"/>
          <w:noProof w:val="0"/>
          <w:color w:val="000000" w:themeColor="text1" w:themeTint="FF" w:themeShade="FF"/>
          <w:sz w:val="24"/>
          <w:szCs w:val="24"/>
          <w:lang w:val="pt-PT"/>
        </w:rPr>
        <w:t>vistoria</w:t>
      </w:r>
      <w:r w:rsidRPr="0C341212" w:rsidR="0E1EEDCA">
        <w:rPr>
          <w:rFonts w:ascii="Arial" w:hAnsi="Arial" w:eastAsia="Arial" w:cs="Arial"/>
          <w:b w:val="0"/>
          <w:bCs w:val="0"/>
          <w:i w:val="0"/>
          <w:iCs w:val="0"/>
          <w:caps w:val="0"/>
          <w:smallCaps w:val="0"/>
          <w:noProof w:val="0"/>
          <w:color w:val="000000" w:themeColor="text1" w:themeTint="FF" w:themeShade="FF"/>
          <w:sz w:val="24"/>
          <w:szCs w:val="24"/>
          <w:lang w:val="pt-PT"/>
        </w:rPr>
        <w:t>.</w:t>
      </w:r>
    </w:p>
    <w:p w:rsidR="3DBD1273" w:rsidP="0C341212" w:rsidRDefault="3DBD1273" w14:paraId="30A80C43" w14:textId="5B46FD87">
      <w:pPr>
        <w:pStyle w:val="Heading2"/>
        <w:rPr>
          <w:rFonts w:ascii="Arial" w:hAnsi="Arial" w:eastAsia="Arial" w:cs="Arial"/>
          <w:noProof w:val="0"/>
          <w:sz w:val="28"/>
          <w:szCs w:val="28"/>
          <w:lang w:val="pt-PT"/>
        </w:rPr>
      </w:pPr>
      <w:bookmarkStart w:name="_Toc536411431" w:id="213640024"/>
      <w:r w:rsidRPr="0C341212" w:rsidR="3DBD1273">
        <w:rPr>
          <w:rFonts w:ascii="Arial" w:hAnsi="Arial" w:eastAsia="Arial" w:cs="Arial"/>
          <w:noProof w:val="0"/>
          <w:sz w:val="28"/>
          <w:szCs w:val="28"/>
          <w:lang w:val="pt-PT"/>
        </w:rPr>
        <w:t>4.1</w:t>
      </w:r>
      <w:r w:rsidRPr="0C341212" w:rsidR="0E1EEDCA">
        <w:rPr>
          <w:rFonts w:ascii="Arial" w:hAnsi="Arial" w:eastAsia="Arial" w:cs="Arial"/>
          <w:noProof w:val="0"/>
          <w:sz w:val="28"/>
          <w:szCs w:val="28"/>
          <w:lang w:val="pt-PT"/>
        </w:rPr>
        <w:t>.</w:t>
      </w:r>
      <w:r w:rsidRPr="0C341212" w:rsidR="0E1EEDCA">
        <w:rPr>
          <w:rFonts w:ascii="Arial" w:hAnsi="Arial" w:eastAsia="Arial" w:cs="Arial"/>
          <w:noProof w:val="0"/>
          <w:sz w:val="28"/>
          <w:szCs w:val="28"/>
          <w:lang w:val="pt-PT"/>
        </w:rPr>
        <w:t xml:space="preserve"> Primeiro Acesso</w:t>
      </w:r>
      <w:bookmarkEnd w:id="213640024"/>
      <w:r w:rsidRPr="0C341212" w:rsidR="0E1EEDCA">
        <w:rPr>
          <w:rFonts w:ascii="Arial" w:hAnsi="Arial" w:eastAsia="Arial" w:cs="Arial"/>
          <w:noProof w:val="0"/>
          <w:sz w:val="28"/>
          <w:szCs w:val="28"/>
          <w:lang w:val="pt-PT"/>
        </w:rPr>
        <w:t xml:space="preserve"> </w:t>
      </w:r>
    </w:p>
    <w:p w:rsidR="7AC71136" w:rsidP="0C341212" w:rsidRDefault="7AC71136" w14:paraId="76D2AED9" w14:textId="2DF4E3D2">
      <w:pPr>
        <w:spacing w:line="360" w:lineRule="auto"/>
        <w:ind w:left="142" w:right="134" w:firstLine="566"/>
        <w:jc w:val="both"/>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7AC71136">
        <w:rPr>
          <w:rFonts w:ascii="Arial" w:hAnsi="Arial" w:eastAsia="Arial" w:cs="Arial"/>
          <w:b w:val="0"/>
          <w:bCs w:val="0"/>
          <w:i w:val="0"/>
          <w:iCs w:val="0"/>
          <w:caps w:val="0"/>
          <w:smallCaps w:val="0"/>
          <w:noProof w:val="0"/>
          <w:color w:val="000000" w:themeColor="text1" w:themeTint="FF" w:themeShade="FF"/>
          <w:sz w:val="24"/>
          <w:szCs w:val="24"/>
          <w:lang w:val="pt-PT"/>
        </w:rPr>
        <w:t>Para proceder com o primeiro acesso, o servidor deverá clicar no botão “</w:t>
      </w:r>
      <w:r w:rsidRPr="0C341212" w:rsidR="399F1163">
        <w:rPr>
          <w:rFonts w:ascii="Arial" w:hAnsi="Arial" w:eastAsia="Arial" w:cs="Arial"/>
          <w:b w:val="0"/>
          <w:bCs w:val="0"/>
          <w:i w:val="0"/>
          <w:iCs w:val="0"/>
          <w:caps w:val="0"/>
          <w:smallCaps w:val="0"/>
          <w:noProof w:val="0"/>
          <w:color w:val="000000" w:themeColor="text1" w:themeTint="FF" w:themeShade="FF"/>
          <w:sz w:val="24"/>
          <w:szCs w:val="24"/>
          <w:lang w:val="pt-PT"/>
        </w:rPr>
        <w:t>Realizar login</w:t>
      </w:r>
      <w:r w:rsidRPr="0C341212" w:rsidR="7AC71136">
        <w:rPr>
          <w:rFonts w:ascii="Arial" w:hAnsi="Arial" w:eastAsia="Arial" w:cs="Arial"/>
          <w:b w:val="0"/>
          <w:bCs w:val="0"/>
          <w:i w:val="0"/>
          <w:iCs w:val="0"/>
          <w:caps w:val="0"/>
          <w:smallCaps w:val="0"/>
          <w:noProof w:val="0"/>
          <w:color w:val="000000" w:themeColor="text1" w:themeTint="FF" w:themeShade="FF"/>
          <w:sz w:val="24"/>
          <w:szCs w:val="24"/>
          <w:lang w:val="pt-PT"/>
        </w:rPr>
        <w:t>” conforme a imagem 1 abaixo.</w:t>
      </w:r>
    </w:p>
    <w:p w:rsidR="7AC71136" w:rsidP="0C341212" w:rsidRDefault="7AC71136" w14:paraId="488CB5EB" w14:textId="7F469721">
      <w:pPr>
        <w:spacing w:line="360" w:lineRule="auto"/>
        <w:ind w:left="142" w:right="134" w:firstLine="566"/>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7AC71136">
        <w:rPr>
          <w:rFonts w:ascii="Arial" w:hAnsi="Arial" w:eastAsia="Arial" w:cs="Arial"/>
          <w:b w:val="0"/>
          <w:bCs w:val="0"/>
          <w:i w:val="0"/>
          <w:iCs w:val="0"/>
          <w:caps w:val="0"/>
          <w:smallCaps w:val="0"/>
          <w:noProof w:val="0"/>
          <w:color w:val="000000" w:themeColor="text1" w:themeTint="FF" w:themeShade="FF"/>
          <w:sz w:val="24"/>
          <w:szCs w:val="24"/>
          <w:lang w:val="pt-PT"/>
        </w:rPr>
        <w:t>Figura 1: Primeiro acesso da plataforma</w:t>
      </w:r>
    </w:p>
    <w:p w:rsidR="7AC71136" w:rsidP="0C341212" w:rsidRDefault="7AC71136" w14:paraId="30C2D484" w14:textId="73F57A2C">
      <w:pPr>
        <w:spacing w:before="240" w:beforeAutospacing="off" w:after="240" w:afterAutospacing="off"/>
        <w:ind w:left="720"/>
        <w:jc w:val="center"/>
        <w:rPr>
          <w:rFonts w:ascii="Arial" w:hAnsi="Arial" w:eastAsia="Arial" w:cs="Arial"/>
          <w:sz w:val="24"/>
          <w:szCs w:val="24"/>
        </w:rPr>
      </w:pPr>
      <w:r w:rsidR="7AC71136">
        <w:drawing>
          <wp:inline wp14:editId="77B4A4ED" wp14:anchorId="424B92D1">
            <wp:extent cx="5219698" cy="2996334"/>
            <wp:effectExtent l="0" t="0" r="0" b="0"/>
            <wp:docPr id="654258580" name="" title=""/>
            <wp:cNvGraphicFramePr>
              <a:graphicFrameLocks noChangeAspect="1"/>
            </wp:cNvGraphicFramePr>
            <a:graphic>
              <a:graphicData uri="http://schemas.openxmlformats.org/drawingml/2006/picture">
                <pic:pic>
                  <pic:nvPicPr>
                    <pic:cNvPr id="0" name=""/>
                    <pic:cNvPicPr/>
                  </pic:nvPicPr>
                  <pic:blipFill>
                    <a:blip r:embed="Ra57812cd5c074e92">
                      <a:extLst>
                        <a:ext xmlns:a="http://schemas.openxmlformats.org/drawingml/2006/main" uri="{28A0092B-C50C-407E-A947-70E740481C1C}">
                          <a14:useLocalDpi val="0"/>
                        </a:ext>
                      </a:extLst>
                    </a:blip>
                    <a:stretch>
                      <a:fillRect/>
                    </a:stretch>
                  </pic:blipFill>
                  <pic:spPr>
                    <a:xfrm>
                      <a:off x="0" y="0"/>
                      <a:ext cx="5219698" cy="2996334"/>
                    </a:xfrm>
                    <a:prstGeom prst="rect">
                      <a:avLst/>
                    </a:prstGeom>
                  </pic:spPr>
                </pic:pic>
              </a:graphicData>
            </a:graphic>
          </wp:inline>
        </w:drawing>
      </w:r>
    </w:p>
    <w:p w:rsidR="7AC71136" w:rsidP="0C341212" w:rsidRDefault="7AC71136" w14:paraId="43A7B5F2" w14:textId="551EA8B9">
      <w:pPr>
        <w:spacing w:before="240" w:beforeAutospacing="off" w:after="240" w:afterAutospacing="off"/>
        <w:ind w:left="720"/>
        <w:jc w:val="center"/>
        <w:rPr>
          <w:rFonts w:ascii="Arial" w:hAnsi="Arial" w:eastAsia="Arial" w:cs="Arial"/>
          <w:sz w:val="20"/>
          <w:szCs w:val="20"/>
        </w:rPr>
      </w:pPr>
      <w:r w:rsidRPr="0C341212" w:rsidR="7AC71136">
        <w:rPr>
          <w:rFonts w:ascii="Arial" w:hAnsi="Arial" w:eastAsia="Arial" w:cs="Arial"/>
          <w:sz w:val="20"/>
          <w:szCs w:val="20"/>
        </w:rPr>
        <w:t xml:space="preserve">Fonte: Autoria Própria </w:t>
      </w:r>
    </w:p>
    <w:p w:rsidR="3E073324" w:rsidP="0C341212" w:rsidRDefault="3E073324" w14:paraId="46425015" w14:textId="68D6D40B">
      <w:pPr>
        <w:pStyle w:val="Heading3"/>
        <w:rPr>
          <w:rFonts w:ascii="Arial" w:hAnsi="Arial" w:eastAsia="Arial" w:cs="Arial"/>
          <w:noProof w:val="0"/>
          <w:sz w:val="28"/>
          <w:szCs w:val="28"/>
          <w:lang w:val="pt-PT"/>
        </w:rPr>
      </w:pPr>
      <w:bookmarkStart w:name="_Toc508894746" w:id="1671281123"/>
      <w:r w:rsidRPr="0C341212" w:rsidR="3E073324">
        <w:rPr>
          <w:rFonts w:ascii="Arial" w:hAnsi="Arial" w:eastAsia="Arial" w:cs="Arial"/>
          <w:noProof w:val="0"/>
          <w:lang w:val="pt-PT"/>
        </w:rPr>
        <w:t>4.1.1 Página de Realizar Login</w:t>
      </w:r>
      <w:bookmarkEnd w:id="1671281123"/>
    </w:p>
    <w:p w:rsidR="2348B79E" w:rsidP="0C341212" w:rsidRDefault="2348B79E" w14:paraId="1703708E" w14:textId="5E1A9F3B">
      <w:pPr>
        <w:spacing w:before="240" w:beforeAutospacing="off" w:after="240" w:afterAutospacing="off"/>
        <w:ind w:firstLine="708"/>
        <w:jc w:val="both"/>
        <w:rPr>
          <w:rFonts w:ascii="Arial" w:hAnsi="Arial" w:eastAsia="Arial" w:cs="Arial"/>
          <w:noProof w:val="0"/>
          <w:sz w:val="24"/>
          <w:szCs w:val="24"/>
          <w:lang w:val="pt-BR"/>
        </w:rPr>
      </w:pPr>
      <w:r w:rsidRPr="0C341212" w:rsidR="2348B79E">
        <w:rPr>
          <w:rFonts w:ascii="Arial" w:hAnsi="Arial" w:eastAsia="Arial" w:cs="Arial"/>
          <w:noProof w:val="0"/>
          <w:sz w:val="24"/>
          <w:szCs w:val="24"/>
          <w:lang w:val="pt-BR"/>
        </w:rPr>
        <w:t>Ap</w:t>
      </w:r>
      <w:r w:rsidRPr="0C341212" w:rsidR="54F77F87">
        <w:rPr>
          <w:rFonts w:ascii="Arial" w:hAnsi="Arial" w:eastAsia="Arial" w:cs="Arial"/>
          <w:noProof w:val="0"/>
          <w:sz w:val="24"/>
          <w:szCs w:val="24"/>
          <w:lang w:val="pt-BR"/>
        </w:rPr>
        <w:t>ó</w:t>
      </w:r>
      <w:r w:rsidRPr="0C341212" w:rsidR="2348B79E">
        <w:rPr>
          <w:rFonts w:ascii="Arial" w:hAnsi="Arial" w:eastAsia="Arial" w:cs="Arial"/>
          <w:noProof w:val="0"/>
          <w:sz w:val="24"/>
          <w:szCs w:val="24"/>
          <w:lang w:val="pt-BR"/>
        </w:rPr>
        <w:t xml:space="preserve">s isso, o usuário será direcionado para a </w:t>
      </w:r>
      <w:r w:rsidRPr="0C341212" w:rsidR="2348B79E">
        <w:rPr>
          <w:rFonts w:ascii="Arial" w:hAnsi="Arial" w:eastAsia="Arial" w:cs="Arial"/>
          <w:b w:val="1"/>
          <w:bCs w:val="1"/>
          <w:noProof w:val="0"/>
          <w:sz w:val="24"/>
          <w:szCs w:val="24"/>
          <w:lang w:val="pt-BR"/>
        </w:rPr>
        <w:t>tela de login</w:t>
      </w:r>
      <w:r w:rsidRPr="0C341212" w:rsidR="520B8E0E">
        <w:rPr>
          <w:rFonts w:ascii="Arial" w:hAnsi="Arial" w:eastAsia="Arial" w:cs="Arial"/>
          <w:b w:val="1"/>
          <w:bCs w:val="1"/>
          <w:noProof w:val="0"/>
          <w:sz w:val="24"/>
          <w:szCs w:val="24"/>
          <w:lang w:val="pt-BR"/>
        </w:rPr>
        <w:t>, possível de ver na figura 2</w:t>
      </w:r>
      <w:r w:rsidRPr="0C341212" w:rsidR="4A64A622">
        <w:rPr>
          <w:rFonts w:ascii="Arial" w:hAnsi="Arial" w:eastAsia="Arial" w:cs="Arial"/>
          <w:b w:val="1"/>
          <w:bCs w:val="1"/>
          <w:noProof w:val="0"/>
          <w:sz w:val="24"/>
          <w:szCs w:val="24"/>
          <w:lang w:val="pt-BR"/>
        </w:rPr>
        <w:t xml:space="preserve"> mostrando a página de login</w:t>
      </w:r>
      <w:r w:rsidRPr="0C341212" w:rsidR="2348B79E">
        <w:rPr>
          <w:rFonts w:ascii="Arial" w:hAnsi="Arial" w:eastAsia="Arial" w:cs="Arial"/>
          <w:noProof w:val="0"/>
          <w:sz w:val="24"/>
          <w:szCs w:val="24"/>
          <w:lang w:val="pt-BR"/>
        </w:rPr>
        <w:t xml:space="preserve">, onde deverá informar seu </w:t>
      </w:r>
      <w:r w:rsidRPr="0C341212" w:rsidR="2348B79E">
        <w:rPr>
          <w:rFonts w:ascii="Arial" w:hAnsi="Arial" w:eastAsia="Arial" w:cs="Arial"/>
          <w:b w:val="1"/>
          <w:bCs w:val="1"/>
          <w:noProof w:val="0"/>
          <w:sz w:val="24"/>
          <w:szCs w:val="24"/>
          <w:lang w:val="pt-BR"/>
        </w:rPr>
        <w:t>e-mail</w:t>
      </w:r>
      <w:r w:rsidRPr="0C341212" w:rsidR="2348B79E">
        <w:rPr>
          <w:rFonts w:ascii="Arial" w:hAnsi="Arial" w:eastAsia="Arial" w:cs="Arial"/>
          <w:noProof w:val="0"/>
          <w:sz w:val="24"/>
          <w:szCs w:val="24"/>
          <w:lang w:val="pt-BR"/>
        </w:rPr>
        <w:t xml:space="preserve"> e </w:t>
      </w:r>
      <w:r w:rsidRPr="0C341212" w:rsidR="2348B79E">
        <w:rPr>
          <w:rFonts w:ascii="Arial" w:hAnsi="Arial" w:eastAsia="Arial" w:cs="Arial"/>
          <w:b w:val="1"/>
          <w:bCs w:val="1"/>
          <w:noProof w:val="0"/>
          <w:sz w:val="24"/>
          <w:szCs w:val="24"/>
          <w:lang w:val="pt-BR"/>
        </w:rPr>
        <w:t>senha</w:t>
      </w:r>
      <w:r w:rsidRPr="0C341212" w:rsidR="2348B79E">
        <w:rPr>
          <w:rFonts w:ascii="Arial" w:hAnsi="Arial" w:eastAsia="Arial" w:cs="Arial"/>
          <w:noProof w:val="0"/>
          <w:sz w:val="24"/>
          <w:szCs w:val="24"/>
          <w:lang w:val="pt-BR"/>
        </w:rPr>
        <w:t xml:space="preserve"> previamente cadastrados. Após preencher os dados, basta clicar no botão </w:t>
      </w:r>
      <w:r w:rsidRPr="0C341212" w:rsidR="2348B79E">
        <w:rPr>
          <w:rFonts w:ascii="Arial" w:hAnsi="Arial" w:eastAsia="Arial" w:cs="Arial"/>
          <w:b w:val="1"/>
          <w:bCs w:val="1"/>
          <w:noProof w:val="0"/>
          <w:sz w:val="24"/>
          <w:szCs w:val="24"/>
          <w:lang w:val="pt-BR"/>
        </w:rPr>
        <w:t>"Entrar"</w:t>
      </w:r>
      <w:r w:rsidRPr="0C341212" w:rsidR="2348B79E">
        <w:rPr>
          <w:rFonts w:ascii="Arial" w:hAnsi="Arial" w:eastAsia="Arial" w:cs="Arial"/>
          <w:noProof w:val="0"/>
          <w:sz w:val="24"/>
          <w:szCs w:val="24"/>
          <w:lang w:val="pt-BR"/>
        </w:rPr>
        <w:t xml:space="preserve"> para acessar a plataforma.</w:t>
      </w:r>
      <w:r w:rsidRPr="0C341212" w:rsidR="567939F2">
        <w:rPr>
          <w:rFonts w:ascii="Arial" w:hAnsi="Arial" w:eastAsia="Arial" w:cs="Arial"/>
          <w:noProof w:val="0"/>
          <w:sz w:val="24"/>
          <w:szCs w:val="24"/>
          <w:lang w:val="pt-BR"/>
        </w:rPr>
        <w:t xml:space="preserve"> A depender do seu tipo de acesso (cliente, administrador, vistoriador) ele será redirecionado para uma Home Page especifica de seu acesso. </w:t>
      </w:r>
    </w:p>
    <w:p w:rsidR="3433F9D3" w:rsidP="0C341212" w:rsidRDefault="3433F9D3" w14:paraId="4EABF962" w14:textId="58F8D1A4">
      <w:pPr>
        <w:spacing w:line="360" w:lineRule="auto"/>
        <w:ind w:left="142" w:right="134" w:firstLine="566"/>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3433F9D3">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0E2F0E82">
        <w:rPr>
          <w:rFonts w:ascii="Arial" w:hAnsi="Arial" w:eastAsia="Arial" w:cs="Arial"/>
          <w:b w:val="0"/>
          <w:bCs w:val="0"/>
          <w:i w:val="0"/>
          <w:iCs w:val="0"/>
          <w:caps w:val="0"/>
          <w:smallCaps w:val="0"/>
          <w:noProof w:val="0"/>
          <w:color w:val="000000" w:themeColor="text1" w:themeTint="FF" w:themeShade="FF"/>
          <w:sz w:val="24"/>
          <w:szCs w:val="24"/>
          <w:lang w:val="pt-PT"/>
        </w:rPr>
        <w:t>2</w:t>
      </w:r>
      <w:r w:rsidRPr="0C341212" w:rsidR="3433F9D3">
        <w:rPr>
          <w:rFonts w:ascii="Arial" w:hAnsi="Arial" w:eastAsia="Arial" w:cs="Arial"/>
          <w:b w:val="0"/>
          <w:bCs w:val="0"/>
          <w:i w:val="0"/>
          <w:iCs w:val="0"/>
          <w:caps w:val="0"/>
          <w:smallCaps w:val="0"/>
          <w:noProof w:val="0"/>
          <w:color w:val="000000" w:themeColor="text1" w:themeTint="FF" w:themeShade="FF"/>
          <w:sz w:val="24"/>
          <w:szCs w:val="24"/>
          <w:lang w:val="pt-PT"/>
        </w:rPr>
        <w:t xml:space="preserve">: </w:t>
      </w:r>
      <w:r w:rsidRPr="0C341212" w:rsidR="7576CC18">
        <w:rPr>
          <w:rFonts w:ascii="Arial" w:hAnsi="Arial" w:eastAsia="Arial" w:cs="Arial"/>
          <w:b w:val="0"/>
          <w:bCs w:val="0"/>
          <w:i w:val="0"/>
          <w:iCs w:val="0"/>
          <w:caps w:val="0"/>
          <w:smallCaps w:val="0"/>
          <w:noProof w:val="0"/>
          <w:color w:val="000000" w:themeColor="text1" w:themeTint="FF" w:themeShade="FF"/>
          <w:sz w:val="24"/>
          <w:szCs w:val="24"/>
          <w:lang w:val="pt-PT"/>
        </w:rPr>
        <w:t>Página</w:t>
      </w:r>
      <w:r w:rsidRPr="0C341212" w:rsidR="7576CC18">
        <w:rPr>
          <w:rFonts w:ascii="Arial" w:hAnsi="Arial" w:eastAsia="Arial" w:cs="Arial"/>
          <w:b w:val="0"/>
          <w:bCs w:val="0"/>
          <w:i w:val="0"/>
          <w:iCs w:val="0"/>
          <w:caps w:val="0"/>
          <w:smallCaps w:val="0"/>
          <w:noProof w:val="0"/>
          <w:color w:val="000000" w:themeColor="text1" w:themeTint="FF" w:themeShade="FF"/>
          <w:sz w:val="24"/>
          <w:szCs w:val="24"/>
          <w:lang w:val="pt-PT"/>
        </w:rPr>
        <w:t xml:space="preserve"> de Login</w:t>
      </w:r>
    </w:p>
    <w:p w:rsidR="625114B5" w:rsidP="0C341212" w:rsidRDefault="625114B5" w14:paraId="41CD7D88" w14:textId="597ADB41">
      <w:pPr>
        <w:pStyle w:val="Normal"/>
        <w:jc w:val="center"/>
        <w:rPr>
          <w:rFonts w:ascii="Arial" w:hAnsi="Arial" w:eastAsia="Arial" w:cs="Arial"/>
        </w:rPr>
      </w:pPr>
      <w:r w:rsidR="625114B5">
        <w:drawing>
          <wp:inline wp14:editId="13C42191" wp14:anchorId="7144A18B">
            <wp:extent cx="4708646" cy="2828322"/>
            <wp:effectExtent l="0" t="0" r="0" b="0"/>
            <wp:docPr id="1775807863" name="" title=""/>
            <wp:cNvGraphicFramePr>
              <a:graphicFrameLocks noChangeAspect="1"/>
            </wp:cNvGraphicFramePr>
            <a:graphic>
              <a:graphicData uri="http://schemas.openxmlformats.org/drawingml/2006/picture">
                <pic:pic>
                  <pic:nvPicPr>
                    <pic:cNvPr id="0" name=""/>
                    <pic:cNvPicPr/>
                  </pic:nvPicPr>
                  <pic:blipFill>
                    <a:blip r:embed="Re749a26240de40cd">
                      <a:extLst>
                        <a:ext xmlns:a="http://schemas.openxmlformats.org/drawingml/2006/main" uri="{28A0092B-C50C-407E-A947-70E740481C1C}">
                          <a14:useLocalDpi val="0"/>
                        </a:ext>
                      </a:extLst>
                    </a:blip>
                    <a:stretch>
                      <a:fillRect/>
                    </a:stretch>
                  </pic:blipFill>
                  <pic:spPr>
                    <a:xfrm>
                      <a:off x="0" y="0"/>
                      <a:ext cx="4708646" cy="2828322"/>
                    </a:xfrm>
                    <a:prstGeom prst="rect">
                      <a:avLst/>
                    </a:prstGeom>
                  </pic:spPr>
                </pic:pic>
              </a:graphicData>
            </a:graphic>
          </wp:inline>
        </w:drawing>
      </w:r>
    </w:p>
    <w:p w:rsidR="3433F9D3" w:rsidP="0C341212" w:rsidRDefault="3433F9D3" w14:paraId="0BABC3F5" w14:textId="5353F0FB">
      <w:pPr>
        <w:spacing w:before="240" w:beforeAutospacing="off" w:after="240" w:afterAutospacing="off"/>
        <w:ind w:left="720"/>
        <w:jc w:val="center"/>
        <w:rPr>
          <w:rFonts w:ascii="Arial" w:hAnsi="Arial" w:eastAsia="Arial" w:cs="Arial"/>
          <w:sz w:val="20"/>
          <w:szCs w:val="20"/>
        </w:rPr>
      </w:pPr>
      <w:r w:rsidRPr="0C341212" w:rsidR="3433F9D3">
        <w:rPr>
          <w:rFonts w:ascii="Arial" w:hAnsi="Arial" w:eastAsia="Arial" w:cs="Arial"/>
          <w:sz w:val="20"/>
          <w:szCs w:val="20"/>
        </w:rPr>
        <w:t>Fonte: Autoria Própria</w:t>
      </w:r>
    </w:p>
    <w:p w:rsidR="3148E698" w:rsidP="0C341212" w:rsidRDefault="3148E698" w14:paraId="180B6B67" w14:textId="5D02B70B">
      <w:pPr>
        <w:pStyle w:val="Heading3"/>
        <w:rPr>
          <w:rFonts w:ascii="Arial" w:hAnsi="Arial" w:eastAsia="Arial" w:cs="Arial"/>
          <w:noProof w:val="0"/>
          <w:sz w:val="28"/>
          <w:szCs w:val="28"/>
          <w:lang w:val="pt-PT"/>
        </w:rPr>
      </w:pPr>
      <w:bookmarkStart w:name="_Toc1553280253" w:id="1796274269"/>
      <w:r w:rsidRPr="0C341212" w:rsidR="3148E698">
        <w:rPr>
          <w:rFonts w:ascii="Arial" w:hAnsi="Arial" w:eastAsia="Arial" w:cs="Arial"/>
          <w:noProof w:val="0"/>
          <w:lang w:val="pt-PT"/>
        </w:rPr>
        <w:t>4.1.2 Página de Realizar Cadastro</w:t>
      </w:r>
      <w:bookmarkEnd w:id="1796274269"/>
    </w:p>
    <w:p w:rsidR="2348B79E" w:rsidP="0C341212" w:rsidRDefault="2348B79E" w14:paraId="598FDD70" w14:textId="1FF066EC">
      <w:pPr>
        <w:spacing w:before="240" w:beforeAutospacing="off" w:after="240" w:afterAutospacing="off"/>
        <w:ind w:firstLine="708"/>
        <w:jc w:val="both"/>
        <w:rPr>
          <w:rFonts w:ascii="Arial" w:hAnsi="Arial" w:eastAsia="Arial" w:cs="Arial"/>
          <w:noProof w:val="0"/>
          <w:sz w:val="24"/>
          <w:szCs w:val="24"/>
          <w:lang w:val="pt-BR"/>
        </w:rPr>
      </w:pPr>
      <w:r w:rsidRPr="0C341212" w:rsidR="2348B79E">
        <w:rPr>
          <w:rFonts w:ascii="Arial" w:hAnsi="Arial" w:eastAsia="Arial" w:cs="Arial"/>
          <w:noProof w:val="0"/>
          <w:sz w:val="24"/>
          <w:szCs w:val="24"/>
          <w:lang w:val="pt-BR"/>
        </w:rPr>
        <w:t xml:space="preserve">Caso ainda </w:t>
      </w:r>
      <w:r w:rsidRPr="0C341212" w:rsidR="2348B79E">
        <w:rPr>
          <w:rFonts w:ascii="Arial" w:hAnsi="Arial" w:eastAsia="Arial" w:cs="Arial"/>
          <w:b w:val="1"/>
          <w:bCs w:val="1"/>
          <w:noProof w:val="0"/>
          <w:sz w:val="24"/>
          <w:szCs w:val="24"/>
          <w:lang w:val="pt-BR"/>
        </w:rPr>
        <w:t>não possua cadastro</w:t>
      </w:r>
      <w:r w:rsidRPr="0C341212" w:rsidR="2348B79E">
        <w:rPr>
          <w:rFonts w:ascii="Arial" w:hAnsi="Arial" w:eastAsia="Arial" w:cs="Arial"/>
          <w:noProof w:val="0"/>
          <w:sz w:val="24"/>
          <w:szCs w:val="24"/>
          <w:lang w:val="pt-BR"/>
        </w:rPr>
        <w:t xml:space="preserve">, o usuário poderá clicar no link </w:t>
      </w:r>
      <w:r w:rsidRPr="0C341212" w:rsidR="2348B79E">
        <w:rPr>
          <w:rFonts w:ascii="Arial" w:hAnsi="Arial" w:eastAsia="Arial" w:cs="Arial"/>
          <w:b w:val="1"/>
          <w:bCs w:val="1"/>
          <w:noProof w:val="0"/>
          <w:sz w:val="24"/>
          <w:szCs w:val="24"/>
          <w:lang w:val="pt-BR"/>
        </w:rPr>
        <w:t>"Não possui cadastro?"</w:t>
      </w:r>
      <w:r w:rsidRPr="0C341212" w:rsidR="2348B79E">
        <w:rPr>
          <w:rFonts w:ascii="Arial" w:hAnsi="Arial" w:eastAsia="Arial" w:cs="Arial"/>
          <w:noProof w:val="0"/>
          <w:sz w:val="24"/>
          <w:szCs w:val="24"/>
          <w:lang w:val="pt-BR"/>
        </w:rPr>
        <w:t>, que o redirecionará para a página de criação de conta</w:t>
      </w:r>
      <w:r w:rsidRPr="0C341212" w:rsidR="751EC0CB">
        <w:rPr>
          <w:rFonts w:ascii="Arial" w:hAnsi="Arial" w:eastAsia="Arial" w:cs="Arial"/>
          <w:noProof w:val="0"/>
          <w:sz w:val="24"/>
          <w:szCs w:val="24"/>
          <w:lang w:val="pt-BR"/>
        </w:rPr>
        <w:t>, possível de ver na figura 3</w:t>
      </w:r>
      <w:r w:rsidRPr="0C341212" w:rsidR="301F0A0A">
        <w:rPr>
          <w:rFonts w:ascii="Arial" w:hAnsi="Arial" w:eastAsia="Arial" w:cs="Arial"/>
          <w:noProof w:val="0"/>
          <w:sz w:val="24"/>
          <w:szCs w:val="24"/>
          <w:lang w:val="pt-BR"/>
        </w:rPr>
        <w:t xml:space="preserve"> que mostra a página de cadastro</w:t>
      </w:r>
      <w:r w:rsidRPr="0C341212" w:rsidR="2348B79E">
        <w:rPr>
          <w:rFonts w:ascii="Arial" w:hAnsi="Arial" w:eastAsia="Arial" w:cs="Arial"/>
          <w:noProof w:val="0"/>
          <w:sz w:val="24"/>
          <w:szCs w:val="24"/>
          <w:lang w:val="pt-BR"/>
        </w:rPr>
        <w:t>, onde poderá registrar-se como cliente no sistema.</w:t>
      </w:r>
    </w:p>
    <w:p w:rsidR="657FA843" w:rsidP="0C341212" w:rsidRDefault="657FA843" w14:paraId="6A8D0C5D" w14:textId="25B476EA">
      <w:pPr>
        <w:spacing w:line="360" w:lineRule="auto"/>
        <w:ind w:left="142" w:right="134" w:firstLine="566"/>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657FA843">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2D4097BA">
        <w:rPr>
          <w:rFonts w:ascii="Arial" w:hAnsi="Arial" w:eastAsia="Arial" w:cs="Arial"/>
          <w:b w:val="0"/>
          <w:bCs w:val="0"/>
          <w:i w:val="0"/>
          <w:iCs w:val="0"/>
          <w:caps w:val="0"/>
          <w:smallCaps w:val="0"/>
          <w:noProof w:val="0"/>
          <w:color w:val="000000" w:themeColor="text1" w:themeTint="FF" w:themeShade="FF"/>
          <w:sz w:val="24"/>
          <w:szCs w:val="24"/>
          <w:lang w:val="pt-PT"/>
        </w:rPr>
        <w:t>3</w:t>
      </w:r>
      <w:r w:rsidRPr="0C341212" w:rsidR="657FA843">
        <w:rPr>
          <w:rFonts w:ascii="Arial" w:hAnsi="Arial" w:eastAsia="Arial" w:cs="Arial"/>
          <w:b w:val="0"/>
          <w:bCs w:val="0"/>
          <w:i w:val="0"/>
          <w:iCs w:val="0"/>
          <w:caps w:val="0"/>
          <w:smallCaps w:val="0"/>
          <w:noProof w:val="0"/>
          <w:color w:val="000000" w:themeColor="text1" w:themeTint="FF" w:themeShade="FF"/>
          <w:sz w:val="24"/>
          <w:szCs w:val="24"/>
          <w:lang w:val="pt-PT"/>
        </w:rPr>
        <w:t>: Página de Login</w:t>
      </w:r>
    </w:p>
    <w:p w:rsidR="34E81016" w:rsidP="0C341212" w:rsidRDefault="34E81016" w14:paraId="388DEA3B" w14:textId="7EB533DF">
      <w:pPr>
        <w:spacing w:before="240" w:beforeAutospacing="off" w:after="240" w:afterAutospacing="off"/>
        <w:ind w:left="720"/>
        <w:jc w:val="center"/>
        <w:rPr>
          <w:rFonts w:ascii="Arial" w:hAnsi="Arial" w:eastAsia="Arial" w:cs="Arial"/>
        </w:rPr>
      </w:pPr>
      <w:r w:rsidR="34E81016">
        <w:drawing>
          <wp:inline wp14:editId="5EC201C5" wp14:anchorId="7A876540">
            <wp:extent cx="4373488" cy="3158227"/>
            <wp:effectExtent l="0" t="0" r="0" b="0"/>
            <wp:docPr id="70297342" name="" title=""/>
            <wp:cNvGraphicFramePr>
              <a:graphicFrameLocks noChangeAspect="1"/>
            </wp:cNvGraphicFramePr>
            <a:graphic>
              <a:graphicData uri="http://schemas.openxmlformats.org/drawingml/2006/picture">
                <pic:pic>
                  <pic:nvPicPr>
                    <pic:cNvPr id="0" name=""/>
                    <pic:cNvPicPr/>
                  </pic:nvPicPr>
                  <pic:blipFill>
                    <a:blip r:embed="R8910c9e10c4f4a52">
                      <a:extLst>
                        <a:ext xmlns:a="http://schemas.openxmlformats.org/drawingml/2006/main" uri="{28A0092B-C50C-407E-A947-70E740481C1C}">
                          <a14:useLocalDpi val="0"/>
                        </a:ext>
                      </a:extLst>
                    </a:blip>
                    <a:stretch>
                      <a:fillRect/>
                    </a:stretch>
                  </pic:blipFill>
                  <pic:spPr>
                    <a:xfrm>
                      <a:off x="0" y="0"/>
                      <a:ext cx="4373488" cy="3158227"/>
                    </a:xfrm>
                    <a:prstGeom prst="rect">
                      <a:avLst/>
                    </a:prstGeom>
                  </pic:spPr>
                </pic:pic>
              </a:graphicData>
            </a:graphic>
          </wp:inline>
        </w:drawing>
      </w:r>
    </w:p>
    <w:p w:rsidR="657FA843" w:rsidP="0C341212" w:rsidRDefault="657FA843" w14:paraId="58708DE3" w14:textId="5353F0FB">
      <w:pPr>
        <w:spacing w:before="240" w:beforeAutospacing="off" w:after="240" w:afterAutospacing="off"/>
        <w:ind w:left="720"/>
        <w:jc w:val="center"/>
        <w:rPr>
          <w:rFonts w:ascii="Arial" w:hAnsi="Arial" w:eastAsia="Arial" w:cs="Arial"/>
          <w:sz w:val="24"/>
          <w:szCs w:val="24"/>
        </w:rPr>
      </w:pPr>
      <w:r w:rsidRPr="0C341212" w:rsidR="657FA843">
        <w:rPr>
          <w:rFonts w:ascii="Arial" w:hAnsi="Arial" w:eastAsia="Arial" w:cs="Arial"/>
          <w:sz w:val="20"/>
          <w:szCs w:val="20"/>
        </w:rPr>
        <w:t>Fonte: Autoria Própria</w:t>
      </w:r>
    </w:p>
    <w:p w:rsidR="6F324F5D" w:rsidP="0C341212" w:rsidRDefault="6F324F5D" w14:paraId="502E3E57" w14:textId="5270CAAD">
      <w:pPr>
        <w:pStyle w:val="Heading2"/>
        <w:jc w:val="both"/>
        <w:rPr>
          <w:rFonts w:ascii="Arial" w:hAnsi="Arial" w:eastAsia="Arial" w:cs="Arial"/>
          <w:sz w:val="28"/>
          <w:szCs w:val="28"/>
        </w:rPr>
      </w:pPr>
      <w:bookmarkStart w:name="_Toc1541243352" w:id="1368993219"/>
      <w:r w:rsidRPr="0C341212" w:rsidR="6F324F5D">
        <w:rPr>
          <w:rFonts w:ascii="Arial" w:hAnsi="Arial" w:eastAsia="Arial" w:cs="Arial"/>
          <w:sz w:val="28"/>
          <w:szCs w:val="28"/>
        </w:rPr>
        <w:t xml:space="preserve">4.2 </w:t>
      </w:r>
      <w:r w:rsidRPr="0C341212" w:rsidR="59DF2132">
        <w:rPr>
          <w:rFonts w:ascii="Arial" w:hAnsi="Arial" w:eastAsia="Arial" w:cs="Arial"/>
          <w:sz w:val="28"/>
          <w:szCs w:val="28"/>
        </w:rPr>
        <w:t xml:space="preserve">Página Inicial do </w:t>
      </w:r>
      <w:r w:rsidRPr="0C341212" w:rsidR="485B4F0F">
        <w:rPr>
          <w:rFonts w:ascii="Arial" w:hAnsi="Arial" w:eastAsia="Arial" w:cs="Arial"/>
          <w:sz w:val="28"/>
          <w:szCs w:val="28"/>
        </w:rPr>
        <w:t>Administrador</w:t>
      </w:r>
      <w:bookmarkEnd w:id="1368993219"/>
    </w:p>
    <w:p w:rsidR="706B0DA3" w:rsidP="0C341212" w:rsidRDefault="706B0DA3" w14:paraId="76EEFE6F" w14:textId="45620065">
      <w:pPr>
        <w:spacing w:before="240" w:beforeAutospacing="off" w:after="240" w:afterAutospacing="off"/>
        <w:ind w:firstLine="708"/>
        <w:jc w:val="both"/>
        <w:rPr>
          <w:rFonts w:ascii="Arial" w:hAnsi="Arial" w:eastAsia="Arial" w:cs="Arial"/>
          <w:noProof w:val="0"/>
          <w:sz w:val="24"/>
          <w:szCs w:val="24"/>
          <w:lang w:val="pt-BR"/>
        </w:rPr>
      </w:pPr>
      <w:r w:rsidRPr="0C341212" w:rsidR="706B0DA3">
        <w:rPr>
          <w:rFonts w:ascii="Arial" w:hAnsi="Arial" w:eastAsia="Arial" w:cs="Arial"/>
          <w:noProof w:val="0"/>
          <w:sz w:val="24"/>
          <w:szCs w:val="24"/>
          <w:lang w:val="pt-BR"/>
        </w:rPr>
        <w:t>Após realizar o login no sistema CIVIS, o usuário será direcionado à</w:t>
      </w:r>
      <w:r w:rsidRPr="0C341212" w:rsidR="2D3D3065">
        <w:rPr>
          <w:rFonts w:ascii="Arial" w:hAnsi="Arial" w:eastAsia="Arial" w:cs="Arial"/>
          <w:noProof w:val="0"/>
          <w:sz w:val="24"/>
          <w:szCs w:val="24"/>
          <w:lang w:val="pt-BR"/>
        </w:rPr>
        <w:t xml:space="preserve"> página inicial</w:t>
      </w:r>
      <w:r w:rsidRPr="0C341212" w:rsidR="0A568877">
        <w:rPr>
          <w:rFonts w:ascii="Arial" w:hAnsi="Arial" w:eastAsia="Arial" w:cs="Arial"/>
          <w:noProof w:val="0"/>
          <w:sz w:val="24"/>
          <w:szCs w:val="24"/>
          <w:lang w:val="pt-BR"/>
        </w:rPr>
        <w:t xml:space="preserve"> </w:t>
      </w:r>
      <w:r w:rsidRPr="0C341212" w:rsidR="2D3D3065">
        <w:rPr>
          <w:rFonts w:ascii="Arial" w:hAnsi="Arial" w:eastAsia="Arial" w:cs="Arial"/>
          <w:noProof w:val="0"/>
          <w:sz w:val="24"/>
          <w:szCs w:val="24"/>
          <w:lang w:val="pt-BR"/>
        </w:rPr>
        <w:t>(</w:t>
      </w:r>
      <w:r w:rsidRPr="0C341212" w:rsidR="706B0DA3">
        <w:rPr>
          <w:rFonts w:ascii="Arial" w:hAnsi="Arial" w:eastAsia="Arial" w:cs="Arial"/>
          <w:b w:val="1"/>
          <w:bCs w:val="1"/>
          <w:noProof w:val="0"/>
          <w:sz w:val="24"/>
          <w:szCs w:val="24"/>
          <w:lang w:val="pt-BR"/>
        </w:rPr>
        <w:t>homepage</w:t>
      </w:r>
      <w:r w:rsidRPr="0C341212" w:rsidR="5F9789E6">
        <w:rPr>
          <w:rFonts w:ascii="Arial" w:hAnsi="Arial" w:eastAsia="Arial" w:cs="Arial"/>
          <w:b w:val="1"/>
          <w:bCs w:val="1"/>
          <w:noProof w:val="0"/>
          <w:sz w:val="24"/>
          <w:szCs w:val="24"/>
          <w:lang w:val="pt-BR"/>
        </w:rPr>
        <w:t>) de administrador</w:t>
      </w:r>
      <w:r w:rsidRPr="0C341212" w:rsidR="795D3A33">
        <w:rPr>
          <w:rFonts w:ascii="Arial" w:hAnsi="Arial" w:eastAsia="Arial" w:cs="Arial"/>
          <w:b w:val="0"/>
          <w:bCs w:val="0"/>
          <w:noProof w:val="0"/>
          <w:sz w:val="24"/>
          <w:szCs w:val="24"/>
          <w:lang w:val="pt-BR"/>
        </w:rPr>
        <w:t xml:space="preserve">, possível de ver na figura </w:t>
      </w:r>
      <w:r w:rsidRPr="0C341212" w:rsidR="206D6C0E">
        <w:rPr>
          <w:rFonts w:ascii="Arial" w:hAnsi="Arial" w:eastAsia="Arial" w:cs="Arial"/>
          <w:b w:val="0"/>
          <w:bCs w:val="0"/>
          <w:noProof w:val="0"/>
          <w:sz w:val="24"/>
          <w:szCs w:val="24"/>
          <w:lang w:val="pt-BR"/>
        </w:rPr>
        <w:t>4</w:t>
      </w:r>
      <w:r w:rsidRPr="0C341212" w:rsidR="206D6C0E">
        <w:rPr>
          <w:rFonts w:ascii="Arial" w:hAnsi="Arial" w:eastAsia="Arial" w:cs="Arial"/>
          <w:b w:val="0"/>
          <w:bCs w:val="0"/>
          <w:noProof w:val="0"/>
          <w:sz w:val="24"/>
          <w:szCs w:val="24"/>
          <w:lang w:val="pt-BR"/>
        </w:rPr>
        <w:t>: página de login</w:t>
      </w:r>
      <w:r w:rsidRPr="0C341212" w:rsidR="706B0DA3">
        <w:rPr>
          <w:rFonts w:ascii="Arial" w:hAnsi="Arial" w:eastAsia="Arial" w:cs="Arial"/>
          <w:noProof w:val="0"/>
          <w:sz w:val="24"/>
          <w:szCs w:val="24"/>
          <w:lang w:val="pt-BR"/>
        </w:rPr>
        <w:t>, onde terá acesso às principais funcionalidades, de acordo com seu perfil (administrador, cliente ou vistoriador).</w:t>
      </w:r>
    </w:p>
    <w:p w:rsidR="45701E61" w:rsidP="0C341212" w:rsidRDefault="45701E61" w14:paraId="26DD59CE" w14:textId="5699DD0E">
      <w:pPr>
        <w:spacing w:line="360" w:lineRule="auto"/>
        <w:ind w:left="142" w:right="134" w:firstLine="566"/>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45701E61">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45701E61">
        <w:rPr>
          <w:rFonts w:ascii="Arial" w:hAnsi="Arial" w:eastAsia="Arial" w:cs="Arial"/>
          <w:b w:val="0"/>
          <w:bCs w:val="0"/>
          <w:i w:val="0"/>
          <w:iCs w:val="0"/>
          <w:caps w:val="0"/>
          <w:smallCaps w:val="0"/>
          <w:noProof w:val="0"/>
          <w:color w:val="000000" w:themeColor="text1" w:themeTint="FF" w:themeShade="FF"/>
          <w:sz w:val="24"/>
          <w:szCs w:val="24"/>
          <w:lang w:val="pt-PT"/>
        </w:rPr>
        <w:t>4</w:t>
      </w:r>
      <w:r w:rsidRPr="0C341212" w:rsidR="45701E61">
        <w:rPr>
          <w:rFonts w:ascii="Arial" w:hAnsi="Arial" w:eastAsia="Arial" w:cs="Arial"/>
          <w:b w:val="0"/>
          <w:bCs w:val="0"/>
          <w:i w:val="0"/>
          <w:iCs w:val="0"/>
          <w:caps w:val="0"/>
          <w:smallCaps w:val="0"/>
          <w:noProof w:val="0"/>
          <w:color w:val="000000" w:themeColor="text1" w:themeTint="FF" w:themeShade="FF"/>
          <w:sz w:val="24"/>
          <w:szCs w:val="24"/>
          <w:lang w:val="pt-PT"/>
        </w:rPr>
        <w:t xml:space="preserve">: </w:t>
      </w:r>
      <w:r w:rsidRPr="0C341212" w:rsidR="45701E61">
        <w:rPr>
          <w:rFonts w:ascii="Arial" w:hAnsi="Arial" w:eastAsia="Arial" w:cs="Arial"/>
          <w:b w:val="0"/>
          <w:bCs w:val="0"/>
          <w:i w:val="0"/>
          <w:iCs w:val="0"/>
          <w:caps w:val="0"/>
          <w:smallCaps w:val="0"/>
          <w:noProof w:val="0"/>
          <w:color w:val="000000" w:themeColor="text1" w:themeTint="FF" w:themeShade="FF"/>
          <w:sz w:val="24"/>
          <w:szCs w:val="24"/>
          <w:lang w:val="pt-PT"/>
        </w:rPr>
        <w:t>Homepage Admin</w:t>
      </w:r>
      <w:r w:rsidRPr="0C341212" w:rsidR="45701E61">
        <w:rPr>
          <w:rFonts w:ascii="Arial" w:hAnsi="Arial" w:eastAsia="Arial" w:cs="Arial"/>
          <w:b w:val="0"/>
          <w:bCs w:val="0"/>
          <w:i w:val="0"/>
          <w:iCs w:val="0"/>
          <w:caps w:val="0"/>
          <w:smallCaps w:val="0"/>
          <w:noProof w:val="0"/>
          <w:color w:val="000000" w:themeColor="text1" w:themeTint="FF" w:themeShade="FF"/>
          <w:sz w:val="24"/>
          <w:szCs w:val="24"/>
          <w:lang w:val="pt-PT"/>
        </w:rPr>
        <w:t>i</w:t>
      </w:r>
      <w:r w:rsidRPr="0C341212" w:rsidR="45701E61">
        <w:rPr>
          <w:rFonts w:ascii="Arial" w:hAnsi="Arial" w:eastAsia="Arial" w:cs="Arial"/>
          <w:b w:val="0"/>
          <w:bCs w:val="0"/>
          <w:i w:val="0"/>
          <w:iCs w:val="0"/>
          <w:caps w:val="0"/>
          <w:smallCaps w:val="0"/>
          <w:noProof w:val="0"/>
          <w:color w:val="000000" w:themeColor="text1" w:themeTint="FF" w:themeShade="FF"/>
          <w:sz w:val="24"/>
          <w:szCs w:val="24"/>
          <w:lang w:val="pt-PT"/>
        </w:rPr>
        <w:t>strador</w:t>
      </w:r>
    </w:p>
    <w:p w:rsidR="04E9C1DC" w:rsidP="0C341212" w:rsidRDefault="04E9C1DC" w14:paraId="2FA90E80" w14:textId="1F1A6BBB">
      <w:pPr>
        <w:spacing w:before="240" w:beforeAutospacing="off" w:after="240" w:afterAutospacing="off"/>
        <w:ind w:left="720"/>
        <w:jc w:val="center"/>
        <w:rPr>
          <w:rFonts w:ascii="Arial" w:hAnsi="Arial" w:eastAsia="Arial" w:cs="Arial"/>
          <w:sz w:val="24"/>
          <w:szCs w:val="24"/>
        </w:rPr>
      </w:pPr>
      <w:r w:rsidR="04E9C1DC">
        <w:drawing>
          <wp:inline wp14:editId="40A246C7" wp14:anchorId="4E947071">
            <wp:extent cx="5724524" cy="3990975"/>
            <wp:effectExtent l="0" t="0" r="0" b="0"/>
            <wp:docPr id="159588842" name="" title=""/>
            <wp:cNvGraphicFramePr>
              <a:graphicFrameLocks noChangeAspect="1"/>
            </wp:cNvGraphicFramePr>
            <a:graphic>
              <a:graphicData uri="http://schemas.openxmlformats.org/drawingml/2006/picture">
                <pic:pic>
                  <pic:nvPicPr>
                    <pic:cNvPr id="0" name=""/>
                    <pic:cNvPicPr/>
                  </pic:nvPicPr>
                  <pic:blipFill>
                    <a:blip r:embed="Rca86e169554947ed">
                      <a:extLst>
                        <a:ext xmlns:a="http://schemas.openxmlformats.org/drawingml/2006/main" uri="{28A0092B-C50C-407E-A947-70E740481C1C}">
                          <a14:useLocalDpi val="0"/>
                        </a:ext>
                      </a:extLst>
                    </a:blip>
                    <a:stretch>
                      <a:fillRect/>
                    </a:stretch>
                  </pic:blipFill>
                  <pic:spPr>
                    <a:xfrm>
                      <a:off x="0" y="0"/>
                      <a:ext cx="5724524" cy="3990975"/>
                    </a:xfrm>
                    <a:prstGeom prst="rect">
                      <a:avLst/>
                    </a:prstGeom>
                  </pic:spPr>
                </pic:pic>
              </a:graphicData>
            </a:graphic>
          </wp:inline>
        </w:drawing>
      </w:r>
      <w:r w:rsidRPr="0C341212" w:rsidR="45701E61">
        <w:rPr>
          <w:rFonts w:ascii="Arial" w:hAnsi="Arial" w:eastAsia="Arial" w:cs="Arial"/>
          <w:sz w:val="20"/>
          <w:szCs w:val="20"/>
        </w:rPr>
        <w:t>Fonte: Autoria Própria</w:t>
      </w:r>
    </w:p>
    <w:p w:rsidR="706B0DA3" w:rsidP="0C341212" w:rsidRDefault="706B0DA3" w14:paraId="4C17D7A4" w14:textId="109B0662">
      <w:pPr>
        <w:spacing w:before="240" w:beforeAutospacing="off" w:after="240" w:afterAutospacing="off"/>
        <w:ind w:firstLine="708"/>
        <w:jc w:val="both"/>
        <w:rPr>
          <w:rFonts w:ascii="Arial" w:hAnsi="Arial" w:eastAsia="Arial" w:cs="Arial"/>
          <w:noProof w:val="0"/>
          <w:sz w:val="24"/>
          <w:szCs w:val="24"/>
          <w:lang w:val="pt-BR"/>
        </w:rPr>
      </w:pPr>
      <w:r w:rsidRPr="0C341212" w:rsidR="706B0DA3">
        <w:rPr>
          <w:rFonts w:ascii="Arial" w:hAnsi="Arial" w:eastAsia="Arial" w:cs="Arial"/>
          <w:noProof w:val="0"/>
          <w:sz w:val="24"/>
          <w:szCs w:val="24"/>
          <w:lang w:val="pt-BR"/>
        </w:rPr>
        <w:t xml:space="preserve">Na parte superior da tela, está localizado o </w:t>
      </w:r>
      <w:r w:rsidRPr="0C341212" w:rsidR="706B0DA3">
        <w:rPr>
          <w:rFonts w:ascii="Arial" w:hAnsi="Arial" w:eastAsia="Arial" w:cs="Arial"/>
          <w:b w:val="1"/>
          <w:bCs w:val="1"/>
          <w:noProof w:val="0"/>
          <w:sz w:val="24"/>
          <w:szCs w:val="24"/>
          <w:lang w:val="pt-BR"/>
        </w:rPr>
        <w:t>menu de navegação</w:t>
      </w:r>
      <w:r w:rsidRPr="0C341212" w:rsidR="706B0DA3">
        <w:rPr>
          <w:rFonts w:ascii="Arial" w:hAnsi="Arial" w:eastAsia="Arial" w:cs="Arial"/>
          <w:noProof w:val="0"/>
          <w:sz w:val="24"/>
          <w:szCs w:val="24"/>
          <w:lang w:val="pt-BR"/>
        </w:rPr>
        <w:t>, com opções que podem variar conforme o tipo de acesso do usuário. De forma geral, o menu pode conter os seguintes itens:</w:t>
      </w:r>
    </w:p>
    <w:p w:rsidR="706B0DA3" w:rsidP="0C341212" w:rsidRDefault="706B0DA3" w14:paraId="0F965C01" w14:textId="1DA40420">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b w:val="1"/>
          <w:bCs w:val="1"/>
          <w:noProof w:val="0"/>
          <w:sz w:val="24"/>
          <w:szCs w:val="24"/>
          <w:lang w:val="pt-BR"/>
        </w:rPr>
        <w:t>Home</w:t>
      </w:r>
      <w:r w:rsidRPr="0C341212" w:rsidR="706B0DA3">
        <w:rPr>
          <w:rFonts w:ascii="Arial" w:hAnsi="Arial" w:eastAsia="Arial" w:cs="Arial"/>
          <w:noProof w:val="0"/>
          <w:sz w:val="24"/>
          <w:szCs w:val="24"/>
          <w:lang w:val="pt-BR"/>
        </w:rPr>
        <w:t xml:space="preserve"> – Retorna para a página inicial.</w:t>
      </w:r>
    </w:p>
    <w:p w:rsidR="706B0DA3" w:rsidP="0C341212" w:rsidRDefault="706B0DA3" w14:paraId="1FB3EC18" w14:textId="1595BC3D">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b w:val="1"/>
          <w:bCs w:val="1"/>
          <w:noProof w:val="0"/>
          <w:sz w:val="24"/>
          <w:szCs w:val="24"/>
          <w:lang w:val="pt-BR"/>
        </w:rPr>
        <w:t>Nova Vistoria</w:t>
      </w:r>
      <w:r w:rsidRPr="0C341212" w:rsidR="706B0DA3">
        <w:rPr>
          <w:rFonts w:ascii="Arial" w:hAnsi="Arial" w:eastAsia="Arial" w:cs="Arial"/>
          <w:noProof w:val="0"/>
          <w:sz w:val="24"/>
          <w:szCs w:val="24"/>
          <w:lang w:val="pt-BR"/>
        </w:rPr>
        <w:t xml:space="preserve"> – </w:t>
      </w:r>
      <w:r w:rsidRPr="0C341212" w:rsidR="61E8186E">
        <w:rPr>
          <w:rFonts w:ascii="Arial" w:hAnsi="Arial" w:eastAsia="Arial" w:cs="Arial"/>
          <w:noProof w:val="0"/>
          <w:sz w:val="24"/>
          <w:szCs w:val="24"/>
          <w:lang w:val="pt-BR"/>
        </w:rPr>
        <w:t>C</w:t>
      </w:r>
      <w:r w:rsidRPr="0C341212" w:rsidR="706B0DA3">
        <w:rPr>
          <w:rFonts w:ascii="Arial" w:hAnsi="Arial" w:eastAsia="Arial" w:cs="Arial"/>
          <w:noProof w:val="0"/>
          <w:sz w:val="24"/>
          <w:szCs w:val="24"/>
          <w:lang w:val="pt-BR"/>
        </w:rPr>
        <w:t>riação de uma nova vistoria.</w:t>
      </w:r>
    </w:p>
    <w:p w:rsidR="706B0DA3" w:rsidP="0C341212" w:rsidRDefault="706B0DA3" w14:paraId="7129E87D" w14:textId="2615964D">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b w:val="1"/>
          <w:bCs w:val="1"/>
          <w:noProof w:val="0"/>
          <w:sz w:val="24"/>
          <w:szCs w:val="24"/>
          <w:lang w:val="pt-BR"/>
        </w:rPr>
        <w:t>Vistorias Agendadas</w:t>
      </w:r>
      <w:r w:rsidRPr="0C341212" w:rsidR="706B0DA3">
        <w:rPr>
          <w:rFonts w:ascii="Arial" w:hAnsi="Arial" w:eastAsia="Arial" w:cs="Arial"/>
          <w:noProof w:val="0"/>
          <w:sz w:val="24"/>
          <w:szCs w:val="24"/>
          <w:lang w:val="pt-BR"/>
        </w:rPr>
        <w:t xml:space="preserve"> – Lista e detalha as vistorias que já foram solicitadas ou atribuídas.</w:t>
      </w:r>
    </w:p>
    <w:p w:rsidR="706B0DA3" w:rsidP="0C341212" w:rsidRDefault="706B0DA3" w14:paraId="5BC4BBB8" w14:textId="670286F5">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b w:val="1"/>
          <w:bCs w:val="1"/>
          <w:noProof w:val="0"/>
          <w:sz w:val="24"/>
          <w:szCs w:val="24"/>
          <w:lang w:val="pt-BR"/>
        </w:rPr>
        <w:t>Clientes</w:t>
      </w:r>
      <w:r w:rsidRPr="0C341212" w:rsidR="706B0DA3">
        <w:rPr>
          <w:rFonts w:ascii="Arial" w:hAnsi="Arial" w:eastAsia="Arial" w:cs="Arial"/>
          <w:noProof w:val="0"/>
          <w:sz w:val="24"/>
          <w:szCs w:val="24"/>
          <w:lang w:val="pt-BR"/>
        </w:rPr>
        <w:t xml:space="preserve"> – (acesso restrito a administradores) para visualização e gerenciamento de clientes cadastrados.</w:t>
      </w:r>
    </w:p>
    <w:p w:rsidR="706B0DA3" w:rsidP="0C341212" w:rsidRDefault="706B0DA3" w14:paraId="4AB5ED37" w14:textId="4FB2A118">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b w:val="1"/>
          <w:bCs w:val="1"/>
          <w:noProof w:val="0"/>
          <w:sz w:val="24"/>
          <w:szCs w:val="24"/>
          <w:lang w:val="pt-BR"/>
        </w:rPr>
        <w:t>Empreendimentos</w:t>
      </w:r>
      <w:r w:rsidRPr="0C341212" w:rsidR="706B0DA3">
        <w:rPr>
          <w:rFonts w:ascii="Arial" w:hAnsi="Arial" w:eastAsia="Arial" w:cs="Arial"/>
          <w:noProof w:val="0"/>
          <w:sz w:val="24"/>
          <w:szCs w:val="24"/>
          <w:lang w:val="pt-BR"/>
        </w:rPr>
        <w:t xml:space="preserve"> – Consulta de empreendimentos disponíveis no sistema.</w:t>
      </w:r>
    </w:p>
    <w:p w:rsidR="706B0DA3" w:rsidP="0C341212" w:rsidRDefault="706B0DA3" w14:paraId="096D41AE" w14:textId="3EF966CC">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b w:val="1"/>
          <w:bCs w:val="1"/>
          <w:noProof w:val="0"/>
          <w:sz w:val="24"/>
          <w:szCs w:val="24"/>
          <w:lang w:val="pt-BR"/>
        </w:rPr>
        <w:t>Funcionários</w:t>
      </w:r>
      <w:r w:rsidRPr="0C341212" w:rsidR="706B0DA3">
        <w:rPr>
          <w:rFonts w:ascii="Arial" w:hAnsi="Arial" w:eastAsia="Arial" w:cs="Arial"/>
          <w:noProof w:val="0"/>
          <w:sz w:val="24"/>
          <w:szCs w:val="24"/>
          <w:lang w:val="pt-BR"/>
        </w:rPr>
        <w:t xml:space="preserve"> – (acesso restrito a administradores) para gerenciamento de usuários do sistema, como vistoriadores.</w:t>
      </w:r>
    </w:p>
    <w:p w:rsidR="706B0DA3" w:rsidP="0C341212" w:rsidRDefault="706B0DA3" w14:paraId="4483C47F" w14:textId="6BD6CC4F">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b w:val="1"/>
          <w:bCs w:val="1"/>
          <w:noProof w:val="0"/>
          <w:sz w:val="24"/>
          <w:szCs w:val="24"/>
          <w:lang w:val="pt-BR"/>
        </w:rPr>
        <w:t>Sair</w:t>
      </w:r>
      <w:r w:rsidRPr="0C341212" w:rsidR="706B0DA3">
        <w:rPr>
          <w:rFonts w:ascii="Arial" w:hAnsi="Arial" w:eastAsia="Arial" w:cs="Arial"/>
          <w:noProof w:val="0"/>
          <w:sz w:val="24"/>
          <w:szCs w:val="24"/>
          <w:lang w:val="pt-BR"/>
        </w:rPr>
        <w:t xml:space="preserve"> – Finaliza a sessão no sistema.</w:t>
      </w:r>
    </w:p>
    <w:p w:rsidR="706B0DA3" w:rsidP="0C341212" w:rsidRDefault="706B0DA3" w14:paraId="13DD0E87" w14:textId="08E28BE9">
      <w:pPr>
        <w:spacing w:before="240" w:beforeAutospacing="off" w:after="240" w:afterAutospacing="off"/>
        <w:jc w:val="both"/>
        <w:rPr>
          <w:rFonts w:ascii="Arial" w:hAnsi="Arial" w:eastAsia="Arial" w:cs="Arial"/>
          <w:noProof w:val="0"/>
          <w:sz w:val="24"/>
          <w:szCs w:val="24"/>
          <w:lang w:val="pt-BR"/>
        </w:rPr>
      </w:pPr>
      <w:r w:rsidRPr="0C341212" w:rsidR="706B0DA3">
        <w:rPr>
          <w:rFonts w:ascii="Arial" w:hAnsi="Arial" w:eastAsia="Arial" w:cs="Arial"/>
          <w:noProof w:val="0"/>
          <w:sz w:val="24"/>
          <w:szCs w:val="24"/>
          <w:lang w:val="pt-BR"/>
        </w:rPr>
        <w:t xml:space="preserve">Logo abaixo do menu, há uma área de </w:t>
      </w:r>
      <w:r w:rsidRPr="0C341212" w:rsidR="706B0DA3">
        <w:rPr>
          <w:rFonts w:ascii="Arial" w:hAnsi="Arial" w:eastAsia="Arial" w:cs="Arial"/>
          <w:b w:val="1"/>
          <w:bCs w:val="1"/>
          <w:noProof w:val="0"/>
          <w:sz w:val="24"/>
          <w:szCs w:val="24"/>
          <w:lang w:val="pt-BR"/>
        </w:rPr>
        <w:t>apresentação</w:t>
      </w:r>
      <w:r w:rsidRPr="0C341212" w:rsidR="706B0DA3">
        <w:rPr>
          <w:rFonts w:ascii="Arial" w:hAnsi="Arial" w:eastAsia="Arial" w:cs="Arial"/>
          <w:noProof w:val="0"/>
          <w:sz w:val="24"/>
          <w:szCs w:val="24"/>
          <w:lang w:val="pt-BR"/>
        </w:rPr>
        <w:t xml:space="preserve"> do sistema, com destaque para a identidade visual da CIVIS e uma breve descrição sobre sua proposta:</w:t>
      </w:r>
    </w:p>
    <w:p w:rsidR="706B0DA3" w:rsidP="0C341212" w:rsidRDefault="706B0DA3" w14:paraId="5DFFFBDB" w14:textId="2135E25A">
      <w:pPr>
        <w:spacing w:before="240" w:beforeAutospacing="off" w:after="240" w:afterAutospacing="off"/>
        <w:jc w:val="both"/>
        <w:rPr>
          <w:rFonts w:ascii="Arial" w:hAnsi="Arial" w:eastAsia="Arial" w:cs="Arial"/>
          <w:i w:val="1"/>
          <w:iCs w:val="1"/>
          <w:noProof w:val="0"/>
          <w:sz w:val="24"/>
          <w:szCs w:val="24"/>
          <w:lang w:val="pt-BR"/>
        </w:rPr>
      </w:pPr>
      <w:r w:rsidRPr="0C341212" w:rsidR="706B0DA3">
        <w:rPr>
          <w:rFonts w:ascii="Arial" w:hAnsi="Arial" w:eastAsia="Arial" w:cs="Arial"/>
          <w:i w:val="1"/>
          <w:iCs w:val="1"/>
          <w:noProof w:val="0"/>
          <w:sz w:val="24"/>
          <w:szCs w:val="24"/>
          <w:lang w:val="pt-BR"/>
        </w:rPr>
        <w:t>“Gerencie, acompanhe e realize vistorias de forma rápida, prática e eficiente com o CIVIS.”</w:t>
      </w:r>
    </w:p>
    <w:p w:rsidR="17B2DBE9" w:rsidP="0C341212" w:rsidRDefault="17B2DBE9" w14:paraId="770F5F9D" w14:textId="1430498A">
      <w:pPr>
        <w:pStyle w:val="Heading3"/>
        <w:jc w:val="both"/>
        <w:rPr>
          <w:rStyle w:val="Strong"/>
          <w:rFonts w:ascii="Arial" w:hAnsi="Arial" w:eastAsia="Arial" w:cs="Arial"/>
          <w:b w:val="0"/>
          <w:bCs w:val="0"/>
          <w:i w:val="0"/>
          <w:iCs w:val="0"/>
          <w:noProof w:val="0"/>
          <w:sz w:val="28"/>
          <w:szCs w:val="28"/>
          <w:lang w:val="pt-BR"/>
        </w:rPr>
      </w:pPr>
      <w:bookmarkStart w:name="_Toc248120585" w:id="117317556"/>
      <w:r w:rsidRPr="0C341212" w:rsidR="17B2DBE9">
        <w:rPr>
          <w:rFonts w:ascii="Arial" w:hAnsi="Arial" w:eastAsia="Arial" w:cs="Arial"/>
          <w:noProof w:val="0"/>
          <w:lang w:val="pt-BR"/>
        </w:rPr>
        <w:t>4.2.1 Gerenciamento Rápido</w:t>
      </w:r>
      <w:bookmarkEnd w:id="117317556"/>
    </w:p>
    <w:p w:rsidR="3808568A" w:rsidP="0C341212" w:rsidRDefault="3808568A" w14:paraId="4730AE57" w14:textId="66653220">
      <w:pPr>
        <w:pStyle w:val="Normal"/>
        <w:ind w:firstLine="708"/>
        <w:jc w:val="both"/>
        <w:rPr>
          <w:rFonts w:ascii="Arial" w:hAnsi="Arial" w:eastAsia="Arial" w:cs="Arial"/>
          <w:noProof w:val="0"/>
          <w:lang w:val="pt-BR"/>
        </w:rPr>
      </w:pPr>
      <w:r w:rsidRPr="0C341212" w:rsidR="3808568A">
        <w:rPr>
          <w:rFonts w:ascii="Arial" w:hAnsi="Arial" w:eastAsia="Arial" w:cs="Arial"/>
          <w:noProof w:val="0"/>
          <w:lang w:val="pt-BR"/>
        </w:rPr>
        <w:t>Na mesma página, o sistema oferece uma área chamada Gerenciamento Rápido</w:t>
      </w:r>
      <w:r w:rsidRPr="0C341212" w:rsidR="6A023FAA">
        <w:rPr>
          <w:rFonts w:ascii="Arial" w:hAnsi="Arial" w:eastAsia="Arial" w:cs="Arial"/>
          <w:noProof w:val="0"/>
          <w:lang w:val="pt-BR"/>
        </w:rPr>
        <w:t xml:space="preserve">, </w:t>
      </w:r>
      <w:r w:rsidRPr="0C341212" w:rsidR="6A023FAA">
        <w:rPr>
          <w:rFonts w:ascii="Arial" w:hAnsi="Arial" w:eastAsia="Arial" w:cs="Arial"/>
          <w:noProof w:val="0"/>
          <w:lang w:val="pt-BR"/>
        </w:rPr>
        <w:t>visível</w:t>
      </w:r>
      <w:r w:rsidRPr="0C341212" w:rsidR="6A023FAA">
        <w:rPr>
          <w:rFonts w:ascii="Arial" w:hAnsi="Arial" w:eastAsia="Arial" w:cs="Arial"/>
          <w:noProof w:val="0"/>
          <w:lang w:val="pt-BR"/>
        </w:rPr>
        <w:t xml:space="preserve"> na </w:t>
      </w:r>
      <w:r w:rsidRPr="0C341212" w:rsidR="6A023FAA">
        <w:rPr>
          <w:rFonts w:ascii="Arial" w:hAnsi="Arial" w:eastAsia="Arial" w:cs="Arial"/>
          <w:noProof w:val="0"/>
          <w:lang w:val="pt-BR"/>
        </w:rPr>
        <w:t>figura 5</w:t>
      </w:r>
      <w:r w:rsidRPr="0C341212" w:rsidR="6A023FAA">
        <w:rPr>
          <w:rFonts w:ascii="Arial" w:hAnsi="Arial" w:eastAsia="Arial" w:cs="Arial"/>
          <w:noProof w:val="0"/>
          <w:lang w:val="pt-BR"/>
        </w:rPr>
        <w:t xml:space="preserve"> mostrando o gerenciamento </w:t>
      </w:r>
      <w:r w:rsidRPr="0C341212" w:rsidR="6A023FAA">
        <w:rPr>
          <w:rFonts w:ascii="Arial" w:hAnsi="Arial" w:eastAsia="Arial" w:cs="Arial"/>
          <w:noProof w:val="0"/>
          <w:lang w:val="pt-BR"/>
        </w:rPr>
        <w:t>rápido</w:t>
      </w:r>
      <w:r w:rsidRPr="0C341212" w:rsidR="6A023FAA">
        <w:rPr>
          <w:rFonts w:ascii="Arial" w:hAnsi="Arial" w:eastAsia="Arial" w:cs="Arial"/>
          <w:noProof w:val="0"/>
          <w:lang w:val="pt-BR"/>
        </w:rPr>
        <w:t xml:space="preserve"> da homepage administrador</w:t>
      </w:r>
      <w:r w:rsidRPr="0C341212" w:rsidR="3808568A">
        <w:rPr>
          <w:rFonts w:ascii="Arial" w:hAnsi="Arial" w:eastAsia="Arial" w:cs="Arial"/>
          <w:noProof w:val="0"/>
          <w:lang w:val="pt-BR"/>
        </w:rPr>
        <w:t>,</w:t>
      </w:r>
      <w:r w:rsidRPr="0C341212" w:rsidR="3808568A">
        <w:rPr>
          <w:rFonts w:ascii="Arial" w:hAnsi="Arial" w:eastAsia="Arial" w:cs="Arial"/>
          <w:noProof w:val="0"/>
          <w:lang w:val="pt-BR"/>
        </w:rPr>
        <w:t xml:space="preserve"> co</w:t>
      </w:r>
      <w:r w:rsidRPr="0C341212" w:rsidR="3808568A">
        <w:rPr>
          <w:rFonts w:ascii="Arial" w:hAnsi="Arial" w:eastAsia="Arial" w:cs="Arial"/>
          <w:noProof w:val="0"/>
          <w:lang w:val="pt-BR"/>
        </w:rPr>
        <w:t>m atalhos visuais que facilitam o acesso às principais funções. Essa seção foi desenvolvida para tornar a navegação mais prática e objetiva.</w:t>
      </w:r>
    </w:p>
    <w:p w:rsidR="41B7F09F" w:rsidP="0C341212" w:rsidRDefault="41B7F09F" w14:paraId="4D4BCAE6" w14:textId="0E8AB640">
      <w:pPr>
        <w:spacing w:line="360" w:lineRule="auto"/>
        <w:ind w:left="142" w:right="134" w:firstLine="566"/>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41B7F09F">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2E6D5F71">
        <w:rPr>
          <w:rFonts w:ascii="Arial" w:hAnsi="Arial" w:eastAsia="Arial" w:cs="Arial"/>
          <w:b w:val="0"/>
          <w:bCs w:val="0"/>
          <w:i w:val="0"/>
          <w:iCs w:val="0"/>
          <w:caps w:val="0"/>
          <w:smallCaps w:val="0"/>
          <w:noProof w:val="0"/>
          <w:color w:val="000000" w:themeColor="text1" w:themeTint="FF" w:themeShade="FF"/>
          <w:sz w:val="24"/>
          <w:szCs w:val="24"/>
          <w:lang w:val="pt-PT"/>
        </w:rPr>
        <w:t>5</w:t>
      </w:r>
      <w:r w:rsidRPr="0C341212" w:rsidR="41B7F09F">
        <w:rPr>
          <w:rFonts w:ascii="Arial" w:hAnsi="Arial" w:eastAsia="Arial" w:cs="Arial"/>
          <w:b w:val="0"/>
          <w:bCs w:val="0"/>
          <w:i w:val="0"/>
          <w:iCs w:val="0"/>
          <w:caps w:val="0"/>
          <w:smallCaps w:val="0"/>
          <w:noProof w:val="0"/>
          <w:color w:val="000000" w:themeColor="text1" w:themeTint="FF" w:themeShade="FF"/>
          <w:sz w:val="24"/>
          <w:szCs w:val="24"/>
          <w:lang w:val="pt-PT"/>
        </w:rPr>
        <w:t>: Página de Login</w:t>
      </w:r>
    </w:p>
    <w:p w:rsidR="77839ABF" w:rsidP="0C341212" w:rsidRDefault="77839ABF" w14:paraId="2B998A00" w14:textId="5017553A">
      <w:pPr>
        <w:spacing w:before="240" w:beforeAutospacing="off" w:after="240" w:afterAutospacing="off"/>
        <w:ind w:left="720"/>
        <w:jc w:val="center"/>
        <w:rPr>
          <w:rFonts w:ascii="Arial" w:hAnsi="Arial" w:eastAsia="Arial" w:cs="Arial"/>
        </w:rPr>
      </w:pPr>
      <w:r w:rsidR="77839ABF">
        <w:drawing>
          <wp:inline wp14:editId="2BF8D498" wp14:anchorId="5693A13A">
            <wp:extent cx="4914898" cy="2739586"/>
            <wp:effectExtent l="0" t="0" r="0" b="0"/>
            <wp:docPr id="1705745542" name="" title=""/>
            <wp:cNvGraphicFramePr>
              <a:graphicFrameLocks noChangeAspect="1"/>
            </wp:cNvGraphicFramePr>
            <a:graphic>
              <a:graphicData uri="http://schemas.openxmlformats.org/drawingml/2006/picture">
                <pic:pic>
                  <pic:nvPicPr>
                    <pic:cNvPr id="0" name=""/>
                    <pic:cNvPicPr/>
                  </pic:nvPicPr>
                  <pic:blipFill>
                    <a:blip r:embed="Re94b725fe39a4206">
                      <a:extLst>
                        <a:ext xmlns:a="http://schemas.openxmlformats.org/drawingml/2006/main" uri="{28A0092B-C50C-407E-A947-70E740481C1C}">
                          <a14:useLocalDpi val="0"/>
                        </a:ext>
                      </a:extLst>
                    </a:blip>
                    <a:stretch>
                      <a:fillRect/>
                    </a:stretch>
                  </pic:blipFill>
                  <pic:spPr>
                    <a:xfrm>
                      <a:off x="0" y="0"/>
                      <a:ext cx="4914898" cy="2739586"/>
                    </a:xfrm>
                    <a:prstGeom prst="rect">
                      <a:avLst/>
                    </a:prstGeom>
                  </pic:spPr>
                </pic:pic>
              </a:graphicData>
            </a:graphic>
          </wp:inline>
        </w:drawing>
      </w:r>
    </w:p>
    <w:p w:rsidR="41B7F09F" w:rsidP="0C341212" w:rsidRDefault="41B7F09F" w14:paraId="3D118FD2" w14:textId="6752A26A">
      <w:pPr>
        <w:spacing w:before="240" w:beforeAutospacing="off" w:after="240" w:afterAutospacing="off"/>
        <w:ind w:left="720"/>
        <w:jc w:val="center"/>
        <w:rPr>
          <w:rFonts w:ascii="Arial" w:hAnsi="Arial" w:eastAsia="Arial" w:cs="Arial"/>
          <w:sz w:val="24"/>
          <w:szCs w:val="24"/>
        </w:rPr>
      </w:pPr>
      <w:r w:rsidRPr="0C341212" w:rsidR="41B7F09F">
        <w:rPr>
          <w:rFonts w:ascii="Arial" w:hAnsi="Arial" w:eastAsia="Arial" w:cs="Arial"/>
          <w:sz w:val="20"/>
          <w:szCs w:val="20"/>
        </w:rPr>
        <w:t>Fonte: Autoria Própria</w:t>
      </w:r>
    </w:p>
    <w:p w:rsidR="3808568A" w:rsidP="0C341212" w:rsidRDefault="3808568A" w14:paraId="04E794AE" w14:textId="14937EC3">
      <w:pPr>
        <w:pStyle w:val="Normal"/>
        <w:jc w:val="both"/>
        <w:rPr>
          <w:rFonts w:ascii="Arial" w:hAnsi="Arial" w:eastAsia="Arial" w:cs="Arial"/>
          <w:noProof w:val="0"/>
          <w:sz w:val="24"/>
          <w:szCs w:val="24"/>
          <w:lang w:val="pt-BR"/>
        </w:rPr>
      </w:pPr>
      <w:r w:rsidRPr="0C341212" w:rsidR="3808568A">
        <w:rPr>
          <w:rFonts w:ascii="Arial" w:hAnsi="Arial" w:eastAsia="Arial" w:cs="Arial"/>
          <w:noProof w:val="0"/>
          <w:lang w:val="pt-BR"/>
        </w:rPr>
        <w:t>Os ícones disponíveis nessa área podem incluir:</w:t>
      </w:r>
    </w:p>
    <w:p w:rsidR="3808568A" w:rsidP="0C341212" w:rsidRDefault="3808568A" w14:paraId="7289AB01" w14:textId="080F9CC0">
      <w:pPr>
        <w:pStyle w:val="ListParagraph"/>
        <w:numPr>
          <w:ilvl w:val="0"/>
          <w:numId w:val="8"/>
        </w:numPr>
        <w:jc w:val="both"/>
        <w:rPr>
          <w:rFonts w:ascii="Arial" w:hAnsi="Arial" w:eastAsia="Arial" w:cs="Arial"/>
          <w:noProof w:val="0"/>
          <w:sz w:val="24"/>
          <w:szCs w:val="24"/>
          <w:lang w:val="pt-BR"/>
        </w:rPr>
      </w:pPr>
      <w:r w:rsidRPr="0C341212" w:rsidR="3808568A">
        <w:rPr>
          <w:rFonts w:ascii="Arial" w:hAnsi="Arial" w:eastAsia="Arial" w:cs="Arial"/>
          <w:b w:val="1"/>
          <w:bCs w:val="1"/>
          <w:noProof w:val="0"/>
          <w:lang w:val="pt-BR"/>
        </w:rPr>
        <w:t>Nova Vistoria</w:t>
      </w:r>
      <w:r w:rsidRPr="0C341212" w:rsidR="3808568A">
        <w:rPr>
          <w:rFonts w:ascii="Arial" w:hAnsi="Arial" w:eastAsia="Arial" w:cs="Arial"/>
          <w:noProof w:val="0"/>
          <w:lang w:val="pt-BR"/>
        </w:rPr>
        <w:t xml:space="preserve"> – Permite iniciar uma nova solicitação de vistoria (cliente) ou cadastrar uma nova vistoria (administrador).</w:t>
      </w:r>
    </w:p>
    <w:p w:rsidR="3808568A" w:rsidP="0C341212" w:rsidRDefault="3808568A" w14:paraId="6649864D" w14:textId="4D6D01F4">
      <w:pPr>
        <w:pStyle w:val="ListParagraph"/>
        <w:numPr>
          <w:ilvl w:val="0"/>
          <w:numId w:val="8"/>
        </w:numPr>
        <w:spacing w:before="240" w:beforeAutospacing="off" w:after="240" w:afterAutospacing="off"/>
        <w:jc w:val="both"/>
        <w:rPr>
          <w:rFonts w:ascii="Arial" w:hAnsi="Arial" w:eastAsia="Arial" w:cs="Arial"/>
          <w:noProof w:val="0"/>
          <w:sz w:val="24"/>
          <w:szCs w:val="24"/>
          <w:lang w:val="pt-BR"/>
        </w:rPr>
      </w:pPr>
      <w:r w:rsidRPr="0C341212" w:rsidR="3808568A">
        <w:rPr>
          <w:rFonts w:ascii="Arial" w:hAnsi="Arial" w:eastAsia="Arial" w:cs="Arial"/>
          <w:b w:val="1"/>
          <w:bCs w:val="1"/>
          <w:noProof w:val="0"/>
          <w:sz w:val="24"/>
          <w:szCs w:val="24"/>
          <w:lang w:val="pt-BR"/>
        </w:rPr>
        <w:t>Vistorias Agendadas</w:t>
      </w:r>
      <w:r w:rsidRPr="0C341212" w:rsidR="3808568A">
        <w:rPr>
          <w:rFonts w:ascii="Arial" w:hAnsi="Arial" w:eastAsia="Arial" w:cs="Arial"/>
          <w:noProof w:val="0"/>
          <w:sz w:val="24"/>
          <w:szCs w:val="24"/>
          <w:lang w:val="pt-BR"/>
        </w:rPr>
        <w:t xml:space="preserve"> – Exibe todas as vistorias associadas ao usuário, com seus respectivos status.</w:t>
      </w:r>
    </w:p>
    <w:p w:rsidR="3808568A" w:rsidP="0C341212" w:rsidRDefault="3808568A" w14:paraId="0764A8C4" w14:textId="0CAAABBA">
      <w:pPr>
        <w:pStyle w:val="ListParagraph"/>
        <w:numPr>
          <w:ilvl w:val="0"/>
          <w:numId w:val="8"/>
        </w:numPr>
        <w:spacing w:before="240" w:beforeAutospacing="off" w:after="240" w:afterAutospacing="off"/>
        <w:jc w:val="both"/>
        <w:rPr>
          <w:rFonts w:ascii="Arial" w:hAnsi="Arial" w:eastAsia="Arial" w:cs="Arial"/>
          <w:noProof w:val="0"/>
          <w:sz w:val="24"/>
          <w:szCs w:val="24"/>
          <w:lang w:val="pt-BR"/>
        </w:rPr>
      </w:pPr>
      <w:r w:rsidRPr="0C341212" w:rsidR="3808568A">
        <w:rPr>
          <w:rFonts w:ascii="Arial" w:hAnsi="Arial" w:eastAsia="Arial" w:cs="Arial"/>
          <w:b w:val="1"/>
          <w:bCs w:val="1"/>
          <w:noProof w:val="0"/>
          <w:sz w:val="24"/>
          <w:szCs w:val="24"/>
          <w:lang w:val="pt-BR"/>
        </w:rPr>
        <w:t>Clientes</w:t>
      </w:r>
      <w:r w:rsidRPr="0C341212" w:rsidR="3808568A">
        <w:rPr>
          <w:rFonts w:ascii="Arial" w:hAnsi="Arial" w:eastAsia="Arial" w:cs="Arial"/>
          <w:noProof w:val="0"/>
          <w:sz w:val="24"/>
          <w:szCs w:val="24"/>
          <w:lang w:val="pt-BR"/>
        </w:rPr>
        <w:t xml:space="preserve"> – (administrador) Acesso à listagem e edição dos dados de clientes cadastrados.</w:t>
      </w:r>
    </w:p>
    <w:p w:rsidR="3808568A" w:rsidP="0C341212" w:rsidRDefault="3808568A" w14:paraId="1ADD9289" w14:textId="5F1B90E0">
      <w:pPr>
        <w:pStyle w:val="ListParagraph"/>
        <w:numPr>
          <w:ilvl w:val="0"/>
          <w:numId w:val="8"/>
        </w:numPr>
        <w:spacing w:before="240" w:beforeAutospacing="off" w:after="240" w:afterAutospacing="off"/>
        <w:jc w:val="both"/>
        <w:rPr>
          <w:rFonts w:ascii="Arial" w:hAnsi="Arial" w:eastAsia="Arial" w:cs="Arial"/>
          <w:noProof w:val="0"/>
          <w:sz w:val="24"/>
          <w:szCs w:val="24"/>
          <w:lang w:val="pt-BR"/>
        </w:rPr>
      </w:pPr>
      <w:r w:rsidRPr="0C341212" w:rsidR="3808568A">
        <w:rPr>
          <w:rFonts w:ascii="Arial" w:hAnsi="Arial" w:eastAsia="Arial" w:cs="Arial"/>
          <w:b w:val="1"/>
          <w:bCs w:val="1"/>
          <w:noProof w:val="0"/>
          <w:sz w:val="24"/>
          <w:szCs w:val="24"/>
          <w:lang w:val="pt-BR"/>
        </w:rPr>
        <w:t>Empreendimentos</w:t>
      </w:r>
      <w:r w:rsidRPr="0C341212" w:rsidR="3808568A">
        <w:rPr>
          <w:rFonts w:ascii="Arial" w:hAnsi="Arial" w:eastAsia="Arial" w:cs="Arial"/>
          <w:noProof w:val="0"/>
          <w:sz w:val="24"/>
          <w:szCs w:val="24"/>
          <w:lang w:val="pt-BR"/>
        </w:rPr>
        <w:t xml:space="preserve"> – Visualização dos empreendimentos disponíveis para vistorias.</w:t>
      </w:r>
    </w:p>
    <w:p w:rsidR="3808568A" w:rsidP="0C341212" w:rsidRDefault="3808568A" w14:paraId="43079B70" w14:textId="77AB2C40">
      <w:pPr>
        <w:pStyle w:val="ListParagraph"/>
        <w:numPr>
          <w:ilvl w:val="0"/>
          <w:numId w:val="8"/>
        </w:numPr>
        <w:spacing w:before="240" w:beforeAutospacing="off" w:after="240" w:afterAutospacing="off"/>
        <w:jc w:val="both"/>
        <w:rPr>
          <w:rFonts w:ascii="Arial" w:hAnsi="Arial" w:eastAsia="Arial" w:cs="Arial"/>
          <w:noProof w:val="0"/>
          <w:sz w:val="24"/>
          <w:szCs w:val="24"/>
          <w:lang w:val="pt-BR"/>
        </w:rPr>
      </w:pPr>
      <w:r w:rsidRPr="0C341212" w:rsidR="3808568A">
        <w:rPr>
          <w:rFonts w:ascii="Arial" w:hAnsi="Arial" w:eastAsia="Arial" w:cs="Arial"/>
          <w:b w:val="1"/>
          <w:bCs w:val="1"/>
          <w:noProof w:val="0"/>
          <w:sz w:val="24"/>
          <w:szCs w:val="24"/>
          <w:lang w:val="pt-BR"/>
        </w:rPr>
        <w:t>Funcionário</w:t>
      </w:r>
      <w:r w:rsidRPr="0C341212" w:rsidR="3808568A">
        <w:rPr>
          <w:rFonts w:ascii="Arial" w:hAnsi="Arial" w:eastAsia="Arial" w:cs="Arial"/>
          <w:noProof w:val="0"/>
          <w:sz w:val="24"/>
          <w:szCs w:val="24"/>
          <w:lang w:val="pt-BR"/>
        </w:rPr>
        <w:t xml:space="preserve"> – (administrador) Cadastro e gerenciamento de funcionários vinculados ao sistema.</w:t>
      </w:r>
    </w:p>
    <w:p w:rsidR="3808568A" w:rsidP="0C341212" w:rsidRDefault="3808568A" w14:paraId="4D8ACF8C" w14:textId="06A94CCD">
      <w:pPr>
        <w:spacing w:before="240" w:beforeAutospacing="off" w:after="240" w:afterAutospacing="off"/>
        <w:jc w:val="both"/>
        <w:rPr>
          <w:rFonts w:ascii="Arial" w:hAnsi="Arial" w:eastAsia="Arial" w:cs="Arial"/>
          <w:noProof w:val="0"/>
          <w:sz w:val="24"/>
          <w:szCs w:val="24"/>
          <w:lang w:val="pt-BR"/>
        </w:rPr>
      </w:pPr>
      <w:r w:rsidRPr="0C341212" w:rsidR="3808568A">
        <w:rPr>
          <w:rFonts w:ascii="Arial" w:hAnsi="Arial" w:eastAsia="Arial" w:cs="Arial"/>
          <w:noProof w:val="0"/>
          <w:sz w:val="24"/>
          <w:szCs w:val="24"/>
          <w:lang w:val="pt-BR"/>
        </w:rPr>
        <w:t>Essa seção facilita o uso da plataforma, reduzindo etapas e permitindo um acesso direto às funcionalidades mais relevantes para o perfil do usuário.</w:t>
      </w:r>
    </w:p>
    <w:p w:rsidR="07BB8AB8" w:rsidP="0C341212" w:rsidRDefault="07BB8AB8" w14:paraId="0E0B448B" w14:textId="4599C4D7">
      <w:pPr>
        <w:pStyle w:val="Heading3"/>
        <w:rPr>
          <w:rFonts w:ascii="Arial" w:hAnsi="Arial" w:eastAsia="Arial" w:cs="Arial"/>
          <w:noProof w:val="0"/>
          <w:sz w:val="28"/>
          <w:szCs w:val="28"/>
          <w:lang w:val="pt-BR"/>
        </w:rPr>
      </w:pPr>
      <w:bookmarkStart w:name="_Toc1727594973" w:id="232600796"/>
      <w:r w:rsidRPr="0C341212" w:rsidR="07BB8AB8">
        <w:rPr>
          <w:rFonts w:ascii="Arial" w:hAnsi="Arial" w:eastAsia="Arial" w:cs="Arial"/>
          <w:noProof w:val="0"/>
          <w:lang w:val="pt-BR"/>
        </w:rPr>
        <w:t>4.2.2 Nova Vistoria</w:t>
      </w:r>
      <w:bookmarkEnd w:id="232600796"/>
      <w:r w:rsidRPr="0C341212" w:rsidR="07BB8AB8">
        <w:rPr>
          <w:rFonts w:ascii="Arial" w:hAnsi="Arial" w:eastAsia="Arial" w:cs="Arial"/>
          <w:noProof w:val="0"/>
          <w:lang w:val="pt-BR"/>
        </w:rPr>
        <w:t xml:space="preserve"> </w:t>
      </w:r>
    </w:p>
    <w:p w:rsidR="60BFF8A9" w:rsidP="0C341212" w:rsidRDefault="60BFF8A9" w14:paraId="31333DFA" w14:textId="304B2EF2">
      <w:pPr>
        <w:spacing w:line="360" w:lineRule="auto"/>
        <w:ind w:left="142" w:right="134" w:firstLine="566"/>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60BFF8A9">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60BFF8A9">
        <w:rPr>
          <w:rFonts w:ascii="Arial" w:hAnsi="Arial" w:eastAsia="Arial" w:cs="Arial"/>
          <w:b w:val="0"/>
          <w:bCs w:val="0"/>
          <w:i w:val="0"/>
          <w:iCs w:val="0"/>
          <w:caps w:val="0"/>
          <w:smallCaps w:val="0"/>
          <w:noProof w:val="0"/>
          <w:color w:val="000000" w:themeColor="text1" w:themeTint="FF" w:themeShade="FF"/>
          <w:sz w:val="24"/>
          <w:szCs w:val="24"/>
          <w:lang w:val="pt-PT"/>
        </w:rPr>
        <w:t>6</w:t>
      </w:r>
      <w:r w:rsidRPr="0C341212" w:rsidR="60BFF8A9">
        <w:rPr>
          <w:rFonts w:ascii="Arial" w:hAnsi="Arial" w:eastAsia="Arial" w:cs="Arial"/>
          <w:b w:val="0"/>
          <w:bCs w:val="0"/>
          <w:i w:val="0"/>
          <w:iCs w:val="0"/>
          <w:caps w:val="0"/>
          <w:smallCaps w:val="0"/>
          <w:noProof w:val="0"/>
          <w:color w:val="000000" w:themeColor="text1" w:themeTint="FF" w:themeShade="FF"/>
          <w:sz w:val="24"/>
          <w:szCs w:val="24"/>
          <w:lang w:val="pt-PT"/>
        </w:rPr>
        <w:t>: Página de Agendar Nova Vistoria</w:t>
      </w:r>
    </w:p>
    <w:p w:rsidR="7F155057" w:rsidP="0C341212" w:rsidRDefault="7F155057" w14:paraId="34A69B02" w14:textId="6E6F1BC4">
      <w:pPr>
        <w:spacing w:before="240" w:beforeAutospacing="off" w:after="240" w:afterAutospacing="off"/>
        <w:jc w:val="center"/>
        <w:rPr>
          <w:rFonts w:ascii="Arial" w:hAnsi="Arial" w:eastAsia="Arial" w:cs="Arial"/>
        </w:rPr>
      </w:pPr>
      <w:r w:rsidR="7F155057">
        <w:drawing>
          <wp:inline wp14:editId="6F020200" wp14:anchorId="2BCECDF4">
            <wp:extent cx="4365504" cy="3849781"/>
            <wp:effectExtent l="0" t="0" r="0" b="0"/>
            <wp:docPr id="1731710899" name="" title=""/>
            <wp:cNvGraphicFramePr>
              <a:graphicFrameLocks noChangeAspect="1"/>
            </wp:cNvGraphicFramePr>
            <a:graphic>
              <a:graphicData uri="http://schemas.openxmlformats.org/drawingml/2006/picture">
                <pic:pic>
                  <pic:nvPicPr>
                    <pic:cNvPr id="0" name=""/>
                    <pic:cNvPicPr/>
                  </pic:nvPicPr>
                  <pic:blipFill>
                    <a:blip r:embed="R830378c088ac4f00">
                      <a:extLst>
                        <a:ext xmlns:a="http://schemas.openxmlformats.org/drawingml/2006/main" uri="{28A0092B-C50C-407E-A947-70E740481C1C}">
                          <a14:useLocalDpi val="0"/>
                        </a:ext>
                      </a:extLst>
                    </a:blip>
                    <a:stretch>
                      <a:fillRect/>
                    </a:stretch>
                  </pic:blipFill>
                  <pic:spPr>
                    <a:xfrm>
                      <a:off x="0" y="0"/>
                      <a:ext cx="4365504" cy="3849781"/>
                    </a:xfrm>
                    <a:prstGeom prst="rect">
                      <a:avLst/>
                    </a:prstGeom>
                  </pic:spPr>
                </pic:pic>
              </a:graphicData>
            </a:graphic>
          </wp:inline>
        </w:drawing>
      </w:r>
    </w:p>
    <w:p w:rsidR="00B995C7" w:rsidP="0C341212" w:rsidRDefault="00B995C7" w14:paraId="2C436BDE" w14:textId="0ECB1DF8">
      <w:pPr>
        <w:spacing w:before="240" w:beforeAutospacing="off" w:after="240" w:afterAutospacing="off"/>
        <w:jc w:val="center"/>
        <w:rPr>
          <w:rFonts w:ascii="Arial" w:hAnsi="Arial" w:eastAsia="Arial" w:cs="Arial"/>
          <w:sz w:val="20"/>
          <w:szCs w:val="20"/>
        </w:rPr>
      </w:pPr>
      <w:r w:rsidRPr="0C341212" w:rsidR="00B995C7">
        <w:rPr>
          <w:rFonts w:ascii="Arial" w:hAnsi="Arial" w:eastAsia="Arial" w:cs="Arial"/>
          <w:sz w:val="20"/>
          <w:szCs w:val="20"/>
        </w:rPr>
        <w:t>Fonte: Autoria Própria</w:t>
      </w:r>
    </w:p>
    <w:p w:rsidR="37249119" w:rsidP="0C341212" w:rsidRDefault="37249119" w14:paraId="7A4DB8C8" w14:textId="73AFDE3D">
      <w:pPr>
        <w:spacing w:before="240" w:beforeAutospacing="off" w:after="240" w:afterAutospacing="off"/>
        <w:ind w:firstLine="708"/>
        <w:jc w:val="both"/>
        <w:rPr>
          <w:rFonts w:ascii="Arial" w:hAnsi="Arial" w:eastAsia="Arial" w:cs="Arial"/>
          <w:noProof w:val="0"/>
          <w:sz w:val="24"/>
          <w:szCs w:val="24"/>
          <w:lang w:val="pt-BR"/>
        </w:rPr>
      </w:pPr>
      <w:r w:rsidRPr="0C341212" w:rsidR="37249119">
        <w:rPr>
          <w:rFonts w:ascii="Arial" w:hAnsi="Arial" w:eastAsia="Arial" w:cs="Arial"/>
          <w:noProof w:val="0"/>
          <w:sz w:val="24"/>
          <w:szCs w:val="24"/>
          <w:lang w:val="pt-BR"/>
        </w:rPr>
        <w:t>Ao administrador clicar em “Nova Vistoria</w:t>
      </w:r>
      <w:r w:rsidRPr="0C341212" w:rsidR="37249119">
        <w:rPr>
          <w:rFonts w:ascii="Arial" w:hAnsi="Arial" w:eastAsia="Arial" w:cs="Arial"/>
          <w:noProof w:val="0"/>
          <w:sz w:val="24"/>
          <w:szCs w:val="24"/>
          <w:lang w:val="pt-BR"/>
        </w:rPr>
        <w:t xml:space="preserve">” </w:t>
      </w:r>
      <w:r w:rsidRPr="0C341212" w:rsidR="37249119">
        <w:rPr>
          <w:rFonts w:ascii="Arial" w:hAnsi="Arial" w:eastAsia="Arial" w:cs="Arial"/>
          <w:noProof w:val="0"/>
          <w:sz w:val="24"/>
          <w:szCs w:val="24"/>
          <w:lang w:val="pt-BR"/>
        </w:rPr>
        <w:t>será</w:t>
      </w:r>
      <w:r w:rsidRPr="0C341212" w:rsidR="37249119">
        <w:rPr>
          <w:rFonts w:ascii="Arial" w:hAnsi="Arial" w:eastAsia="Arial" w:cs="Arial"/>
          <w:noProof w:val="0"/>
          <w:sz w:val="24"/>
          <w:szCs w:val="24"/>
          <w:lang w:val="pt-BR"/>
        </w:rPr>
        <w:t xml:space="preserve"> redirecionado para a </w:t>
      </w:r>
      <w:r w:rsidRPr="0C341212" w:rsidR="37249119">
        <w:rPr>
          <w:rFonts w:ascii="Arial" w:hAnsi="Arial" w:eastAsia="Arial" w:cs="Arial"/>
          <w:noProof w:val="0"/>
          <w:sz w:val="24"/>
          <w:szCs w:val="24"/>
          <w:lang w:val="pt-BR"/>
        </w:rPr>
        <w:t>página</w:t>
      </w:r>
      <w:r w:rsidRPr="0C341212" w:rsidR="37249119">
        <w:rPr>
          <w:rFonts w:ascii="Arial" w:hAnsi="Arial" w:eastAsia="Arial" w:cs="Arial"/>
          <w:noProof w:val="0"/>
          <w:sz w:val="24"/>
          <w:szCs w:val="24"/>
          <w:lang w:val="pt-BR"/>
        </w:rPr>
        <w:t xml:space="preserve"> que</w:t>
      </w:r>
      <w:r w:rsidRPr="0C341212" w:rsidR="00B995C7">
        <w:rPr>
          <w:rFonts w:ascii="Arial" w:hAnsi="Arial" w:eastAsia="Arial" w:cs="Arial"/>
          <w:noProof w:val="0"/>
          <w:sz w:val="24"/>
          <w:szCs w:val="24"/>
          <w:lang w:val="pt-BR"/>
        </w:rPr>
        <w:t xml:space="preserve"> permite o agendamento de uma vistoria em um imóvel pertencente a um empreendimento previamente cadastrado no sistema. </w:t>
      </w:r>
    </w:p>
    <w:p w:rsidR="00B995C7" w:rsidP="0C341212" w:rsidRDefault="00B995C7" w14:paraId="2D68630C" w14:textId="71C69CC1">
      <w:p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noProof w:val="0"/>
          <w:sz w:val="24"/>
          <w:szCs w:val="24"/>
          <w:lang w:val="pt-BR"/>
        </w:rPr>
        <w:t>Nesta página, o usuário deve preencher os seguintes campos obrigatórios:</w:t>
      </w:r>
    </w:p>
    <w:p w:rsidR="00B995C7" w:rsidP="0C341212" w:rsidRDefault="00B995C7" w14:paraId="4030EE29" w14:textId="74FA26BA">
      <w:pPr>
        <w:pStyle w:val="Normal"/>
        <w:jc w:val="both"/>
        <w:rPr>
          <w:rFonts w:ascii="Arial" w:hAnsi="Arial" w:eastAsia="Arial" w:cs="Arial"/>
          <w:b w:val="1"/>
          <w:bCs w:val="1"/>
          <w:noProof w:val="0"/>
          <w:sz w:val="24"/>
          <w:szCs w:val="24"/>
          <w:lang w:val="pt-BR"/>
        </w:rPr>
      </w:pPr>
      <w:r w:rsidRPr="0C341212" w:rsidR="00B995C7">
        <w:rPr>
          <w:rFonts w:ascii="Arial" w:hAnsi="Arial" w:eastAsia="Arial" w:cs="Arial"/>
          <w:b w:val="1"/>
          <w:bCs w:val="1"/>
          <w:noProof w:val="0"/>
          <w:lang w:val="pt-BR"/>
        </w:rPr>
        <w:t>Campos do Formulário</w:t>
      </w:r>
    </w:p>
    <w:p w:rsidR="00B995C7" w:rsidP="0C341212" w:rsidRDefault="00B995C7" w14:paraId="5A811982" w14:textId="75E16096">
      <w:pPr>
        <w:pStyle w:val="ListParagraph"/>
        <w:numPr>
          <w:ilvl w:val="0"/>
          <w:numId w:val="13"/>
        </w:num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Selecione o Cliente:</w:t>
      </w:r>
      <w:r>
        <w:br/>
      </w:r>
      <w:r w:rsidRPr="0C341212" w:rsidR="00B995C7">
        <w:rPr>
          <w:rFonts w:ascii="Arial" w:hAnsi="Arial" w:eastAsia="Arial" w:cs="Arial"/>
          <w:noProof w:val="0"/>
          <w:sz w:val="24"/>
          <w:szCs w:val="24"/>
          <w:lang w:val="pt-BR"/>
        </w:rPr>
        <w:t xml:space="preserve"> Escolha o cliente a quem pertence o imóvel. Os nomes dos clientes são listados juntamente com seus respectivos CPFs para facilitar a identificação.</w:t>
      </w:r>
    </w:p>
    <w:p w:rsidR="00B995C7" w:rsidP="0C341212" w:rsidRDefault="00B995C7" w14:paraId="440A7A8C" w14:textId="77050074">
      <w:pPr>
        <w:pStyle w:val="ListParagraph"/>
        <w:numPr>
          <w:ilvl w:val="0"/>
          <w:numId w:val="13"/>
        </w:num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Selecione o Empreendimento:</w:t>
      </w:r>
      <w:r>
        <w:br/>
      </w:r>
      <w:r w:rsidRPr="0C341212" w:rsidR="00B995C7">
        <w:rPr>
          <w:rFonts w:ascii="Arial" w:hAnsi="Arial" w:eastAsia="Arial" w:cs="Arial"/>
          <w:noProof w:val="0"/>
          <w:sz w:val="24"/>
          <w:szCs w:val="24"/>
          <w:lang w:val="pt-BR"/>
        </w:rPr>
        <w:t xml:space="preserve"> Após selecionar o cliente, o sistema exibe os empreendimentos vinculados a ele. O usuário deve escolher o empreendimento em que se localiza o imóvel a ser vistoriado.</w:t>
      </w:r>
    </w:p>
    <w:p w:rsidR="00B995C7" w:rsidP="0C341212" w:rsidRDefault="00B995C7" w14:paraId="23FC4BFA" w14:textId="409DBB71">
      <w:pPr>
        <w:pStyle w:val="ListParagraph"/>
        <w:numPr>
          <w:ilvl w:val="0"/>
          <w:numId w:val="13"/>
        </w:num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Selecione o Imóvel:</w:t>
      </w:r>
      <w:r>
        <w:br/>
      </w:r>
      <w:r w:rsidRPr="0C341212" w:rsidR="00B995C7">
        <w:rPr>
          <w:rFonts w:ascii="Arial" w:hAnsi="Arial" w:eastAsia="Arial" w:cs="Arial"/>
          <w:noProof w:val="0"/>
          <w:sz w:val="24"/>
          <w:szCs w:val="24"/>
          <w:lang w:val="pt-BR"/>
        </w:rPr>
        <w:t xml:space="preserve"> Com base no empreendimento selecionado, o sistema apresenta os imóveis disponíveis. Escolha o imóvel específico para o qual a vistoria será agendada.</w:t>
      </w:r>
    </w:p>
    <w:p w:rsidR="00B995C7" w:rsidP="0C341212" w:rsidRDefault="00B995C7" w14:paraId="70C59C9C" w14:textId="29AAA6CD">
      <w:pPr>
        <w:pStyle w:val="ListParagraph"/>
        <w:numPr>
          <w:ilvl w:val="0"/>
          <w:numId w:val="13"/>
        </w:num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Selecione o Vistoriador:</w:t>
      </w:r>
      <w:r>
        <w:br/>
      </w:r>
      <w:r w:rsidRPr="0C341212" w:rsidR="00B995C7">
        <w:rPr>
          <w:rFonts w:ascii="Arial" w:hAnsi="Arial" w:eastAsia="Arial" w:cs="Arial"/>
          <w:noProof w:val="0"/>
          <w:sz w:val="24"/>
          <w:szCs w:val="24"/>
          <w:lang w:val="pt-BR"/>
        </w:rPr>
        <w:t xml:space="preserve"> Selecione o profissional responsável por realizar a vistoria. Os vistoriadores cadastrados no sistema aparecem na lista com um identificador único.</w:t>
      </w:r>
    </w:p>
    <w:p w:rsidR="00B995C7" w:rsidP="0C341212" w:rsidRDefault="00B995C7" w14:paraId="02A72B17" w14:textId="372FE103">
      <w:pPr>
        <w:pStyle w:val="ListParagraph"/>
        <w:numPr>
          <w:ilvl w:val="0"/>
          <w:numId w:val="13"/>
        </w:num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Observações:</w:t>
      </w:r>
      <w:r>
        <w:br/>
      </w:r>
      <w:r w:rsidRPr="0C341212" w:rsidR="00B995C7">
        <w:rPr>
          <w:rFonts w:ascii="Arial" w:hAnsi="Arial" w:eastAsia="Arial" w:cs="Arial"/>
          <w:noProof w:val="0"/>
          <w:sz w:val="24"/>
          <w:szCs w:val="24"/>
          <w:lang w:val="pt-BR"/>
        </w:rPr>
        <w:t xml:space="preserve"> Campo livre para inserir comentários adicionais ou instruções relevantes para o vistoriador. Pode ser deixado em branco, se não houver observações.</w:t>
      </w:r>
    </w:p>
    <w:p w:rsidR="00B995C7" w:rsidP="0C341212" w:rsidRDefault="00B995C7" w14:paraId="6DE7373C" w14:textId="53935C77">
      <w:pPr>
        <w:pStyle w:val="Normal"/>
        <w:jc w:val="both"/>
        <w:rPr>
          <w:rFonts w:ascii="Arial" w:hAnsi="Arial" w:eastAsia="Arial" w:cs="Arial"/>
          <w:b w:val="1"/>
          <w:bCs w:val="1"/>
          <w:noProof w:val="0"/>
          <w:sz w:val="24"/>
          <w:szCs w:val="24"/>
          <w:lang w:val="pt-BR"/>
        </w:rPr>
      </w:pPr>
      <w:r w:rsidRPr="0C341212" w:rsidR="00B995C7">
        <w:rPr>
          <w:rFonts w:ascii="Arial" w:hAnsi="Arial" w:eastAsia="Arial" w:cs="Arial"/>
          <w:b w:val="1"/>
          <w:bCs w:val="1"/>
          <w:noProof w:val="0"/>
          <w:lang w:val="pt-BR"/>
        </w:rPr>
        <w:t>Ações Disponíveis</w:t>
      </w:r>
    </w:p>
    <w:p w:rsidR="00B995C7" w:rsidP="0C341212" w:rsidRDefault="00B995C7" w14:paraId="631392EB" w14:textId="44BFCB31">
      <w:pPr>
        <w:pStyle w:val="ListParagraph"/>
        <w:numPr>
          <w:ilvl w:val="0"/>
          <w:numId w:val="14"/>
        </w:num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Agendar:</w:t>
      </w:r>
      <w:r>
        <w:br/>
      </w:r>
      <w:r w:rsidRPr="0C341212" w:rsidR="00B995C7">
        <w:rPr>
          <w:rFonts w:ascii="Arial" w:hAnsi="Arial" w:eastAsia="Arial" w:cs="Arial"/>
          <w:noProof w:val="0"/>
          <w:sz w:val="24"/>
          <w:szCs w:val="24"/>
          <w:lang w:val="pt-BR"/>
        </w:rPr>
        <w:t xml:space="preserve"> Após preencher todos os campos obrigatórios, clique no botão azul </w:t>
      </w:r>
      <w:r w:rsidRPr="0C341212" w:rsidR="00B995C7">
        <w:rPr>
          <w:rFonts w:ascii="Arial" w:hAnsi="Arial" w:eastAsia="Arial" w:cs="Arial"/>
          <w:b w:val="1"/>
          <w:bCs w:val="1"/>
          <w:noProof w:val="0"/>
          <w:sz w:val="24"/>
          <w:szCs w:val="24"/>
          <w:lang w:val="pt-BR"/>
        </w:rPr>
        <w:t>"Agendar"</w:t>
      </w:r>
      <w:r w:rsidRPr="0C341212" w:rsidR="00B995C7">
        <w:rPr>
          <w:rFonts w:ascii="Arial" w:hAnsi="Arial" w:eastAsia="Arial" w:cs="Arial"/>
          <w:noProof w:val="0"/>
          <w:sz w:val="24"/>
          <w:szCs w:val="24"/>
          <w:lang w:val="pt-BR"/>
        </w:rPr>
        <w:t xml:space="preserve"> para confirmar e salvar a vistoria no sistema.</w:t>
      </w:r>
    </w:p>
    <w:p w:rsidR="00B995C7" w:rsidP="0C341212" w:rsidRDefault="00B995C7" w14:paraId="6B8331C6" w14:textId="22247F0C">
      <w:pPr>
        <w:pStyle w:val="ListParagraph"/>
        <w:numPr>
          <w:ilvl w:val="0"/>
          <w:numId w:val="14"/>
        </w:num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Cancelar:</w:t>
      </w:r>
      <w:r>
        <w:br/>
      </w:r>
      <w:r w:rsidRPr="0C341212" w:rsidR="00B995C7">
        <w:rPr>
          <w:rFonts w:ascii="Arial" w:hAnsi="Arial" w:eastAsia="Arial" w:cs="Arial"/>
          <w:noProof w:val="0"/>
          <w:sz w:val="24"/>
          <w:szCs w:val="24"/>
          <w:lang w:val="pt-BR"/>
        </w:rPr>
        <w:t xml:space="preserve"> Caso deseje interromper o agendamento, clique em </w:t>
      </w:r>
      <w:r w:rsidRPr="0C341212" w:rsidR="00B995C7">
        <w:rPr>
          <w:rFonts w:ascii="Arial" w:hAnsi="Arial" w:eastAsia="Arial" w:cs="Arial"/>
          <w:b w:val="1"/>
          <w:bCs w:val="1"/>
          <w:noProof w:val="0"/>
          <w:sz w:val="24"/>
          <w:szCs w:val="24"/>
          <w:lang w:val="pt-BR"/>
        </w:rPr>
        <w:t>"Cancelar"</w:t>
      </w:r>
      <w:r w:rsidRPr="0C341212" w:rsidR="00B995C7">
        <w:rPr>
          <w:rFonts w:ascii="Arial" w:hAnsi="Arial" w:eastAsia="Arial" w:cs="Arial"/>
          <w:noProof w:val="0"/>
          <w:sz w:val="24"/>
          <w:szCs w:val="24"/>
          <w:lang w:val="pt-BR"/>
        </w:rPr>
        <w:t xml:space="preserve"> para retornar à página anterior sem salvar nenhuma informação.</w:t>
      </w:r>
    </w:p>
    <w:p w:rsidR="00B995C7" w:rsidP="0C341212" w:rsidRDefault="00B995C7" w14:paraId="40B5315B" w14:textId="21905238">
      <w:pPr>
        <w:spacing w:before="240" w:beforeAutospacing="off" w:after="240" w:afterAutospacing="off"/>
        <w:jc w:val="both"/>
        <w:rPr>
          <w:rFonts w:ascii="Arial" w:hAnsi="Arial" w:eastAsia="Arial" w:cs="Arial"/>
          <w:noProof w:val="0"/>
          <w:sz w:val="24"/>
          <w:szCs w:val="24"/>
          <w:lang w:val="pt-BR"/>
        </w:rPr>
      </w:pPr>
      <w:r w:rsidRPr="0C341212" w:rsidR="00B995C7">
        <w:rPr>
          <w:rFonts w:ascii="Arial" w:hAnsi="Arial" w:eastAsia="Arial" w:cs="Arial"/>
          <w:b w:val="1"/>
          <w:bCs w:val="1"/>
          <w:noProof w:val="0"/>
          <w:sz w:val="24"/>
          <w:szCs w:val="24"/>
          <w:lang w:val="pt-BR"/>
        </w:rPr>
        <w:t>Importante:</w:t>
      </w:r>
      <w:r w:rsidRPr="0C341212" w:rsidR="00B995C7">
        <w:rPr>
          <w:rFonts w:ascii="Arial" w:hAnsi="Arial" w:eastAsia="Arial" w:cs="Arial"/>
          <w:noProof w:val="0"/>
          <w:sz w:val="24"/>
          <w:szCs w:val="24"/>
          <w:lang w:val="pt-BR"/>
        </w:rPr>
        <w:t xml:space="preserve"> A vistoria somente poderá ser agendada se houver pelo menos um cliente, empreendimento, imóvel e vistoriador cadastrados no sistema. Caso algum desses elementos não esteja disponível, será necessário que o administrador os cadastre previamente.</w:t>
      </w:r>
    </w:p>
    <w:p w:rsidR="1A3149D3" w:rsidP="0C341212" w:rsidRDefault="1A3149D3" w14:paraId="2F77234A" w14:textId="3462A0A5">
      <w:pPr>
        <w:pStyle w:val="Heading3"/>
        <w:jc w:val="both"/>
        <w:rPr>
          <w:rFonts w:ascii="Arial" w:hAnsi="Arial" w:eastAsia="Arial" w:cs="Arial"/>
          <w:noProof w:val="0"/>
          <w:sz w:val="28"/>
          <w:szCs w:val="28"/>
          <w:lang w:val="pt-BR"/>
        </w:rPr>
      </w:pPr>
      <w:bookmarkStart w:name="_Toc1871316489" w:id="977422256"/>
      <w:r w:rsidRPr="0C341212" w:rsidR="1A3149D3">
        <w:rPr>
          <w:rFonts w:ascii="Arial" w:hAnsi="Arial" w:eastAsia="Arial" w:cs="Arial"/>
          <w:noProof w:val="0"/>
          <w:lang w:val="pt-BR"/>
        </w:rPr>
        <w:t>4.2.3 Vistorias Agendadas</w:t>
      </w:r>
      <w:bookmarkEnd w:id="977422256"/>
    </w:p>
    <w:p w:rsidR="5F9DE864" w:rsidP="0C341212" w:rsidRDefault="5F9DE864" w14:paraId="458ADAF0" w14:textId="5A6EC844">
      <w:pPr>
        <w:spacing w:before="240" w:beforeAutospacing="off" w:after="240" w:afterAutospacing="off"/>
        <w:ind w:firstLine="708"/>
        <w:jc w:val="both"/>
        <w:rPr>
          <w:rFonts w:ascii="Arial" w:hAnsi="Arial" w:eastAsia="Arial" w:cs="Arial"/>
          <w:noProof w:val="0"/>
          <w:sz w:val="24"/>
          <w:szCs w:val="24"/>
          <w:lang w:val="pt-BR"/>
        </w:rPr>
      </w:pPr>
      <w:r w:rsidRPr="0C341212" w:rsidR="5F9DE864">
        <w:rPr>
          <w:rFonts w:ascii="Arial" w:hAnsi="Arial" w:eastAsia="Arial" w:cs="Arial"/>
          <w:noProof w:val="0"/>
          <w:sz w:val="24"/>
          <w:szCs w:val="24"/>
          <w:lang w:val="pt-BR"/>
        </w:rPr>
        <w:t xml:space="preserve">Ao clicar na opção </w:t>
      </w:r>
      <w:r w:rsidRPr="0C341212" w:rsidR="5F9DE864">
        <w:rPr>
          <w:rFonts w:ascii="Arial" w:hAnsi="Arial" w:eastAsia="Arial" w:cs="Arial"/>
          <w:b w:val="1"/>
          <w:bCs w:val="1"/>
          <w:noProof w:val="0"/>
          <w:sz w:val="24"/>
          <w:szCs w:val="24"/>
          <w:lang w:val="pt-BR"/>
        </w:rPr>
        <w:t>“Vistorias Agendadas”</w:t>
      </w:r>
      <w:r w:rsidRPr="0C341212" w:rsidR="5F9DE864">
        <w:rPr>
          <w:rFonts w:ascii="Arial" w:hAnsi="Arial" w:eastAsia="Arial" w:cs="Arial"/>
          <w:noProof w:val="0"/>
          <w:sz w:val="24"/>
          <w:szCs w:val="24"/>
          <w:lang w:val="pt-BR"/>
        </w:rPr>
        <w:t xml:space="preserve"> no menu superior ou na seção de </w:t>
      </w:r>
      <w:r w:rsidRPr="0C341212" w:rsidR="5F9DE864">
        <w:rPr>
          <w:rFonts w:ascii="Arial" w:hAnsi="Arial" w:eastAsia="Arial" w:cs="Arial"/>
          <w:b w:val="1"/>
          <w:bCs w:val="1"/>
          <w:noProof w:val="0"/>
          <w:sz w:val="24"/>
          <w:szCs w:val="24"/>
          <w:lang w:val="pt-BR"/>
        </w:rPr>
        <w:t>Gerenciamento Rápido</w:t>
      </w:r>
      <w:r w:rsidRPr="0C341212" w:rsidR="5F9DE864">
        <w:rPr>
          <w:rFonts w:ascii="Arial" w:hAnsi="Arial" w:eastAsia="Arial" w:cs="Arial"/>
          <w:noProof w:val="0"/>
          <w:sz w:val="24"/>
          <w:szCs w:val="24"/>
          <w:lang w:val="pt-BR"/>
        </w:rPr>
        <w:t>, o usuário será redirecionado para uma página onde poderá visualizar todas as vistorias já agendadas no sistema</w:t>
      </w:r>
      <w:r w:rsidRPr="0C341212" w:rsidR="1957B323">
        <w:rPr>
          <w:rFonts w:ascii="Arial" w:hAnsi="Arial" w:eastAsia="Arial" w:cs="Arial"/>
          <w:noProof w:val="0"/>
          <w:sz w:val="24"/>
          <w:szCs w:val="24"/>
          <w:lang w:val="pt-BR"/>
        </w:rPr>
        <w:t xml:space="preserve">. </w:t>
      </w:r>
      <w:r w:rsidRPr="0C341212" w:rsidR="5F9DE864">
        <w:rPr>
          <w:rFonts w:ascii="Arial" w:hAnsi="Arial" w:eastAsia="Arial" w:cs="Arial"/>
          <w:noProof w:val="0"/>
          <w:sz w:val="24"/>
          <w:szCs w:val="24"/>
          <w:lang w:val="pt-BR"/>
        </w:rPr>
        <w:t xml:space="preserve">A página exibe uma </w:t>
      </w:r>
      <w:r w:rsidRPr="0C341212" w:rsidR="5F9DE864">
        <w:rPr>
          <w:rFonts w:ascii="Arial" w:hAnsi="Arial" w:eastAsia="Arial" w:cs="Arial"/>
          <w:b w:val="1"/>
          <w:bCs w:val="1"/>
          <w:noProof w:val="0"/>
          <w:sz w:val="24"/>
          <w:szCs w:val="24"/>
          <w:lang w:val="pt-BR"/>
        </w:rPr>
        <w:t>lista completa</w:t>
      </w:r>
      <w:r w:rsidRPr="0C341212" w:rsidR="5F9DE864">
        <w:rPr>
          <w:rFonts w:ascii="Arial" w:hAnsi="Arial" w:eastAsia="Arial" w:cs="Arial"/>
          <w:noProof w:val="0"/>
          <w:sz w:val="24"/>
          <w:szCs w:val="24"/>
          <w:lang w:val="pt-BR"/>
        </w:rPr>
        <w:t xml:space="preserve"> das vistorias registradas no sistema, contendo informações como:</w:t>
      </w:r>
    </w:p>
    <w:p w:rsidR="5F9DE864" w:rsidP="0C341212" w:rsidRDefault="5F9DE864" w14:paraId="1165B221" w14:textId="10A8D373">
      <w:pPr>
        <w:pStyle w:val="ListParagraph"/>
        <w:numPr>
          <w:ilvl w:val="0"/>
          <w:numId w:val="15"/>
        </w:numPr>
        <w:spacing w:before="240" w:beforeAutospacing="off" w:after="240" w:afterAutospacing="off"/>
        <w:jc w:val="both"/>
        <w:rPr>
          <w:rFonts w:ascii="Arial" w:hAnsi="Arial" w:eastAsia="Arial" w:cs="Arial"/>
          <w:noProof w:val="0"/>
          <w:sz w:val="24"/>
          <w:szCs w:val="24"/>
          <w:lang w:val="pt-BR"/>
        </w:rPr>
      </w:pPr>
      <w:r w:rsidRPr="0C341212" w:rsidR="5F9DE864">
        <w:rPr>
          <w:rFonts w:ascii="Arial" w:hAnsi="Arial" w:eastAsia="Arial" w:cs="Arial"/>
          <w:b w:val="1"/>
          <w:bCs w:val="1"/>
          <w:noProof w:val="0"/>
          <w:sz w:val="24"/>
          <w:szCs w:val="24"/>
          <w:lang w:val="pt-BR"/>
        </w:rPr>
        <w:t>Cliente</w:t>
      </w:r>
      <w:r w:rsidRPr="0C341212" w:rsidR="5F9DE864">
        <w:rPr>
          <w:rFonts w:ascii="Arial" w:hAnsi="Arial" w:eastAsia="Arial" w:cs="Arial"/>
          <w:noProof w:val="0"/>
          <w:sz w:val="24"/>
          <w:szCs w:val="24"/>
          <w:lang w:val="pt-BR"/>
        </w:rPr>
        <w:t xml:space="preserve"> (nome ou CPF)</w:t>
      </w:r>
    </w:p>
    <w:p w:rsidR="5F9DE864" w:rsidP="0C341212" w:rsidRDefault="5F9DE864" w14:paraId="0159C262" w14:textId="145BA90C">
      <w:pPr>
        <w:pStyle w:val="ListParagraph"/>
        <w:numPr>
          <w:ilvl w:val="0"/>
          <w:numId w:val="15"/>
        </w:numPr>
        <w:spacing w:before="240" w:beforeAutospacing="off" w:after="240" w:afterAutospacing="off"/>
        <w:jc w:val="both"/>
        <w:rPr>
          <w:rFonts w:ascii="Arial" w:hAnsi="Arial" w:eastAsia="Arial" w:cs="Arial"/>
          <w:b w:val="1"/>
          <w:bCs w:val="1"/>
          <w:noProof w:val="0"/>
          <w:sz w:val="24"/>
          <w:szCs w:val="24"/>
          <w:lang w:val="pt-BR"/>
        </w:rPr>
      </w:pPr>
      <w:r w:rsidRPr="0C341212" w:rsidR="5F9DE864">
        <w:rPr>
          <w:rFonts w:ascii="Arial" w:hAnsi="Arial" w:eastAsia="Arial" w:cs="Arial"/>
          <w:b w:val="1"/>
          <w:bCs w:val="1"/>
          <w:noProof w:val="0"/>
          <w:sz w:val="24"/>
          <w:szCs w:val="24"/>
          <w:lang w:val="pt-BR"/>
        </w:rPr>
        <w:t>Empreendimento</w:t>
      </w:r>
    </w:p>
    <w:p w:rsidR="5F9DE864" w:rsidP="0C341212" w:rsidRDefault="5F9DE864" w14:paraId="192A29DE" w14:textId="10DF1347">
      <w:pPr>
        <w:pStyle w:val="ListParagraph"/>
        <w:numPr>
          <w:ilvl w:val="0"/>
          <w:numId w:val="15"/>
        </w:numPr>
        <w:spacing w:before="240" w:beforeAutospacing="off" w:after="240" w:afterAutospacing="off"/>
        <w:jc w:val="both"/>
        <w:rPr>
          <w:rFonts w:ascii="Arial" w:hAnsi="Arial" w:eastAsia="Arial" w:cs="Arial"/>
          <w:b w:val="1"/>
          <w:bCs w:val="1"/>
          <w:noProof w:val="0"/>
          <w:sz w:val="24"/>
          <w:szCs w:val="24"/>
          <w:lang w:val="pt-BR"/>
        </w:rPr>
      </w:pPr>
      <w:r w:rsidRPr="0C341212" w:rsidR="5F9DE864">
        <w:rPr>
          <w:rFonts w:ascii="Arial" w:hAnsi="Arial" w:eastAsia="Arial" w:cs="Arial"/>
          <w:b w:val="1"/>
          <w:bCs w:val="1"/>
          <w:noProof w:val="0"/>
          <w:sz w:val="24"/>
          <w:szCs w:val="24"/>
          <w:lang w:val="pt-BR"/>
        </w:rPr>
        <w:t>Imóvel</w:t>
      </w:r>
    </w:p>
    <w:p w:rsidR="5F9DE864" w:rsidP="0C341212" w:rsidRDefault="5F9DE864" w14:paraId="102B4E33" w14:textId="17FABBF2">
      <w:pPr>
        <w:pStyle w:val="ListParagraph"/>
        <w:numPr>
          <w:ilvl w:val="0"/>
          <w:numId w:val="15"/>
        </w:numPr>
        <w:spacing w:before="240" w:beforeAutospacing="off" w:after="240" w:afterAutospacing="off"/>
        <w:jc w:val="both"/>
        <w:rPr>
          <w:rFonts w:ascii="Arial" w:hAnsi="Arial" w:eastAsia="Arial" w:cs="Arial"/>
          <w:b w:val="1"/>
          <w:bCs w:val="1"/>
          <w:noProof w:val="0"/>
          <w:sz w:val="24"/>
          <w:szCs w:val="24"/>
          <w:lang w:val="pt-BR"/>
        </w:rPr>
      </w:pPr>
      <w:r w:rsidRPr="0C341212" w:rsidR="5F9DE864">
        <w:rPr>
          <w:rFonts w:ascii="Arial" w:hAnsi="Arial" w:eastAsia="Arial" w:cs="Arial"/>
          <w:b w:val="1"/>
          <w:bCs w:val="1"/>
          <w:noProof w:val="0"/>
          <w:sz w:val="24"/>
          <w:szCs w:val="24"/>
          <w:lang w:val="pt-BR"/>
        </w:rPr>
        <w:t>Vistoriador designado</w:t>
      </w:r>
    </w:p>
    <w:p w:rsidR="5F9DE864" w:rsidP="0C341212" w:rsidRDefault="5F9DE864" w14:paraId="31EE34D3" w14:textId="750C1F11">
      <w:pPr>
        <w:pStyle w:val="ListParagraph"/>
        <w:numPr>
          <w:ilvl w:val="0"/>
          <w:numId w:val="15"/>
        </w:numPr>
        <w:spacing w:before="240" w:beforeAutospacing="off" w:after="240" w:afterAutospacing="off"/>
        <w:jc w:val="both"/>
        <w:rPr>
          <w:rFonts w:ascii="Arial" w:hAnsi="Arial" w:eastAsia="Arial" w:cs="Arial"/>
          <w:b w:val="1"/>
          <w:bCs w:val="1"/>
          <w:noProof w:val="0"/>
          <w:sz w:val="24"/>
          <w:szCs w:val="24"/>
          <w:lang w:val="pt-BR"/>
        </w:rPr>
      </w:pPr>
      <w:r w:rsidRPr="0C341212" w:rsidR="5F9DE864">
        <w:rPr>
          <w:rFonts w:ascii="Arial" w:hAnsi="Arial" w:eastAsia="Arial" w:cs="Arial"/>
          <w:b w:val="1"/>
          <w:bCs w:val="1"/>
          <w:noProof w:val="0"/>
          <w:sz w:val="24"/>
          <w:szCs w:val="24"/>
          <w:lang w:val="pt-BR"/>
        </w:rPr>
        <w:t>Data e hora agendadas</w:t>
      </w:r>
    </w:p>
    <w:p w:rsidR="5F9DE864" w:rsidP="0C341212" w:rsidRDefault="5F9DE864" w14:paraId="7E7D8FD5" w14:textId="64030ED1">
      <w:pPr>
        <w:pStyle w:val="ListParagraph"/>
        <w:numPr>
          <w:ilvl w:val="0"/>
          <w:numId w:val="15"/>
        </w:numPr>
        <w:spacing w:before="240" w:beforeAutospacing="off" w:after="240" w:afterAutospacing="off"/>
        <w:jc w:val="both"/>
        <w:rPr>
          <w:rFonts w:ascii="Arial" w:hAnsi="Arial" w:eastAsia="Arial" w:cs="Arial"/>
          <w:noProof w:val="0"/>
          <w:sz w:val="24"/>
          <w:szCs w:val="24"/>
          <w:lang w:val="pt-BR"/>
        </w:rPr>
      </w:pPr>
      <w:r w:rsidRPr="0C341212" w:rsidR="5F9DE864">
        <w:rPr>
          <w:rFonts w:ascii="Arial" w:hAnsi="Arial" w:eastAsia="Arial" w:cs="Arial"/>
          <w:b w:val="1"/>
          <w:bCs w:val="1"/>
          <w:noProof w:val="0"/>
          <w:sz w:val="24"/>
          <w:szCs w:val="24"/>
          <w:lang w:val="pt-BR"/>
        </w:rPr>
        <w:t>Status da vistoria</w:t>
      </w:r>
      <w:r w:rsidRPr="0C341212" w:rsidR="5F9DE864">
        <w:rPr>
          <w:rFonts w:ascii="Arial" w:hAnsi="Arial" w:eastAsia="Arial" w:cs="Arial"/>
          <w:noProof w:val="0"/>
          <w:sz w:val="24"/>
          <w:szCs w:val="24"/>
          <w:lang w:val="pt-BR"/>
        </w:rPr>
        <w:t xml:space="preserve"> (Ex.: </w:t>
      </w:r>
      <w:r w:rsidRPr="0C341212" w:rsidR="5F9DE864">
        <w:rPr>
          <w:rFonts w:ascii="Arial" w:hAnsi="Arial" w:eastAsia="Arial" w:cs="Arial"/>
          <w:i w:val="1"/>
          <w:iCs w:val="1"/>
          <w:noProof w:val="0"/>
          <w:sz w:val="24"/>
          <w:szCs w:val="24"/>
          <w:lang w:val="pt-BR"/>
        </w:rPr>
        <w:t>Agendada</w:t>
      </w:r>
      <w:r w:rsidRPr="0C341212" w:rsidR="5F9DE864">
        <w:rPr>
          <w:rFonts w:ascii="Arial" w:hAnsi="Arial" w:eastAsia="Arial" w:cs="Arial"/>
          <w:noProof w:val="0"/>
          <w:sz w:val="24"/>
          <w:szCs w:val="24"/>
          <w:lang w:val="pt-BR"/>
        </w:rPr>
        <w:t xml:space="preserve">, </w:t>
      </w:r>
      <w:r w:rsidRPr="0C341212" w:rsidR="67B6296C">
        <w:rPr>
          <w:rFonts w:ascii="Arial" w:hAnsi="Arial" w:eastAsia="Arial" w:cs="Arial"/>
          <w:i w:val="1"/>
          <w:iCs w:val="1"/>
          <w:noProof w:val="0"/>
          <w:sz w:val="24"/>
          <w:szCs w:val="24"/>
          <w:lang w:val="pt-BR"/>
        </w:rPr>
        <w:t>em</w:t>
      </w:r>
      <w:r w:rsidRPr="0C341212" w:rsidR="5F9DE864">
        <w:rPr>
          <w:rFonts w:ascii="Arial" w:hAnsi="Arial" w:eastAsia="Arial" w:cs="Arial"/>
          <w:i w:val="1"/>
          <w:iCs w:val="1"/>
          <w:noProof w:val="0"/>
          <w:sz w:val="24"/>
          <w:szCs w:val="24"/>
          <w:lang w:val="pt-BR"/>
        </w:rPr>
        <w:t xml:space="preserve"> andamento</w:t>
      </w:r>
      <w:r w:rsidRPr="0C341212" w:rsidR="5F9DE864">
        <w:rPr>
          <w:rFonts w:ascii="Arial" w:hAnsi="Arial" w:eastAsia="Arial" w:cs="Arial"/>
          <w:noProof w:val="0"/>
          <w:sz w:val="24"/>
          <w:szCs w:val="24"/>
          <w:lang w:val="pt-BR"/>
        </w:rPr>
        <w:t xml:space="preserve">, </w:t>
      </w:r>
      <w:r w:rsidRPr="0C341212" w:rsidR="5F9DE864">
        <w:rPr>
          <w:rFonts w:ascii="Arial" w:hAnsi="Arial" w:eastAsia="Arial" w:cs="Arial"/>
          <w:i w:val="1"/>
          <w:iCs w:val="1"/>
          <w:noProof w:val="0"/>
          <w:sz w:val="24"/>
          <w:szCs w:val="24"/>
          <w:lang w:val="pt-BR"/>
        </w:rPr>
        <w:t>Concluída</w:t>
      </w:r>
      <w:r w:rsidRPr="0C341212" w:rsidR="5F9DE864">
        <w:rPr>
          <w:rFonts w:ascii="Arial" w:hAnsi="Arial" w:eastAsia="Arial" w:cs="Arial"/>
          <w:noProof w:val="0"/>
          <w:sz w:val="24"/>
          <w:szCs w:val="24"/>
          <w:lang w:val="pt-BR"/>
        </w:rPr>
        <w:t xml:space="preserve">, </w:t>
      </w:r>
      <w:r w:rsidRPr="0C341212" w:rsidR="5F9DE864">
        <w:rPr>
          <w:rFonts w:ascii="Arial" w:hAnsi="Arial" w:eastAsia="Arial" w:cs="Arial"/>
          <w:i w:val="1"/>
          <w:iCs w:val="1"/>
          <w:noProof w:val="0"/>
          <w:sz w:val="24"/>
          <w:szCs w:val="24"/>
          <w:lang w:val="pt-BR"/>
        </w:rPr>
        <w:t>Recusada</w:t>
      </w:r>
      <w:r w:rsidRPr="0C341212" w:rsidR="5F9DE864">
        <w:rPr>
          <w:rFonts w:ascii="Arial" w:hAnsi="Arial" w:eastAsia="Arial" w:cs="Arial"/>
          <w:noProof w:val="0"/>
          <w:sz w:val="24"/>
          <w:szCs w:val="24"/>
          <w:lang w:val="pt-BR"/>
        </w:rPr>
        <w:t xml:space="preserve">, </w:t>
      </w:r>
      <w:r w:rsidRPr="0C341212" w:rsidR="5F9DE864">
        <w:rPr>
          <w:rFonts w:ascii="Arial" w:hAnsi="Arial" w:eastAsia="Arial" w:cs="Arial"/>
          <w:i w:val="1"/>
          <w:iCs w:val="1"/>
          <w:noProof w:val="0"/>
          <w:sz w:val="24"/>
          <w:szCs w:val="24"/>
          <w:lang w:val="pt-BR"/>
        </w:rPr>
        <w:t>Reagendada</w:t>
      </w:r>
      <w:r w:rsidRPr="0C341212" w:rsidR="5F9DE864">
        <w:rPr>
          <w:rFonts w:ascii="Arial" w:hAnsi="Arial" w:eastAsia="Arial" w:cs="Arial"/>
          <w:noProof w:val="0"/>
          <w:sz w:val="24"/>
          <w:szCs w:val="24"/>
          <w:lang w:val="pt-BR"/>
        </w:rPr>
        <w:t>)</w:t>
      </w:r>
    </w:p>
    <w:p w:rsidR="10E08254" w:rsidP="0C341212" w:rsidRDefault="10E08254" w14:paraId="34E48CB6" w14:textId="208AAD9A">
      <w:pPr>
        <w:pStyle w:val="Heading3"/>
        <w:rPr>
          <w:rFonts w:ascii="Arial" w:hAnsi="Arial" w:eastAsia="Arial" w:cs="Arial"/>
          <w:sz w:val="28"/>
          <w:szCs w:val="28"/>
        </w:rPr>
      </w:pPr>
      <w:bookmarkStart w:name="_Toc453432734" w:id="1418838252"/>
      <w:r w:rsidRPr="0C341212" w:rsidR="10E08254">
        <w:rPr>
          <w:rFonts w:ascii="Arial" w:hAnsi="Arial" w:eastAsia="Arial" w:cs="Arial"/>
        </w:rPr>
        <w:t>4.2.4 Clientes</w:t>
      </w:r>
      <w:bookmarkEnd w:id="1418838252"/>
    </w:p>
    <w:p w:rsidR="1B929D67" w:rsidP="0C341212" w:rsidRDefault="1B929D67" w14:paraId="2B0E2334" w14:textId="27C9F6F8">
      <w:pPr>
        <w:spacing w:before="240" w:beforeAutospacing="off" w:after="240" w:afterAutospacing="off"/>
        <w:ind w:firstLine="708"/>
        <w:jc w:val="both"/>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1B929D67">
        <w:rPr>
          <w:rFonts w:ascii="Arial" w:hAnsi="Arial" w:eastAsia="Arial" w:cs="Arial"/>
          <w:noProof w:val="0"/>
          <w:sz w:val="24"/>
          <w:szCs w:val="24"/>
          <w:lang w:val="pt-BR"/>
        </w:rPr>
        <w:t xml:space="preserve">A </w:t>
      </w:r>
      <w:r w:rsidRPr="0C341212" w:rsidR="316E291F">
        <w:rPr>
          <w:rFonts w:ascii="Arial" w:hAnsi="Arial" w:eastAsia="Arial" w:cs="Arial"/>
          <w:noProof w:val="0"/>
          <w:sz w:val="24"/>
          <w:szCs w:val="24"/>
          <w:lang w:val="pt-BR"/>
        </w:rPr>
        <w:t>página</w:t>
      </w:r>
      <w:r w:rsidRPr="0C341212" w:rsidR="4C17C34D">
        <w:rPr>
          <w:rFonts w:ascii="Arial" w:hAnsi="Arial" w:eastAsia="Arial" w:cs="Arial"/>
          <w:noProof w:val="0"/>
          <w:sz w:val="24"/>
          <w:szCs w:val="24"/>
          <w:lang w:val="pt-BR"/>
        </w:rPr>
        <w:t xml:space="preserve"> de </w:t>
      </w:r>
      <w:r w:rsidRPr="0C341212" w:rsidR="1B929D67">
        <w:rPr>
          <w:rFonts w:ascii="Arial" w:hAnsi="Arial" w:eastAsia="Arial" w:cs="Arial"/>
          <w:b w:val="1"/>
          <w:bCs w:val="1"/>
          <w:noProof w:val="0"/>
          <w:sz w:val="24"/>
          <w:szCs w:val="24"/>
          <w:lang w:val="pt-BR"/>
        </w:rPr>
        <w:t>Clientes</w:t>
      </w:r>
      <w:r w:rsidRPr="0C341212" w:rsidR="1B929D67">
        <w:rPr>
          <w:rFonts w:ascii="Arial" w:hAnsi="Arial" w:eastAsia="Arial" w:cs="Arial"/>
          <w:noProof w:val="0"/>
          <w:sz w:val="24"/>
          <w:szCs w:val="24"/>
          <w:lang w:val="pt-BR"/>
        </w:rPr>
        <w:t xml:space="preserve"> permite a visualização, edição, exclusão e cadastro de novos clientes no sistema CIVIS. Essa funcionalidade está disponível para usuários com perfil </w:t>
      </w:r>
      <w:r w:rsidRPr="0C341212" w:rsidR="1B929D67">
        <w:rPr>
          <w:rFonts w:ascii="Arial" w:hAnsi="Arial" w:eastAsia="Arial" w:cs="Arial"/>
          <w:b w:val="1"/>
          <w:bCs w:val="1"/>
          <w:noProof w:val="0"/>
          <w:sz w:val="24"/>
          <w:szCs w:val="24"/>
          <w:lang w:val="pt-BR"/>
        </w:rPr>
        <w:t>administrador</w:t>
      </w:r>
      <w:r w:rsidRPr="0C341212" w:rsidR="1B929D67">
        <w:rPr>
          <w:rFonts w:ascii="Arial" w:hAnsi="Arial" w:eastAsia="Arial" w:cs="Arial"/>
          <w:noProof w:val="0"/>
          <w:sz w:val="24"/>
          <w:szCs w:val="24"/>
          <w:lang w:val="pt-BR"/>
        </w:rPr>
        <w:t>.</w:t>
      </w:r>
      <w:r w:rsidRPr="0C341212" w:rsidR="1B929D67">
        <w:rPr>
          <w:rFonts w:ascii="Arial" w:hAnsi="Arial" w:eastAsia="Arial" w:cs="Arial"/>
          <w:noProof w:val="0"/>
          <w:sz w:val="24"/>
          <w:szCs w:val="24"/>
          <w:lang w:val="pt-BR"/>
        </w:rPr>
        <w:t xml:space="preserve"> Como é possível ver na f</w:t>
      </w:r>
      <w:r w:rsidRPr="0C341212" w:rsidR="247BA7EC">
        <w:rPr>
          <w:rFonts w:ascii="Arial" w:hAnsi="Arial" w:eastAsia="Arial" w:cs="Arial"/>
          <w:b w:val="0"/>
          <w:bCs w:val="0"/>
          <w:i w:val="0"/>
          <w:iCs w:val="0"/>
          <w:caps w:val="0"/>
          <w:smallCaps w:val="0"/>
          <w:noProof w:val="0"/>
          <w:color w:val="000000" w:themeColor="text1" w:themeTint="FF" w:themeShade="FF"/>
          <w:sz w:val="24"/>
          <w:szCs w:val="24"/>
          <w:lang w:val="pt-PT"/>
        </w:rPr>
        <w:t>f</w:t>
      </w:r>
      <w:r w:rsidRPr="0C341212" w:rsidR="247BA7EC">
        <w:rPr>
          <w:rFonts w:ascii="Arial" w:hAnsi="Arial" w:eastAsia="Arial" w:cs="Arial"/>
          <w:b w:val="0"/>
          <w:bCs w:val="0"/>
          <w:i w:val="0"/>
          <w:iCs w:val="0"/>
          <w:caps w:val="0"/>
          <w:smallCaps w:val="0"/>
          <w:noProof w:val="0"/>
          <w:color w:val="000000" w:themeColor="text1" w:themeTint="FF" w:themeShade="FF"/>
          <w:sz w:val="24"/>
          <w:szCs w:val="24"/>
          <w:lang w:val="pt-PT"/>
        </w:rPr>
        <w:t>igura</w:t>
      </w:r>
      <w:r w:rsidRPr="0C341212" w:rsidR="0CF9F47B">
        <w:rPr>
          <w:rFonts w:ascii="Arial" w:hAnsi="Arial" w:eastAsia="Arial" w:cs="Arial"/>
          <w:b w:val="0"/>
          <w:bCs w:val="0"/>
          <w:i w:val="0"/>
          <w:iCs w:val="0"/>
          <w:caps w:val="0"/>
          <w:smallCaps w:val="0"/>
          <w:noProof w:val="0"/>
          <w:color w:val="000000" w:themeColor="text1" w:themeTint="FF" w:themeShade="FF"/>
          <w:sz w:val="24"/>
          <w:szCs w:val="24"/>
          <w:lang w:val="pt-PT"/>
        </w:rPr>
        <w:t xml:space="preserve"> 7</w:t>
      </w:r>
      <w:r w:rsidRPr="0C341212" w:rsidR="0CF9F47B">
        <w:rPr>
          <w:rFonts w:ascii="Arial" w:hAnsi="Arial" w:eastAsia="Arial" w:cs="Arial"/>
          <w:b w:val="0"/>
          <w:bCs w:val="0"/>
          <w:i w:val="0"/>
          <w:iCs w:val="0"/>
          <w:caps w:val="0"/>
          <w:smallCaps w:val="0"/>
          <w:noProof w:val="0"/>
          <w:color w:val="000000" w:themeColor="text1" w:themeTint="FF" w:themeShade="FF"/>
          <w:sz w:val="24"/>
          <w:szCs w:val="24"/>
          <w:lang w:val="pt-PT"/>
        </w:rPr>
        <w:t xml:space="preserve">: Página de </w:t>
      </w:r>
      <w:r w:rsidRPr="0C341212" w:rsidR="0CF9F47B">
        <w:rPr>
          <w:rFonts w:ascii="Arial" w:hAnsi="Arial" w:eastAsia="Arial" w:cs="Arial"/>
          <w:b w:val="0"/>
          <w:bCs w:val="0"/>
          <w:i w:val="0"/>
          <w:iCs w:val="0"/>
          <w:caps w:val="0"/>
          <w:smallCaps w:val="0"/>
          <w:noProof w:val="0"/>
          <w:color w:val="000000" w:themeColor="text1" w:themeTint="FF" w:themeShade="FF"/>
          <w:sz w:val="24"/>
          <w:szCs w:val="24"/>
          <w:lang w:val="pt-PT"/>
        </w:rPr>
        <w:t>Clientes em Administrador</w:t>
      </w:r>
    </w:p>
    <w:p w:rsidR="7520D2C0" w:rsidP="0C341212" w:rsidRDefault="7520D2C0" w14:paraId="0762FB88" w14:textId="1FA95F91">
      <w:pPr>
        <w:spacing w:before="240" w:beforeAutospacing="off" w:after="240" w:afterAutospacing="off"/>
        <w:ind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7520D2C0">
        <w:rPr>
          <w:rFonts w:ascii="Arial" w:hAnsi="Arial" w:eastAsia="Arial" w:cs="Arial"/>
          <w:b w:val="0"/>
          <w:bCs w:val="0"/>
          <w:i w:val="0"/>
          <w:iCs w:val="0"/>
          <w:caps w:val="0"/>
          <w:smallCaps w:val="0"/>
          <w:noProof w:val="0"/>
          <w:color w:val="000000" w:themeColor="text1" w:themeTint="FF" w:themeShade="FF"/>
          <w:sz w:val="24"/>
          <w:szCs w:val="24"/>
          <w:lang w:val="pt-PT"/>
        </w:rPr>
        <w:t>Figura 7: Página de Clientes em Administrador</w:t>
      </w:r>
    </w:p>
    <w:p w:rsidR="15E02FB8" w:rsidP="0C341212" w:rsidRDefault="15E02FB8" w14:paraId="48E05104" w14:textId="0548C0AD">
      <w:pPr>
        <w:spacing w:before="240" w:beforeAutospacing="off" w:after="240" w:afterAutospacing="off"/>
        <w:jc w:val="center"/>
        <w:rPr>
          <w:rFonts w:ascii="Arial" w:hAnsi="Arial" w:eastAsia="Arial" w:cs="Arial"/>
          <w:sz w:val="24"/>
          <w:szCs w:val="24"/>
        </w:rPr>
      </w:pPr>
      <w:r w:rsidR="15E02FB8">
        <w:drawing>
          <wp:inline wp14:editId="5D180807" wp14:anchorId="5600CD74">
            <wp:extent cx="6032305" cy="3623398"/>
            <wp:effectExtent l="0" t="0" r="0" b="0"/>
            <wp:docPr id="1666604846" name="" title=""/>
            <wp:cNvGraphicFramePr>
              <a:graphicFrameLocks noChangeAspect="1"/>
            </wp:cNvGraphicFramePr>
            <a:graphic>
              <a:graphicData uri="http://schemas.openxmlformats.org/drawingml/2006/picture">
                <pic:pic>
                  <pic:nvPicPr>
                    <pic:cNvPr id="0" name=""/>
                    <pic:cNvPicPr/>
                  </pic:nvPicPr>
                  <pic:blipFill>
                    <a:blip r:embed="R34dbf7f89cd74161">
                      <a:extLst>
                        <a:ext xmlns:a="http://schemas.openxmlformats.org/drawingml/2006/main" uri="{28A0092B-C50C-407E-A947-70E740481C1C}">
                          <a14:useLocalDpi val="0"/>
                        </a:ext>
                      </a:extLst>
                    </a:blip>
                    <a:stretch>
                      <a:fillRect/>
                    </a:stretch>
                  </pic:blipFill>
                  <pic:spPr>
                    <a:xfrm>
                      <a:off x="0" y="0"/>
                      <a:ext cx="6032305" cy="3623398"/>
                    </a:xfrm>
                    <a:prstGeom prst="rect">
                      <a:avLst/>
                    </a:prstGeom>
                  </pic:spPr>
                </pic:pic>
              </a:graphicData>
            </a:graphic>
          </wp:inline>
        </w:drawing>
      </w:r>
      <w:r w:rsidRPr="0C341212" w:rsidR="0CF9F47B">
        <w:rPr>
          <w:rFonts w:ascii="Arial" w:hAnsi="Arial" w:eastAsia="Arial" w:cs="Arial"/>
          <w:sz w:val="20"/>
          <w:szCs w:val="20"/>
        </w:rPr>
        <w:t>Fonte: Autoria Própria</w:t>
      </w:r>
    </w:p>
    <w:p w:rsidR="7C5C9212" w:rsidP="0C341212" w:rsidRDefault="7C5C9212" w14:paraId="1EBBF86C" w14:textId="24DA9F54">
      <w:pPr>
        <w:spacing w:before="240" w:beforeAutospacing="off" w:after="240" w:afterAutospacing="off"/>
        <w:ind w:firstLine="708"/>
        <w:jc w:val="both"/>
        <w:rPr>
          <w:rFonts w:ascii="Arial" w:hAnsi="Arial" w:eastAsia="Arial" w:cs="Arial"/>
          <w:noProof w:val="0"/>
          <w:sz w:val="24"/>
          <w:szCs w:val="24"/>
          <w:lang w:val="pt-BR"/>
        </w:rPr>
      </w:pPr>
      <w:r w:rsidRPr="0C341212" w:rsidR="7C5C9212">
        <w:rPr>
          <w:rFonts w:ascii="Arial" w:hAnsi="Arial" w:eastAsia="Arial" w:cs="Arial"/>
          <w:noProof w:val="0"/>
          <w:sz w:val="24"/>
          <w:szCs w:val="24"/>
          <w:lang w:val="pt-BR"/>
        </w:rPr>
        <w:t>Ao acessar essa área pelo menu ou pelo Gerenciamento Rápido, será exibida uma tabela com os seguintes dados:</w:t>
      </w:r>
    </w:p>
    <w:p w:rsidR="7C5C9212" w:rsidP="0C341212" w:rsidRDefault="7C5C9212" w14:paraId="2FD062B3" w14:textId="76DFF735">
      <w:pPr>
        <w:pStyle w:val="ListParagraph"/>
        <w:numPr>
          <w:ilvl w:val="0"/>
          <w:numId w:val="19"/>
        </w:numPr>
        <w:spacing w:before="240" w:beforeAutospacing="off" w:after="240" w:afterAutospacing="off"/>
        <w:jc w:val="both"/>
        <w:rPr>
          <w:rFonts w:ascii="Arial" w:hAnsi="Arial" w:eastAsia="Arial" w:cs="Arial"/>
          <w:b w:val="1"/>
          <w:bCs w:val="1"/>
          <w:noProof w:val="0"/>
          <w:sz w:val="24"/>
          <w:szCs w:val="24"/>
          <w:lang w:val="pt-BR"/>
        </w:rPr>
      </w:pPr>
      <w:r w:rsidRPr="0C341212" w:rsidR="7C5C9212">
        <w:rPr>
          <w:rFonts w:ascii="Arial" w:hAnsi="Arial" w:eastAsia="Arial" w:cs="Arial"/>
          <w:b w:val="1"/>
          <w:bCs w:val="1"/>
          <w:noProof w:val="0"/>
          <w:sz w:val="24"/>
          <w:szCs w:val="24"/>
          <w:lang w:val="pt-BR"/>
        </w:rPr>
        <w:t>ID Cliente</w:t>
      </w:r>
    </w:p>
    <w:p w:rsidR="7C5C9212" w:rsidP="0C341212" w:rsidRDefault="7C5C9212" w14:paraId="3F7C8580" w14:textId="5D8BB820">
      <w:pPr>
        <w:pStyle w:val="ListParagraph"/>
        <w:numPr>
          <w:ilvl w:val="0"/>
          <w:numId w:val="19"/>
        </w:numPr>
        <w:spacing w:before="240" w:beforeAutospacing="off" w:after="240" w:afterAutospacing="off"/>
        <w:jc w:val="both"/>
        <w:rPr>
          <w:rFonts w:ascii="Arial" w:hAnsi="Arial" w:eastAsia="Arial" w:cs="Arial"/>
          <w:b w:val="1"/>
          <w:bCs w:val="1"/>
          <w:noProof w:val="0"/>
          <w:sz w:val="24"/>
          <w:szCs w:val="24"/>
          <w:lang w:val="pt-BR"/>
        </w:rPr>
      </w:pPr>
      <w:r w:rsidRPr="0C341212" w:rsidR="7C5C9212">
        <w:rPr>
          <w:rFonts w:ascii="Arial" w:hAnsi="Arial" w:eastAsia="Arial" w:cs="Arial"/>
          <w:b w:val="1"/>
          <w:bCs w:val="1"/>
          <w:noProof w:val="0"/>
          <w:sz w:val="24"/>
          <w:szCs w:val="24"/>
          <w:lang w:val="pt-BR"/>
        </w:rPr>
        <w:t xml:space="preserve">Nome </w:t>
      </w:r>
    </w:p>
    <w:p w:rsidR="7C5C9212" w:rsidP="0C341212" w:rsidRDefault="7C5C9212" w14:paraId="39EAB6D0" w14:textId="2A06A7CE">
      <w:pPr>
        <w:pStyle w:val="ListParagraph"/>
        <w:numPr>
          <w:ilvl w:val="0"/>
          <w:numId w:val="19"/>
        </w:numPr>
        <w:spacing w:before="240" w:beforeAutospacing="off" w:after="240" w:afterAutospacing="off"/>
        <w:jc w:val="both"/>
        <w:rPr>
          <w:rFonts w:ascii="Arial" w:hAnsi="Arial" w:eastAsia="Arial" w:cs="Arial"/>
          <w:b w:val="1"/>
          <w:bCs w:val="1"/>
          <w:noProof w:val="0"/>
          <w:sz w:val="24"/>
          <w:szCs w:val="24"/>
          <w:lang w:val="pt-BR"/>
        </w:rPr>
      </w:pPr>
      <w:r w:rsidRPr="0C341212" w:rsidR="7C5C9212">
        <w:rPr>
          <w:rFonts w:ascii="Arial" w:hAnsi="Arial" w:eastAsia="Arial" w:cs="Arial"/>
          <w:b w:val="1"/>
          <w:bCs w:val="1"/>
          <w:noProof w:val="0"/>
          <w:sz w:val="24"/>
          <w:szCs w:val="24"/>
          <w:lang w:val="pt-BR"/>
        </w:rPr>
        <w:t>CPF</w:t>
      </w:r>
    </w:p>
    <w:p w:rsidR="7C5C9212" w:rsidP="0C341212" w:rsidRDefault="7C5C9212" w14:paraId="11B6D79B" w14:textId="688CFD85">
      <w:pPr>
        <w:pStyle w:val="ListParagraph"/>
        <w:numPr>
          <w:ilvl w:val="0"/>
          <w:numId w:val="19"/>
        </w:numPr>
        <w:spacing w:before="240" w:beforeAutospacing="off" w:after="240" w:afterAutospacing="off"/>
        <w:jc w:val="both"/>
        <w:rPr>
          <w:rFonts w:ascii="Arial" w:hAnsi="Arial" w:eastAsia="Arial" w:cs="Arial"/>
          <w:b w:val="1"/>
          <w:bCs w:val="1"/>
          <w:noProof w:val="0"/>
          <w:sz w:val="24"/>
          <w:szCs w:val="24"/>
          <w:lang w:val="pt-BR"/>
        </w:rPr>
      </w:pPr>
      <w:r w:rsidRPr="0C341212" w:rsidR="7C5C9212">
        <w:rPr>
          <w:rFonts w:ascii="Arial" w:hAnsi="Arial" w:eastAsia="Arial" w:cs="Arial"/>
          <w:b w:val="1"/>
          <w:bCs w:val="1"/>
          <w:noProof w:val="0"/>
          <w:sz w:val="24"/>
          <w:szCs w:val="24"/>
          <w:lang w:val="pt-BR"/>
        </w:rPr>
        <w:t>Telefone</w:t>
      </w:r>
    </w:p>
    <w:p w:rsidR="7C5C9212" w:rsidP="0C341212" w:rsidRDefault="7C5C9212" w14:paraId="5FB56793" w14:textId="422FAE7C">
      <w:pPr>
        <w:pStyle w:val="ListParagraph"/>
        <w:numPr>
          <w:ilvl w:val="0"/>
          <w:numId w:val="19"/>
        </w:numPr>
        <w:spacing w:before="240" w:beforeAutospacing="off" w:after="240" w:afterAutospacing="off"/>
        <w:jc w:val="both"/>
        <w:rPr>
          <w:rFonts w:ascii="Arial" w:hAnsi="Arial" w:eastAsia="Arial" w:cs="Arial"/>
          <w:b w:val="1"/>
          <w:bCs w:val="1"/>
          <w:noProof w:val="0"/>
          <w:sz w:val="24"/>
          <w:szCs w:val="24"/>
          <w:lang w:val="pt-BR"/>
        </w:rPr>
      </w:pPr>
      <w:r w:rsidRPr="0C341212" w:rsidR="7C5C9212">
        <w:rPr>
          <w:rFonts w:ascii="Arial" w:hAnsi="Arial" w:eastAsia="Arial" w:cs="Arial"/>
          <w:b w:val="1"/>
          <w:bCs w:val="1"/>
          <w:noProof w:val="0"/>
          <w:sz w:val="24"/>
          <w:szCs w:val="24"/>
          <w:lang w:val="pt-BR"/>
        </w:rPr>
        <w:t>E-mail</w:t>
      </w:r>
    </w:p>
    <w:p w:rsidR="7C5C9212" w:rsidP="0C341212" w:rsidRDefault="7C5C9212" w14:paraId="05224550" w14:textId="7CFB7F76">
      <w:pPr>
        <w:pStyle w:val="ListParagraph"/>
        <w:numPr>
          <w:ilvl w:val="0"/>
          <w:numId w:val="19"/>
        </w:numPr>
        <w:spacing w:before="240" w:beforeAutospacing="off" w:after="240" w:afterAutospacing="off"/>
        <w:jc w:val="both"/>
        <w:rPr>
          <w:rFonts w:ascii="Arial" w:hAnsi="Arial" w:eastAsia="Arial" w:cs="Arial"/>
          <w:i w:val="1"/>
          <w:iCs w:val="1"/>
          <w:noProof w:val="0"/>
          <w:sz w:val="24"/>
          <w:szCs w:val="24"/>
          <w:lang w:val="pt-BR"/>
        </w:rPr>
      </w:pPr>
      <w:r w:rsidRPr="0C341212" w:rsidR="7C5C9212">
        <w:rPr>
          <w:rFonts w:ascii="Arial" w:hAnsi="Arial" w:eastAsia="Arial" w:cs="Arial"/>
          <w:b w:val="1"/>
          <w:bCs w:val="1"/>
          <w:noProof w:val="0"/>
          <w:sz w:val="24"/>
          <w:szCs w:val="24"/>
          <w:lang w:val="pt-BR"/>
        </w:rPr>
        <w:t>Ações</w:t>
      </w:r>
      <w:r w:rsidRPr="0C341212" w:rsidR="7C5C9212">
        <w:rPr>
          <w:rFonts w:ascii="Arial" w:hAnsi="Arial" w:eastAsia="Arial" w:cs="Arial"/>
          <w:noProof w:val="0"/>
          <w:sz w:val="24"/>
          <w:szCs w:val="24"/>
          <w:lang w:val="pt-BR"/>
        </w:rPr>
        <w:t xml:space="preserve">: </w:t>
      </w:r>
      <w:r w:rsidRPr="0C341212" w:rsidR="7C5C9212">
        <w:rPr>
          <w:rFonts w:ascii="Arial" w:hAnsi="Arial" w:eastAsia="Arial" w:cs="Arial"/>
          <w:i w:val="1"/>
          <w:iCs w:val="1"/>
          <w:noProof w:val="0"/>
          <w:sz w:val="24"/>
          <w:szCs w:val="24"/>
          <w:lang w:val="pt-BR"/>
        </w:rPr>
        <w:t>Editar</w:t>
      </w:r>
      <w:r w:rsidRPr="0C341212" w:rsidR="7C5C9212">
        <w:rPr>
          <w:rFonts w:ascii="Arial" w:hAnsi="Arial" w:eastAsia="Arial" w:cs="Arial"/>
          <w:noProof w:val="0"/>
          <w:sz w:val="24"/>
          <w:szCs w:val="24"/>
          <w:lang w:val="pt-BR"/>
        </w:rPr>
        <w:t xml:space="preserve"> ou </w:t>
      </w:r>
      <w:r w:rsidRPr="0C341212" w:rsidR="7C5C9212">
        <w:rPr>
          <w:rFonts w:ascii="Arial" w:hAnsi="Arial" w:eastAsia="Arial" w:cs="Arial"/>
          <w:i w:val="1"/>
          <w:iCs w:val="1"/>
          <w:noProof w:val="0"/>
          <w:sz w:val="24"/>
          <w:szCs w:val="24"/>
          <w:lang w:val="pt-BR"/>
        </w:rPr>
        <w:t>Excluir</w:t>
      </w:r>
    </w:p>
    <w:p w:rsidR="5B1FD61F" w:rsidP="0C341212" w:rsidRDefault="5B1FD61F" w14:paraId="61F4FF1F" w14:textId="6000069C">
      <w:pPr>
        <w:pStyle w:val="Normal"/>
        <w:jc w:val="both"/>
        <w:rPr>
          <w:rFonts w:ascii="Arial" w:hAnsi="Arial" w:eastAsia="Arial" w:cs="Arial"/>
          <w:b w:val="1"/>
          <w:bCs w:val="1"/>
          <w:noProof w:val="0"/>
          <w:sz w:val="24"/>
          <w:szCs w:val="24"/>
          <w:lang w:val="pt-BR"/>
        </w:rPr>
      </w:pPr>
      <w:r w:rsidRPr="0C341212" w:rsidR="5B1FD61F">
        <w:rPr>
          <w:rFonts w:ascii="Arial" w:hAnsi="Arial" w:eastAsia="Arial" w:cs="Arial"/>
          <w:b w:val="1"/>
          <w:bCs w:val="1"/>
          <w:noProof w:val="0"/>
          <w:lang w:val="pt-BR"/>
        </w:rPr>
        <w:t>Ações Disponíveis</w:t>
      </w:r>
    </w:p>
    <w:p w:rsidR="5B1FD61F" w:rsidP="0C341212" w:rsidRDefault="5B1FD61F" w14:paraId="05D17C51" w14:textId="76120C31">
      <w:pPr>
        <w:pStyle w:val="ListParagraph"/>
        <w:numPr>
          <w:ilvl w:val="0"/>
          <w:numId w:val="20"/>
        </w:numPr>
        <w:spacing w:before="240" w:beforeAutospacing="off" w:after="240" w:afterAutospacing="off"/>
        <w:jc w:val="both"/>
        <w:rPr>
          <w:rFonts w:ascii="Arial" w:hAnsi="Arial" w:eastAsia="Arial" w:cs="Arial"/>
          <w:noProof w:val="0"/>
          <w:lang w:val="pt-BR"/>
        </w:rPr>
      </w:pPr>
      <w:r w:rsidRPr="0C341212" w:rsidR="5B1FD61F">
        <w:rPr>
          <w:rFonts w:ascii="Arial" w:hAnsi="Arial" w:eastAsia="Arial" w:cs="Arial"/>
          <w:b w:val="1"/>
          <w:bCs w:val="1"/>
          <w:noProof w:val="0"/>
          <w:lang w:val="pt-BR"/>
        </w:rPr>
        <w:t>Editar</w:t>
      </w:r>
      <w:r w:rsidRPr="0C341212" w:rsidR="5B1FD61F">
        <w:rPr>
          <w:rFonts w:ascii="Arial" w:hAnsi="Arial" w:eastAsia="Arial" w:cs="Arial"/>
          <w:noProof w:val="0"/>
          <w:lang w:val="pt-BR"/>
        </w:rPr>
        <w:t>: permite alterar os dados cadastrais de um cliente já existente.</w:t>
      </w:r>
    </w:p>
    <w:p w:rsidR="5B1FD61F" w:rsidP="0C341212" w:rsidRDefault="5B1FD61F" w14:paraId="0CD75EBA" w14:textId="409B3F99">
      <w:pPr>
        <w:pStyle w:val="ListParagraph"/>
        <w:numPr>
          <w:ilvl w:val="0"/>
          <w:numId w:val="20"/>
        </w:numPr>
        <w:spacing w:before="240" w:beforeAutospacing="off" w:after="240" w:afterAutospacing="off"/>
        <w:jc w:val="both"/>
        <w:rPr>
          <w:rFonts w:ascii="Arial" w:hAnsi="Arial" w:eastAsia="Arial" w:cs="Arial"/>
          <w:noProof w:val="0"/>
          <w:lang w:val="pt-BR"/>
        </w:rPr>
      </w:pPr>
      <w:r w:rsidRPr="0C341212" w:rsidR="5B1FD61F">
        <w:rPr>
          <w:rFonts w:ascii="Arial" w:hAnsi="Arial" w:eastAsia="Arial" w:cs="Arial"/>
          <w:b w:val="1"/>
          <w:bCs w:val="1"/>
          <w:noProof w:val="0"/>
          <w:lang w:val="pt-BR"/>
        </w:rPr>
        <w:t>Excluir</w:t>
      </w:r>
      <w:r w:rsidRPr="0C341212" w:rsidR="5B1FD61F">
        <w:rPr>
          <w:rFonts w:ascii="Arial" w:hAnsi="Arial" w:eastAsia="Arial" w:cs="Arial"/>
          <w:noProof w:val="0"/>
          <w:lang w:val="pt-BR"/>
        </w:rPr>
        <w:t>: remove permanentemente o cliente do sistema.</w:t>
      </w:r>
    </w:p>
    <w:p w:rsidR="5B1FD61F" w:rsidP="0C341212" w:rsidRDefault="5B1FD61F" w14:paraId="6D18C078" w14:textId="5BB1B240">
      <w:pPr>
        <w:pStyle w:val="ListParagraph"/>
        <w:numPr>
          <w:ilvl w:val="0"/>
          <w:numId w:val="20"/>
        </w:numPr>
        <w:spacing w:before="240" w:beforeAutospacing="off" w:after="240" w:afterAutospacing="off"/>
        <w:jc w:val="both"/>
        <w:rPr>
          <w:rFonts w:ascii="Arial" w:hAnsi="Arial" w:eastAsia="Arial" w:cs="Arial"/>
          <w:noProof w:val="0"/>
          <w:lang w:val="pt-BR"/>
        </w:rPr>
      </w:pPr>
      <w:r w:rsidRPr="0C341212" w:rsidR="5B1FD61F">
        <w:rPr>
          <w:rFonts w:ascii="Arial" w:hAnsi="Arial" w:eastAsia="Arial" w:cs="Arial"/>
          <w:b w:val="1"/>
          <w:bCs w:val="1"/>
          <w:noProof w:val="0"/>
          <w:lang w:val="pt-BR"/>
        </w:rPr>
        <w:t>Adicionar Cliente</w:t>
      </w:r>
      <w:r w:rsidRPr="0C341212" w:rsidR="5B1FD61F">
        <w:rPr>
          <w:rFonts w:ascii="Arial" w:hAnsi="Arial" w:eastAsia="Arial" w:cs="Arial"/>
          <w:noProof w:val="0"/>
          <w:lang w:val="pt-BR"/>
        </w:rPr>
        <w:t>: botão azul localizado no canto superior direito, que abre a tela de cadastro de um novo cliente.</w:t>
      </w:r>
    </w:p>
    <w:p w:rsidR="5B1FD61F" w:rsidP="0C341212" w:rsidRDefault="5B1FD61F" w14:paraId="25BC8310" w14:textId="0E13DD9D">
      <w:pPr>
        <w:pStyle w:val="Normal"/>
        <w:spacing w:before="240" w:beforeAutospacing="off" w:after="240" w:afterAutospacing="off"/>
        <w:ind w:left="0"/>
        <w:jc w:val="both"/>
        <w:rPr>
          <w:rFonts w:ascii="Arial" w:hAnsi="Arial" w:eastAsia="Arial" w:cs="Arial"/>
          <w:noProof w:val="0"/>
          <w:lang w:val="pt-BR"/>
        </w:rPr>
      </w:pPr>
      <w:r w:rsidRPr="0C341212" w:rsidR="5B1FD61F">
        <w:rPr>
          <w:rFonts w:ascii="Arial" w:hAnsi="Arial" w:eastAsia="Arial" w:cs="Arial"/>
          <w:noProof w:val="0"/>
          <w:lang w:val="pt-BR"/>
        </w:rPr>
        <w:t xml:space="preserve"> </w:t>
      </w:r>
      <w:r w:rsidRPr="0C341212" w:rsidR="5B1FD61F">
        <w:rPr>
          <w:rFonts w:ascii="Arial" w:hAnsi="Arial" w:eastAsia="Arial" w:cs="Arial"/>
          <w:b w:val="1"/>
          <w:bCs w:val="1"/>
          <w:noProof w:val="0"/>
          <w:lang w:val="pt-BR"/>
        </w:rPr>
        <w:t>Atenção</w:t>
      </w:r>
      <w:r w:rsidRPr="0C341212" w:rsidR="5B1FD61F">
        <w:rPr>
          <w:rFonts w:ascii="Arial" w:hAnsi="Arial" w:eastAsia="Arial" w:cs="Arial"/>
          <w:noProof w:val="0"/>
          <w:lang w:val="pt-BR"/>
        </w:rPr>
        <w:t>: A exclusão de um cliente pode impactar registros vinculados, como vistorias já agendadas.</w:t>
      </w:r>
    </w:p>
    <w:p w:rsidR="0318339D" w:rsidP="0C341212" w:rsidRDefault="0318339D" w14:paraId="35203598" w14:textId="008004E2">
      <w:pPr>
        <w:pStyle w:val="Heading4"/>
        <w:rPr>
          <w:rFonts w:ascii="Arial" w:hAnsi="Arial" w:eastAsia="Arial" w:cs="Arial"/>
          <w:noProof w:val="0"/>
          <w:sz w:val="28"/>
          <w:szCs w:val="28"/>
          <w:lang w:val="pt-BR"/>
        </w:rPr>
      </w:pPr>
      <w:bookmarkStart w:name="_Toc1381694523" w:id="1244005530"/>
      <w:r w:rsidRPr="0C341212" w:rsidR="0318339D">
        <w:rPr>
          <w:rFonts w:ascii="Arial" w:hAnsi="Arial" w:eastAsia="Arial" w:cs="Arial"/>
          <w:noProof w:val="0"/>
          <w:sz w:val="28"/>
          <w:szCs w:val="28"/>
          <w:lang w:val="pt-BR"/>
        </w:rPr>
        <w:t>4.2.4.1 – Cadastro de Cliente</w:t>
      </w:r>
      <w:bookmarkEnd w:id="1244005530"/>
    </w:p>
    <w:p w:rsidR="62960B16" w:rsidP="0C341212" w:rsidRDefault="62960B16" w14:paraId="6DF55051" w14:textId="7778F362">
      <w:pPr>
        <w:spacing w:before="240" w:beforeAutospacing="off" w:after="240" w:afterAutospacing="off"/>
        <w:ind w:firstLine="708"/>
        <w:jc w:val="center"/>
        <w:rPr>
          <w:rFonts w:ascii="Arial" w:hAnsi="Arial" w:eastAsia="Arial" w:cs="Arial"/>
        </w:rPr>
      </w:pPr>
      <w:r w:rsidRPr="0C341212" w:rsidR="62960B16">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707B95EB">
        <w:rPr>
          <w:rFonts w:ascii="Arial" w:hAnsi="Arial" w:eastAsia="Arial" w:cs="Arial"/>
          <w:b w:val="0"/>
          <w:bCs w:val="0"/>
          <w:i w:val="0"/>
          <w:iCs w:val="0"/>
          <w:caps w:val="0"/>
          <w:smallCaps w:val="0"/>
          <w:noProof w:val="0"/>
          <w:color w:val="000000" w:themeColor="text1" w:themeTint="FF" w:themeShade="FF"/>
          <w:sz w:val="24"/>
          <w:szCs w:val="24"/>
          <w:lang w:val="pt-PT"/>
        </w:rPr>
        <w:t>8</w:t>
      </w:r>
      <w:r w:rsidRPr="0C341212" w:rsidR="62960B16">
        <w:rPr>
          <w:rFonts w:ascii="Arial" w:hAnsi="Arial" w:eastAsia="Arial" w:cs="Arial"/>
          <w:b w:val="0"/>
          <w:bCs w:val="0"/>
          <w:i w:val="0"/>
          <w:iCs w:val="0"/>
          <w:caps w:val="0"/>
          <w:smallCaps w:val="0"/>
          <w:noProof w:val="0"/>
          <w:color w:val="000000" w:themeColor="text1" w:themeTint="FF" w:themeShade="FF"/>
          <w:sz w:val="24"/>
          <w:szCs w:val="24"/>
          <w:lang w:val="pt-PT"/>
        </w:rPr>
        <w:t>: Página de Clientes em Administrador</w:t>
      </w:r>
      <w:r w:rsidR="64C4A2C1">
        <w:drawing>
          <wp:inline wp14:editId="2AE88E43" wp14:anchorId="5A54111E">
            <wp:extent cx="4161390" cy="3510525"/>
            <wp:effectExtent l="0" t="0" r="0" b="0"/>
            <wp:docPr id="921747244" name="" title=""/>
            <wp:cNvGraphicFramePr>
              <a:graphicFrameLocks noChangeAspect="1"/>
            </wp:cNvGraphicFramePr>
            <a:graphic>
              <a:graphicData uri="http://schemas.openxmlformats.org/drawingml/2006/picture">
                <pic:pic>
                  <pic:nvPicPr>
                    <pic:cNvPr id="0" name=""/>
                    <pic:cNvPicPr/>
                  </pic:nvPicPr>
                  <pic:blipFill>
                    <a:blip r:embed="Rcf232e257011441b">
                      <a:extLst>
                        <a:ext xmlns:a="http://schemas.openxmlformats.org/drawingml/2006/main" uri="{28A0092B-C50C-407E-A947-70E740481C1C}">
                          <a14:useLocalDpi val="0"/>
                        </a:ext>
                      </a:extLst>
                    </a:blip>
                    <a:stretch>
                      <a:fillRect/>
                    </a:stretch>
                  </pic:blipFill>
                  <pic:spPr>
                    <a:xfrm>
                      <a:off x="0" y="0"/>
                      <a:ext cx="4161390" cy="3510525"/>
                    </a:xfrm>
                    <a:prstGeom prst="rect">
                      <a:avLst/>
                    </a:prstGeom>
                  </pic:spPr>
                </pic:pic>
              </a:graphicData>
            </a:graphic>
          </wp:inline>
        </w:drawing>
      </w:r>
    </w:p>
    <w:p w:rsidR="62960B16" w:rsidP="0C341212" w:rsidRDefault="62960B16" w14:paraId="6432572A" w14:textId="6D83C1E7">
      <w:pPr>
        <w:spacing w:before="240" w:beforeAutospacing="off" w:after="240" w:afterAutospacing="off"/>
        <w:ind w:firstLine="708"/>
        <w:jc w:val="center"/>
        <w:rPr>
          <w:rFonts w:ascii="Arial" w:hAnsi="Arial" w:eastAsia="Arial" w:cs="Arial"/>
          <w:sz w:val="24"/>
          <w:szCs w:val="24"/>
        </w:rPr>
      </w:pPr>
      <w:r w:rsidRPr="0C341212" w:rsidR="62960B16">
        <w:rPr>
          <w:rFonts w:ascii="Arial" w:hAnsi="Arial" w:eastAsia="Arial" w:cs="Arial"/>
          <w:sz w:val="20"/>
          <w:szCs w:val="20"/>
        </w:rPr>
        <w:t>Fonte: Autoria Própria</w:t>
      </w:r>
    </w:p>
    <w:p w:rsidR="0318339D" w:rsidP="0C341212" w:rsidRDefault="0318339D" w14:paraId="635C81B2" w14:textId="3E935702">
      <w:pPr>
        <w:spacing w:before="240" w:beforeAutospacing="off" w:after="240" w:afterAutospacing="off"/>
        <w:ind w:firstLine="708"/>
        <w:jc w:val="both"/>
        <w:rPr>
          <w:rFonts w:ascii="Arial" w:hAnsi="Arial" w:eastAsia="Arial" w:cs="Arial"/>
          <w:noProof w:val="0"/>
          <w:sz w:val="24"/>
          <w:szCs w:val="24"/>
          <w:lang w:val="pt-BR"/>
        </w:rPr>
      </w:pPr>
      <w:r w:rsidRPr="0C341212" w:rsidR="0318339D">
        <w:rPr>
          <w:rFonts w:ascii="Arial" w:hAnsi="Arial" w:eastAsia="Arial" w:cs="Arial"/>
          <w:noProof w:val="0"/>
          <w:sz w:val="24"/>
          <w:szCs w:val="24"/>
          <w:lang w:val="pt-BR"/>
        </w:rPr>
        <w:t xml:space="preserve">Ao clicar em </w:t>
      </w:r>
      <w:r w:rsidRPr="0C341212" w:rsidR="0318339D">
        <w:rPr>
          <w:rFonts w:ascii="Arial" w:hAnsi="Arial" w:eastAsia="Arial" w:cs="Arial"/>
          <w:b w:val="1"/>
          <w:bCs w:val="1"/>
          <w:noProof w:val="0"/>
          <w:sz w:val="24"/>
          <w:szCs w:val="24"/>
          <w:lang w:val="pt-BR"/>
        </w:rPr>
        <w:t>“Adicionar Cliente”</w:t>
      </w:r>
      <w:r w:rsidRPr="0C341212" w:rsidR="0318339D">
        <w:rPr>
          <w:rFonts w:ascii="Arial" w:hAnsi="Arial" w:eastAsia="Arial" w:cs="Arial"/>
          <w:noProof w:val="0"/>
          <w:sz w:val="24"/>
          <w:szCs w:val="24"/>
          <w:lang w:val="pt-BR"/>
        </w:rPr>
        <w:t>, o sistema redireciona o usuário para a página de cadastro</w:t>
      </w:r>
      <w:r w:rsidRPr="0C341212" w:rsidR="00EB79FC">
        <w:rPr>
          <w:rFonts w:ascii="Arial" w:hAnsi="Arial" w:eastAsia="Arial" w:cs="Arial"/>
          <w:noProof w:val="0"/>
          <w:sz w:val="24"/>
          <w:szCs w:val="24"/>
          <w:lang w:val="pt-BR"/>
        </w:rPr>
        <w:t>, possível de ver na figura 8</w:t>
      </w:r>
      <w:r w:rsidRPr="0C341212" w:rsidR="0318339D">
        <w:rPr>
          <w:rFonts w:ascii="Arial" w:hAnsi="Arial" w:eastAsia="Arial" w:cs="Arial"/>
          <w:noProof w:val="0"/>
          <w:sz w:val="24"/>
          <w:szCs w:val="24"/>
          <w:lang w:val="pt-BR"/>
        </w:rPr>
        <w:t>, onde devem ser informados os seguintes dados obrigatórios:</w:t>
      </w:r>
    </w:p>
    <w:p w:rsidR="0318339D" w:rsidP="0C341212" w:rsidRDefault="0318339D" w14:paraId="792119B0" w14:textId="7A0CF63D">
      <w:pPr>
        <w:pStyle w:val="ListParagraph"/>
        <w:numPr>
          <w:ilvl w:val="0"/>
          <w:numId w:val="22"/>
        </w:numPr>
        <w:spacing w:before="240" w:beforeAutospacing="off" w:after="240" w:afterAutospacing="off"/>
        <w:rPr>
          <w:rFonts w:ascii="Arial" w:hAnsi="Arial" w:eastAsia="Arial" w:cs="Arial"/>
          <w:b w:val="1"/>
          <w:bCs w:val="1"/>
          <w:noProof w:val="0"/>
          <w:sz w:val="24"/>
          <w:szCs w:val="24"/>
          <w:lang w:val="pt-BR"/>
        </w:rPr>
      </w:pPr>
      <w:r w:rsidRPr="0C341212" w:rsidR="0318339D">
        <w:rPr>
          <w:rFonts w:ascii="Arial" w:hAnsi="Arial" w:eastAsia="Arial" w:cs="Arial"/>
          <w:b w:val="1"/>
          <w:bCs w:val="1"/>
          <w:noProof w:val="0"/>
          <w:sz w:val="24"/>
          <w:szCs w:val="24"/>
          <w:lang w:val="pt-BR"/>
        </w:rPr>
        <w:t>Nome completo</w:t>
      </w:r>
    </w:p>
    <w:p w:rsidR="0318339D" w:rsidP="0C341212" w:rsidRDefault="0318339D" w14:paraId="5490DE6B" w14:textId="083EFDE0">
      <w:pPr>
        <w:pStyle w:val="ListParagraph"/>
        <w:numPr>
          <w:ilvl w:val="0"/>
          <w:numId w:val="22"/>
        </w:numPr>
        <w:spacing w:before="240" w:beforeAutospacing="off" w:after="240" w:afterAutospacing="off"/>
        <w:rPr>
          <w:rFonts w:ascii="Arial" w:hAnsi="Arial" w:eastAsia="Arial" w:cs="Arial"/>
          <w:b w:val="1"/>
          <w:bCs w:val="1"/>
          <w:noProof w:val="0"/>
          <w:sz w:val="24"/>
          <w:szCs w:val="24"/>
          <w:lang w:val="pt-BR"/>
        </w:rPr>
      </w:pPr>
      <w:r w:rsidRPr="0C341212" w:rsidR="0318339D">
        <w:rPr>
          <w:rFonts w:ascii="Arial" w:hAnsi="Arial" w:eastAsia="Arial" w:cs="Arial"/>
          <w:b w:val="1"/>
          <w:bCs w:val="1"/>
          <w:noProof w:val="0"/>
          <w:sz w:val="24"/>
          <w:szCs w:val="24"/>
          <w:lang w:val="pt-BR"/>
        </w:rPr>
        <w:t>CPF</w:t>
      </w:r>
    </w:p>
    <w:p w:rsidR="0318339D" w:rsidP="0C341212" w:rsidRDefault="0318339D" w14:paraId="2713126B" w14:textId="37320FD6">
      <w:pPr>
        <w:pStyle w:val="ListParagraph"/>
        <w:numPr>
          <w:ilvl w:val="0"/>
          <w:numId w:val="22"/>
        </w:numPr>
        <w:spacing w:before="240" w:beforeAutospacing="off" w:after="240" w:afterAutospacing="off"/>
        <w:rPr>
          <w:rFonts w:ascii="Arial" w:hAnsi="Arial" w:eastAsia="Arial" w:cs="Arial"/>
          <w:b w:val="1"/>
          <w:bCs w:val="1"/>
          <w:noProof w:val="0"/>
          <w:sz w:val="24"/>
          <w:szCs w:val="24"/>
          <w:lang w:val="pt-BR"/>
        </w:rPr>
      </w:pPr>
      <w:r w:rsidRPr="0C341212" w:rsidR="0318339D">
        <w:rPr>
          <w:rFonts w:ascii="Arial" w:hAnsi="Arial" w:eastAsia="Arial" w:cs="Arial"/>
          <w:b w:val="1"/>
          <w:bCs w:val="1"/>
          <w:noProof w:val="0"/>
          <w:sz w:val="24"/>
          <w:szCs w:val="24"/>
          <w:lang w:val="pt-BR"/>
        </w:rPr>
        <w:t>Telefone</w:t>
      </w:r>
    </w:p>
    <w:p w:rsidR="3B52CC05" w:rsidP="0C341212" w:rsidRDefault="3B52CC05" w14:paraId="79AEC56C" w14:textId="2597F840">
      <w:pPr>
        <w:pStyle w:val="ListParagraph"/>
        <w:numPr>
          <w:ilvl w:val="0"/>
          <w:numId w:val="22"/>
        </w:numPr>
        <w:spacing w:before="240" w:beforeAutospacing="off" w:after="240" w:afterAutospacing="off"/>
        <w:rPr>
          <w:rFonts w:ascii="Arial" w:hAnsi="Arial" w:eastAsia="Arial" w:cs="Arial"/>
          <w:b w:val="1"/>
          <w:bCs w:val="1"/>
          <w:noProof w:val="0"/>
          <w:sz w:val="24"/>
          <w:szCs w:val="24"/>
          <w:lang w:val="pt-BR"/>
        </w:rPr>
      </w:pPr>
      <w:r w:rsidRPr="0C341212" w:rsidR="3B52CC05">
        <w:rPr>
          <w:rFonts w:ascii="Arial" w:hAnsi="Arial" w:eastAsia="Arial" w:cs="Arial"/>
          <w:b w:val="1"/>
          <w:bCs w:val="1"/>
          <w:noProof w:val="0"/>
          <w:sz w:val="24"/>
          <w:szCs w:val="24"/>
          <w:lang w:val="pt-BR"/>
        </w:rPr>
        <w:t xml:space="preserve">Senha </w:t>
      </w:r>
    </w:p>
    <w:p w:rsidR="3B52CC05" w:rsidP="0C341212" w:rsidRDefault="3B52CC05" w14:paraId="18DC61BC" w14:textId="63DF8C1C">
      <w:pPr>
        <w:pStyle w:val="ListParagraph"/>
        <w:numPr>
          <w:ilvl w:val="0"/>
          <w:numId w:val="22"/>
        </w:numPr>
        <w:spacing w:before="240" w:beforeAutospacing="off" w:after="240" w:afterAutospacing="off"/>
        <w:rPr>
          <w:rFonts w:ascii="Arial" w:hAnsi="Arial" w:eastAsia="Arial" w:cs="Arial"/>
          <w:b w:val="1"/>
          <w:bCs w:val="1"/>
          <w:noProof w:val="0"/>
          <w:sz w:val="24"/>
          <w:szCs w:val="24"/>
          <w:lang w:val="pt-BR"/>
        </w:rPr>
      </w:pPr>
      <w:r w:rsidRPr="0C341212" w:rsidR="3B52CC05">
        <w:rPr>
          <w:rFonts w:ascii="Arial" w:hAnsi="Arial" w:eastAsia="Arial" w:cs="Arial"/>
          <w:b w:val="1"/>
          <w:bCs w:val="1"/>
          <w:noProof w:val="0"/>
          <w:sz w:val="24"/>
          <w:szCs w:val="24"/>
          <w:lang w:val="pt-BR"/>
        </w:rPr>
        <w:t>Confirmar Senha</w:t>
      </w:r>
    </w:p>
    <w:p w:rsidR="0318339D" w:rsidP="0C341212" w:rsidRDefault="0318339D" w14:paraId="66C2363E" w14:textId="51C93EDF">
      <w:pPr>
        <w:pStyle w:val="ListParagraph"/>
        <w:numPr>
          <w:ilvl w:val="0"/>
          <w:numId w:val="22"/>
        </w:numPr>
        <w:spacing w:before="240" w:beforeAutospacing="off" w:after="240" w:afterAutospacing="off"/>
        <w:rPr>
          <w:rFonts w:ascii="Arial" w:hAnsi="Arial" w:eastAsia="Arial" w:cs="Arial"/>
          <w:b w:val="1"/>
          <w:bCs w:val="1"/>
          <w:noProof w:val="0"/>
          <w:sz w:val="24"/>
          <w:szCs w:val="24"/>
          <w:lang w:val="pt-BR"/>
        </w:rPr>
      </w:pPr>
      <w:r w:rsidRPr="0C341212" w:rsidR="0318339D">
        <w:rPr>
          <w:rFonts w:ascii="Arial" w:hAnsi="Arial" w:eastAsia="Arial" w:cs="Arial"/>
          <w:b w:val="1"/>
          <w:bCs w:val="1"/>
          <w:noProof w:val="0"/>
          <w:sz w:val="24"/>
          <w:szCs w:val="24"/>
          <w:lang w:val="pt-BR"/>
        </w:rPr>
        <w:t>E-mail</w:t>
      </w:r>
      <w:r>
        <w:tab/>
      </w:r>
    </w:p>
    <w:p w:rsidR="0318339D" w:rsidP="0C341212" w:rsidRDefault="0318339D" w14:paraId="54F8F6C8" w14:textId="154B90B1">
      <w:pPr>
        <w:pStyle w:val="Normal"/>
        <w:spacing w:before="240" w:beforeAutospacing="off" w:after="240" w:afterAutospacing="off"/>
        <w:ind w:left="0" w:firstLine="708"/>
        <w:rPr>
          <w:rFonts w:ascii="Arial" w:hAnsi="Arial" w:eastAsia="Arial" w:cs="Arial"/>
          <w:noProof w:val="0"/>
          <w:sz w:val="24"/>
          <w:szCs w:val="24"/>
          <w:lang w:val="pt-BR"/>
        </w:rPr>
      </w:pPr>
      <w:r w:rsidRPr="0C341212" w:rsidR="0318339D">
        <w:rPr>
          <w:rFonts w:ascii="Arial" w:hAnsi="Arial" w:eastAsia="Arial" w:cs="Arial"/>
          <w:noProof w:val="0"/>
          <w:sz w:val="24"/>
          <w:szCs w:val="24"/>
          <w:lang w:val="pt-BR"/>
        </w:rPr>
        <w:t xml:space="preserve">Após preencher os campos corretamente, clique no botão </w:t>
      </w:r>
      <w:r w:rsidRPr="0C341212" w:rsidR="0318339D">
        <w:rPr>
          <w:rFonts w:ascii="Arial" w:hAnsi="Arial" w:eastAsia="Arial" w:cs="Arial"/>
          <w:b w:val="1"/>
          <w:bCs w:val="1"/>
          <w:noProof w:val="0"/>
          <w:sz w:val="24"/>
          <w:szCs w:val="24"/>
          <w:lang w:val="pt-BR"/>
        </w:rPr>
        <w:t>"Salvar"</w:t>
      </w:r>
      <w:r w:rsidRPr="0C341212" w:rsidR="0318339D">
        <w:rPr>
          <w:rFonts w:ascii="Arial" w:hAnsi="Arial" w:eastAsia="Arial" w:cs="Arial"/>
          <w:noProof w:val="0"/>
          <w:sz w:val="24"/>
          <w:szCs w:val="24"/>
          <w:lang w:val="pt-BR"/>
        </w:rPr>
        <w:t xml:space="preserve"> para concluir o registro. O novo cliente será automaticamente adicionado à lista principal e poderá acessar o sistema com o e-mail e senha cadastrados.</w:t>
      </w:r>
    </w:p>
    <w:p w:rsidR="0318339D" w:rsidP="0C341212" w:rsidRDefault="0318339D" w14:paraId="1A1B7E8E" w14:textId="6DD86405">
      <w:pPr>
        <w:spacing w:before="240" w:beforeAutospacing="off" w:after="240" w:afterAutospacing="off"/>
        <w:rPr>
          <w:rFonts w:ascii="Arial" w:hAnsi="Arial" w:eastAsia="Arial" w:cs="Arial"/>
          <w:noProof w:val="0"/>
          <w:sz w:val="24"/>
          <w:szCs w:val="24"/>
          <w:lang w:val="pt-BR"/>
        </w:rPr>
      </w:pPr>
      <w:r w:rsidRPr="0C341212" w:rsidR="0318339D">
        <w:rPr>
          <w:rFonts w:ascii="Arial" w:hAnsi="Arial" w:eastAsia="Arial" w:cs="Arial"/>
          <w:b w:val="1"/>
          <w:bCs w:val="1"/>
          <w:noProof w:val="0"/>
          <w:sz w:val="24"/>
          <w:szCs w:val="24"/>
          <w:lang w:val="pt-BR"/>
        </w:rPr>
        <w:t>Dica</w:t>
      </w:r>
      <w:r w:rsidRPr="0C341212" w:rsidR="0318339D">
        <w:rPr>
          <w:rFonts w:ascii="Arial" w:hAnsi="Arial" w:eastAsia="Arial" w:cs="Arial"/>
          <w:noProof w:val="0"/>
          <w:sz w:val="24"/>
          <w:szCs w:val="24"/>
          <w:lang w:val="pt-BR"/>
        </w:rPr>
        <w:t>: Certifique-se de que o e-mail cadastrado esteja ativo, pois ele será utilizado para login e notificações da plataforma.</w:t>
      </w:r>
    </w:p>
    <w:p w:rsidR="1CF3783E" w:rsidP="0C341212" w:rsidRDefault="1CF3783E" w14:paraId="557F3179" w14:textId="72AD6B9E">
      <w:pPr>
        <w:pStyle w:val="Heading3"/>
        <w:spacing w:before="281" w:beforeAutospacing="off" w:after="281" w:afterAutospacing="off"/>
        <w:rPr>
          <w:rFonts w:ascii="Arial" w:hAnsi="Arial" w:eastAsia="Arial" w:cs="Arial"/>
          <w:b w:val="1"/>
          <w:bCs w:val="1"/>
          <w:noProof w:val="0"/>
          <w:sz w:val="28"/>
          <w:szCs w:val="28"/>
          <w:lang w:val="pt-BR"/>
        </w:rPr>
      </w:pPr>
      <w:bookmarkStart w:name="_Toc352600603" w:id="1218611503"/>
      <w:r w:rsidRPr="0C341212" w:rsidR="1CF3783E">
        <w:rPr>
          <w:rFonts w:ascii="Arial" w:hAnsi="Arial" w:eastAsia="Arial" w:cs="Arial"/>
          <w:b w:val="1"/>
          <w:bCs w:val="1"/>
          <w:noProof w:val="0"/>
          <w:sz w:val="28"/>
          <w:szCs w:val="28"/>
          <w:lang w:val="pt-BR"/>
        </w:rPr>
        <w:t>4.2.5 – Empreendimentos</w:t>
      </w:r>
      <w:bookmarkEnd w:id="1218611503"/>
    </w:p>
    <w:p w:rsidR="6B042780" w:rsidP="0C341212" w:rsidRDefault="6B042780" w14:paraId="12F74B5D" w14:textId="1A83C74F">
      <w:pPr>
        <w:spacing w:before="240" w:beforeAutospacing="off" w:after="240" w:afterAutospacing="off"/>
        <w:ind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6B042780">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70D8AE1E">
        <w:rPr>
          <w:rFonts w:ascii="Arial" w:hAnsi="Arial" w:eastAsia="Arial" w:cs="Arial"/>
          <w:b w:val="0"/>
          <w:bCs w:val="0"/>
          <w:i w:val="0"/>
          <w:iCs w:val="0"/>
          <w:caps w:val="0"/>
          <w:smallCaps w:val="0"/>
          <w:noProof w:val="0"/>
          <w:color w:val="000000" w:themeColor="text1" w:themeTint="FF" w:themeShade="FF"/>
          <w:sz w:val="24"/>
          <w:szCs w:val="24"/>
          <w:lang w:val="pt-PT"/>
        </w:rPr>
        <w:t>9</w:t>
      </w:r>
      <w:r w:rsidRPr="0C341212" w:rsidR="6B042780">
        <w:rPr>
          <w:rFonts w:ascii="Arial" w:hAnsi="Arial" w:eastAsia="Arial" w:cs="Arial"/>
          <w:b w:val="0"/>
          <w:bCs w:val="0"/>
          <w:i w:val="0"/>
          <w:iCs w:val="0"/>
          <w:caps w:val="0"/>
          <w:smallCaps w:val="0"/>
          <w:noProof w:val="0"/>
          <w:color w:val="000000" w:themeColor="text1" w:themeTint="FF" w:themeShade="FF"/>
          <w:sz w:val="24"/>
          <w:szCs w:val="24"/>
          <w:lang w:val="pt-PT"/>
        </w:rPr>
        <w:t>: Página de Empreendimentos em Administrador</w:t>
      </w:r>
    </w:p>
    <w:p w:rsidR="0C7706CF" w:rsidP="0C341212" w:rsidRDefault="0C7706CF" w14:paraId="345824EA" w14:textId="4154D491">
      <w:pPr>
        <w:spacing w:before="240" w:beforeAutospacing="off" w:after="240" w:afterAutospacing="off"/>
        <w:jc w:val="center"/>
        <w:rPr>
          <w:rFonts w:ascii="Arial" w:hAnsi="Arial" w:eastAsia="Arial" w:cs="Arial"/>
          <w:noProof w:val="0"/>
          <w:sz w:val="20"/>
          <w:szCs w:val="20"/>
          <w:lang w:val="pt-BR"/>
        </w:rPr>
      </w:pPr>
      <w:r w:rsidR="0C7706CF">
        <w:drawing>
          <wp:inline wp14:editId="159F3357" wp14:anchorId="2644EA3E">
            <wp:extent cx="5724524" cy="2771775"/>
            <wp:effectExtent l="0" t="0" r="0" b="0"/>
            <wp:docPr id="1857738555" name="" title=""/>
            <wp:cNvGraphicFramePr>
              <a:graphicFrameLocks noChangeAspect="1"/>
            </wp:cNvGraphicFramePr>
            <a:graphic>
              <a:graphicData uri="http://schemas.openxmlformats.org/drawingml/2006/picture">
                <pic:pic>
                  <pic:nvPicPr>
                    <pic:cNvPr id="0" name=""/>
                    <pic:cNvPicPr/>
                  </pic:nvPicPr>
                  <pic:blipFill>
                    <a:blip r:embed="R208c2d52a2c34664">
                      <a:extLst>
                        <a:ext xmlns:a="http://schemas.openxmlformats.org/drawingml/2006/main" uri="{28A0092B-C50C-407E-A947-70E740481C1C}">
                          <a14:useLocalDpi val="0"/>
                        </a:ext>
                      </a:extLst>
                    </a:blip>
                    <a:stretch>
                      <a:fillRect/>
                    </a:stretch>
                  </pic:blipFill>
                  <pic:spPr>
                    <a:xfrm>
                      <a:off x="0" y="0"/>
                      <a:ext cx="5724524" cy="2771775"/>
                    </a:xfrm>
                    <a:prstGeom prst="rect">
                      <a:avLst/>
                    </a:prstGeom>
                  </pic:spPr>
                </pic:pic>
              </a:graphicData>
            </a:graphic>
          </wp:inline>
        </w:drawing>
      </w:r>
      <w:r w:rsidRPr="0C341212" w:rsidR="6B042780">
        <w:rPr>
          <w:rFonts w:ascii="Arial" w:hAnsi="Arial" w:eastAsia="Arial" w:cs="Arial"/>
          <w:noProof w:val="0"/>
          <w:sz w:val="20"/>
          <w:szCs w:val="20"/>
          <w:lang w:val="pt-BR"/>
        </w:rPr>
        <w:t>Fonte: Autoria Própria</w:t>
      </w:r>
    </w:p>
    <w:p w:rsidR="1CF3783E" w:rsidP="0C341212" w:rsidRDefault="1CF3783E" w14:paraId="0B1F8927" w14:textId="3C305379">
      <w:pPr>
        <w:spacing w:before="240" w:beforeAutospacing="off" w:after="240" w:afterAutospacing="off"/>
        <w:ind w:firstLine="708"/>
        <w:jc w:val="both"/>
        <w:rPr>
          <w:rFonts w:ascii="Arial" w:hAnsi="Arial" w:eastAsia="Arial" w:cs="Arial"/>
          <w:b w:val="0"/>
          <w:bCs w:val="0"/>
          <w:noProof w:val="0"/>
          <w:sz w:val="24"/>
          <w:szCs w:val="24"/>
          <w:lang w:val="pt-BR"/>
        </w:rPr>
      </w:pPr>
      <w:r w:rsidRPr="0C341212" w:rsidR="1CF3783E">
        <w:rPr>
          <w:rFonts w:ascii="Arial" w:hAnsi="Arial" w:eastAsia="Arial" w:cs="Arial"/>
          <w:noProof w:val="0"/>
          <w:sz w:val="24"/>
          <w:szCs w:val="24"/>
          <w:lang w:val="pt-BR"/>
        </w:rPr>
        <w:t xml:space="preserve">A </w:t>
      </w:r>
      <w:r w:rsidRPr="0C341212" w:rsidR="0ECC2D5A">
        <w:rPr>
          <w:rFonts w:ascii="Arial" w:hAnsi="Arial" w:eastAsia="Arial" w:cs="Arial"/>
          <w:noProof w:val="0"/>
          <w:sz w:val="24"/>
          <w:szCs w:val="24"/>
          <w:lang w:val="pt-BR"/>
        </w:rPr>
        <w:t>página</w:t>
      </w:r>
      <w:r w:rsidRPr="0C341212" w:rsidR="1CF3783E">
        <w:rPr>
          <w:rFonts w:ascii="Arial" w:hAnsi="Arial" w:eastAsia="Arial" w:cs="Arial"/>
          <w:noProof w:val="0"/>
          <w:sz w:val="24"/>
          <w:szCs w:val="24"/>
          <w:lang w:val="pt-BR"/>
        </w:rPr>
        <w:t xml:space="preserve"> </w:t>
      </w:r>
      <w:r w:rsidRPr="0C341212" w:rsidR="1CF3783E">
        <w:rPr>
          <w:rFonts w:ascii="Arial" w:hAnsi="Arial" w:eastAsia="Arial" w:cs="Arial"/>
          <w:noProof w:val="0"/>
          <w:sz w:val="24"/>
          <w:szCs w:val="24"/>
          <w:lang w:val="pt-BR"/>
        </w:rPr>
        <w:t xml:space="preserve">de </w:t>
      </w:r>
      <w:r w:rsidRPr="0C341212" w:rsidR="1CF3783E">
        <w:rPr>
          <w:rFonts w:ascii="Arial" w:hAnsi="Arial" w:eastAsia="Arial" w:cs="Arial"/>
          <w:b w:val="1"/>
          <w:bCs w:val="1"/>
          <w:noProof w:val="0"/>
          <w:sz w:val="24"/>
          <w:szCs w:val="24"/>
          <w:lang w:val="pt-BR"/>
        </w:rPr>
        <w:t>Empreendimentos</w:t>
      </w:r>
      <w:r w:rsidRPr="0C341212" w:rsidR="1CF3783E">
        <w:rPr>
          <w:rFonts w:ascii="Arial" w:hAnsi="Arial" w:eastAsia="Arial" w:cs="Arial"/>
          <w:noProof w:val="0"/>
          <w:sz w:val="24"/>
          <w:szCs w:val="24"/>
          <w:lang w:val="pt-BR"/>
        </w:rPr>
        <w:t xml:space="preserve"> permite a visualização, edição, exclusão e cadastro de novos empreendimentos no sistema. Essa área é acessível apenas a usuários com perfil </w:t>
      </w:r>
      <w:r w:rsidRPr="0C341212" w:rsidR="2EE88630">
        <w:rPr>
          <w:rFonts w:ascii="Arial" w:hAnsi="Arial" w:eastAsia="Arial" w:cs="Arial"/>
          <w:b w:val="0"/>
          <w:bCs w:val="0"/>
          <w:noProof w:val="0"/>
          <w:sz w:val="24"/>
          <w:szCs w:val="24"/>
          <w:lang w:val="pt-BR"/>
        </w:rPr>
        <w:t>administrador, como</w:t>
      </w:r>
      <w:r w:rsidRPr="0C341212" w:rsidR="1CF3783E">
        <w:rPr>
          <w:rFonts w:ascii="Arial" w:hAnsi="Arial" w:eastAsia="Arial" w:cs="Arial"/>
          <w:b w:val="0"/>
          <w:bCs w:val="0"/>
          <w:noProof w:val="0"/>
          <w:sz w:val="24"/>
          <w:szCs w:val="24"/>
          <w:lang w:val="pt-BR"/>
        </w:rPr>
        <w:t xml:space="preserve"> </w:t>
      </w:r>
      <w:r w:rsidRPr="0C341212" w:rsidR="769B9292">
        <w:rPr>
          <w:rFonts w:ascii="Arial" w:hAnsi="Arial" w:eastAsia="Arial" w:cs="Arial"/>
          <w:b w:val="0"/>
          <w:bCs w:val="0"/>
          <w:noProof w:val="0"/>
          <w:sz w:val="24"/>
          <w:szCs w:val="24"/>
          <w:lang w:val="pt-BR"/>
        </w:rPr>
        <w:t xml:space="preserve">é possível ver na figura </w:t>
      </w:r>
      <w:r w:rsidRPr="0C341212" w:rsidR="1731EA2A">
        <w:rPr>
          <w:rFonts w:ascii="Arial" w:hAnsi="Arial" w:eastAsia="Arial" w:cs="Arial"/>
          <w:b w:val="0"/>
          <w:bCs w:val="0"/>
          <w:noProof w:val="0"/>
          <w:sz w:val="24"/>
          <w:szCs w:val="24"/>
          <w:lang w:val="pt-BR"/>
        </w:rPr>
        <w:t>9</w:t>
      </w:r>
      <w:r w:rsidRPr="0C341212" w:rsidR="769B9292">
        <w:rPr>
          <w:rFonts w:ascii="Arial" w:hAnsi="Arial" w:eastAsia="Arial" w:cs="Arial"/>
          <w:b w:val="0"/>
          <w:bCs w:val="0"/>
          <w:noProof w:val="0"/>
          <w:sz w:val="24"/>
          <w:szCs w:val="24"/>
          <w:lang w:val="pt-BR"/>
        </w:rPr>
        <w:t xml:space="preserve"> </w:t>
      </w:r>
      <w:r w:rsidRPr="0C341212" w:rsidR="769B9292">
        <w:rPr>
          <w:rFonts w:ascii="Arial" w:hAnsi="Arial" w:eastAsia="Arial" w:cs="Arial"/>
          <w:b w:val="0"/>
          <w:bCs w:val="0"/>
          <w:noProof w:val="0"/>
          <w:sz w:val="24"/>
          <w:szCs w:val="24"/>
          <w:lang w:val="pt-BR"/>
        </w:rPr>
        <w:t xml:space="preserve">mostrando a </w:t>
      </w:r>
      <w:r w:rsidRPr="0C341212" w:rsidR="769B9292">
        <w:rPr>
          <w:rFonts w:ascii="Arial" w:hAnsi="Arial" w:eastAsia="Arial" w:cs="Arial"/>
          <w:b w:val="0"/>
          <w:bCs w:val="0"/>
          <w:noProof w:val="0"/>
          <w:sz w:val="24"/>
          <w:szCs w:val="24"/>
          <w:lang w:val="pt-BR"/>
        </w:rPr>
        <w:t>página de empreendimentos.</w:t>
      </w:r>
    </w:p>
    <w:p w:rsidR="1CF3783E" w:rsidP="0C341212" w:rsidRDefault="1CF3783E" w14:paraId="3A957DEF" w14:textId="13522E3E">
      <w:pPr>
        <w:spacing w:before="240" w:beforeAutospacing="off" w:after="240" w:afterAutospacing="off"/>
        <w:ind w:firstLine="708"/>
        <w:jc w:val="both"/>
        <w:rPr>
          <w:rFonts w:ascii="Arial" w:hAnsi="Arial" w:eastAsia="Arial" w:cs="Arial"/>
          <w:noProof w:val="0"/>
          <w:sz w:val="24"/>
          <w:szCs w:val="24"/>
          <w:lang w:val="pt-BR"/>
        </w:rPr>
      </w:pPr>
      <w:r w:rsidRPr="0C341212" w:rsidR="1CF3783E">
        <w:rPr>
          <w:rFonts w:ascii="Arial" w:hAnsi="Arial" w:eastAsia="Arial" w:cs="Arial"/>
          <w:noProof w:val="0"/>
          <w:sz w:val="24"/>
          <w:szCs w:val="24"/>
          <w:lang w:val="pt-BR"/>
        </w:rPr>
        <w:t>A tabela exibe os seguintes dados:</w:t>
      </w:r>
    </w:p>
    <w:p w:rsidR="1CF3783E" w:rsidP="0C341212" w:rsidRDefault="1CF3783E" w14:paraId="3A29C8BD" w14:textId="0181D415">
      <w:pPr>
        <w:pStyle w:val="ListParagraph"/>
        <w:numPr>
          <w:ilvl w:val="0"/>
          <w:numId w:val="23"/>
        </w:numPr>
        <w:spacing w:before="240" w:beforeAutospacing="off" w:after="240" w:afterAutospacing="off"/>
        <w:jc w:val="both"/>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Nome do empreendimento</w:t>
      </w:r>
    </w:p>
    <w:p w:rsidR="1CF3783E" w:rsidP="0C341212" w:rsidRDefault="1CF3783E" w14:paraId="4113A0E8" w14:textId="7B184988">
      <w:pPr>
        <w:pStyle w:val="ListParagraph"/>
        <w:numPr>
          <w:ilvl w:val="0"/>
          <w:numId w:val="23"/>
        </w:numPr>
        <w:spacing w:before="240" w:beforeAutospacing="off" w:after="240" w:afterAutospacing="off"/>
        <w:jc w:val="both"/>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Nome da construtora</w:t>
      </w:r>
    </w:p>
    <w:p w:rsidR="1CF3783E" w:rsidP="0C341212" w:rsidRDefault="1CF3783E" w14:paraId="15C31CBF" w14:textId="2B0FD179">
      <w:pPr>
        <w:pStyle w:val="ListParagraph"/>
        <w:numPr>
          <w:ilvl w:val="0"/>
          <w:numId w:val="23"/>
        </w:numPr>
        <w:spacing w:before="240" w:beforeAutospacing="off" w:after="240" w:afterAutospacing="off"/>
        <w:jc w:val="both"/>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Rua</w:t>
      </w:r>
    </w:p>
    <w:p w:rsidR="1CF3783E" w:rsidP="0C341212" w:rsidRDefault="1CF3783E" w14:paraId="5B590BB7" w14:textId="03F81E8D">
      <w:pPr>
        <w:pStyle w:val="ListParagraph"/>
        <w:numPr>
          <w:ilvl w:val="0"/>
          <w:numId w:val="23"/>
        </w:numPr>
        <w:spacing w:before="240" w:beforeAutospacing="off" w:after="240" w:afterAutospacing="off"/>
        <w:jc w:val="both"/>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Cidade</w:t>
      </w:r>
    </w:p>
    <w:p w:rsidR="1CF3783E" w:rsidP="0C341212" w:rsidRDefault="1CF3783E" w14:paraId="3F6B35C7" w14:textId="0A135D82">
      <w:pPr>
        <w:pStyle w:val="ListParagraph"/>
        <w:numPr>
          <w:ilvl w:val="0"/>
          <w:numId w:val="23"/>
        </w:numPr>
        <w:spacing w:before="240" w:beforeAutospacing="off" w:after="240" w:afterAutospacing="off"/>
        <w:jc w:val="both"/>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Estado</w:t>
      </w:r>
    </w:p>
    <w:p w:rsidR="1CF3783E" w:rsidP="0C341212" w:rsidRDefault="1CF3783E" w14:paraId="2B54B0C5" w14:textId="4ED1C5F5">
      <w:pPr>
        <w:pStyle w:val="ListParagraph"/>
        <w:numPr>
          <w:ilvl w:val="0"/>
          <w:numId w:val="23"/>
        </w:numPr>
        <w:spacing w:before="240" w:beforeAutospacing="off" w:after="240" w:afterAutospacing="off"/>
        <w:jc w:val="both"/>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CEP</w:t>
      </w:r>
    </w:p>
    <w:p w:rsidR="1CF3783E" w:rsidP="0C341212" w:rsidRDefault="1CF3783E" w14:paraId="6BACB5B2" w14:textId="4CE413BA">
      <w:pPr>
        <w:pStyle w:val="ListParagraph"/>
        <w:numPr>
          <w:ilvl w:val="0"/>
          <w:numId w:val="23"/>
        </w:numPr>
        <w:spacing w:before="240" w:beforeAutospacing="off" w:after="240" w:afterAutospacing="off"/>
        <w:rPr>
          <w:rFonts w:ascii="Arial" w:hAnsi="Arial" w:eastAsia="Arial" w:cs="Arial"/>
          <w:i w:val="1"/>
          <w:iCs w:val="1"/>
          <w:noProof w:val="0"/>
          <w:sz w:val="24"/>
          <w:szCs w:val="24"/>
          <w:lang w:val="pt-BR"/>
        </w:rPr>
      </w:pPr>
      <w:r w:rsidRPr="0C341212" w:rsidR="1CF3783E">
        <w:rPr>
          <w:rFonts w:ascii="Arial" w:hAnsi="Arial" w:eastAsia="Arial" w:cs="Arial"/>
          <w:b w:val="1"/>
          <w:bCs w:val="1"/>
          <w:noProof w:val="0"/>
          <w:sz w:val="24"/>
          <w:szCs w:val="24"/>
          <w:lang w:val="pt-BR"/>
        </w:rPr>
        <w:t>Ações</w:t>
      </w:r>
      <w:r w:rsidRPr="0C341212" w:rsidR="1CF3783E">
        <w:rPr>
          <w:rFonts w:ascii="Arial" w:hAnsi="Arial" w:eastAsia="Arial" w:cs="Arial"/>
          <w:noProof w:val="0"/>
          <w:sz w:val="24"/>
          <w:szCs w:val="24"/>
          <w:lang w:val="pt-BR"/>
        </w:rPr>
        <w:t xml:space="preserve">: </w:t>
      </w:r>
      <w:r w:rsidRPr="0C341212" w:rsidR="1CF3783E">
        <w:rPr>
          <w:rFonts w:ascii="Arial" w:hAnsi="Arial" w:eastAsia="Arial" w:cs="Arial"/>
          <w:i w:val="1"/>
          <w:iCs w:val="1"/>
          <w:noProof w:val="0"/>
          <w:sz w:val="24"/>
          <w:szCs w:val="24"/>
          <w:lang w:val="pt-BR"/>
        </w:rPr>
        <w:t>Editar</w:t>
      </w:r>
      <w:r w:rsidRPr="0C341212" w:rsidR="1CF3783E">
        <w:rPr>
          <w:rFonts w:ascii="Arial" w:hAnsi="Arial" w:eastAsia="Arial" w:cs="Arial"/>
          <w:noProof w:val="0"/>
          <w:sz w:val="24"/>
          <w:szCs w:val="24"/>
          <w:lang w:val="pt-BR"/>
        </w:rPr>
        <w:t xml:space="preserve">, </w:t>
      </w:r>
      <w:r w:rsidRPr="0C341212" w:rsidR="1CF3783E">
        <w:rPr>
          <w:rFonts w:ascii="Arial" w:hAnsi="Arial" w:eastAsia="Arial" w:cs="Arial"/>
          <w:i w:val="1"/>
          <w:iCs w:val="1"/>
          <w:noProof w:val="0"/>
          <w:sz w:val="24"/>
          <w:szCs w:val="24"/>
          <w:lang w:val="pt-BR"/>
        </w:rPr>
        <w:t>Excluir</w:t>
      </w:r>
      <w:r w:rsidRPr="0C341212" w:rsidR="1CF3783E">
        <w:rPr>
          <w:rFonts w:ascii="Arial" w:hAnsi="Arial" w:eastAsia="Arial" w:cs="Arial"/>
          <w:noProof w:val="0"/>
          <w:sz w:val="24"/>
          <w:szCs w:val="24"/>
          <w:lang w:val="pt-BR"/>
        </w:rPr>
        <w:t xml:space="preserve">, </w:t>
      </w:r>
      <w:r w:rsidRPr="0C341212" w:rsidR="1CF3783E">
        <w:rPr>
          <w:rFonts w:ascii="Arial" w:hAnsi="Arial" w:eastAsia="Arial" w:cs="Arial"/>
          <w:i w:val="1"/>
          <w:iCs w:val="1"/>
          <w:noProof w:val="0"/>
          <w:sz w:val="24"/>
          <w:szCs w:val="24"/>
          <w:lang w:val="pt-BR"/>
        </w:rPr>
        <w:t>Exibir Imóveis</w:t>
      </w:r>
    </w:p>
    <w:p w:rsidR="1CF3783E" w:rsidP="0C341212" w:rsidRDefault="1CF3783E" w14:paraId="6D7E664D" w14:textId="5F413782">
      <w:pPr>
        <w:pStyle w:val="Normal"/>
        <w:jc w:val="both"/>
        <w:rPr>
          <w:rFonts w:ascii="Arial" w:hAnsi="Arial" w:eastAsia="Arial" w:cs="Arial"/>
          <w:b w:val="1"/>
          <w:bCs w:val="1"/>
          <w:noProof w:val="0"/>
          <w:sz w:val="24"/>
          <w:szCs w:val="24"/>
          <w:lang w:val="pt-BR"/>
        </w:rPr>
      </w:pPr>
      <w:r w:rsidRPr="0C341212" w:rsidR="1CF3783E">
        <w:rPr>
          <w:rFonts w:ascii="Arial" w:hAnsi="Arial" w:eastAsia="Arial" w:cs="Arial"/>
          <w:b w:val="1"/>
          <w:bCs w:val="1"/>
          <w:noProof w:val="0"/>
          <w:lang w:val="pt-BR"/>
        </w:rPr>
        <w:t>Ações Disponíveis</w:t>
      </w:r>
      <w:r w:rsidRPr="0C341212" w:rsidR="7579F754">
        <w:rPr>
          <w:rFonts w:ascii="Arial" w:hAnsi="Arial" w:eastAsia="Arial" w:cs="Arial"/>
          <w:b w:val="1"/>
          <w:bCs w:val="1"/>
          <w:noProof w:val="0"/>
          <w:lang w:val="pt-BR"/>
        </w:rPr>
        <w:t>:</w:t>
      </w:r>
    </w:p>
    <w:p w:rsidR="1CF3783E" w:rsidP="0C341212" w:rsidRDefault="1CF3783E" w14:paraId="7AC50997" w14:textId="169E1B64">
      <w:pPr>
        <w:pStyle w:val="ListParagraph"/>
        <w:numPr>
          <w:ilvl w:val="0"/>
          <w:numId w:val="24"/>
        </w:numPr>
        <w:spacing w:before="240" w:beforeAutospacing="off" w:after="240" w:afterAutospacing="off"/>
        <w:jc w:val="both"/>
        <w:rPr>
          <w:rFonts w:ascii="Arial" w:hAnsi="Arial" w:eastAsia="Arial" w:cs="Arial"/>
          <w:noProof w:val="0"/>
          <w:sz w:val="24"/>
          <w:szCs w:val="24"/>
          <w:lang w:val="pt-BR"/>
        </w:rPr>
      </w:pPr>
      <w:r w:rsidRPr="0C341212" w:rsidR="1CF3783E">
        <w:rPr>
          <w:rFonts w:ascii="Arial" w:hAnsi="Arial" w:eastAsia="Arial" w:cs="Arial"/>
          <w:b w:val="1"/>
          <w:bCs w:val="1"/>
          <w:noProof w:val="0"/>
          <w:sz w:val="24"/>
          <w:szCs w:val="24"/>
          <w:lang w:val="pt-BR"/>
        </w:rPr>
        <w:t>Editar</w:t>
      </w:r>
      <w:r w:rsidRPr="0C341212" w:rsidR="1CF3783E">
        <w:rPr>
          <w:rFonts w:ascii="Arial" w:hAnsi="Arial" w:eastAsia="Arial" w:cs="Arial"/>
          <w:noProof w:val="0"/>
          <w:sz w:val="24"/>
          <w:szCs w:val="24"/>
          <w:lang w:val="pt-BR"/>
        </w:rPr>
        <w:t>: permite alterar as informações do empreendimento.</w:t>
      </w:r>
    </w:p>
    <w:p w:rsidR="1CF3783E" w:rsidP="0C341212" w:rsidRDefault="1CF3783E" w14:paraId="24827685" w14:textId="33D5530A">
      <w:pPr>
        <w:pStyle w:val="ListParagraph"/>
        <w:numPr>
          <w:ilvl w:val="0"/>
          <w:numId w:val="24"/>
        </w:numPr>
        <w:spacing w:before="240" w:beforeAutospacing="off" w:after="240" w:afterAutospacing="off"/>
        <w:jc w:val="both"/>
        <w:rPr>
          <w:rFonts w:ascii="Arial" w:hAnsi="Arial" w:eastAsia="Arial" w:cs="Arial"/>
          <w:noProof w:val="0"/>
          <w:sz w:val="24"/>
          <w:szCs w:val="24"/>
          <w:lang w:val="pt-BR"/>
        </w:rPr>
      </w:pPr>
      <w:r w:rsidRPr="0C341212" w:rsidR="1CF3783E">
        <w:rPr>
          <w:rFonts w:ascii="Arial" w:hAnsi="Arial" w:eastAsia="Arial" w:cs="Arial"/>
          <w:b w:val="1"/>
          <w:bCs w:val="1"/>
          <w:noProof w:val="0"/>
          <w:sz w:val="24"/>
          <w:szCs w:val="24"/>
          <w:lang w:val="pt-BR"/>
        </w:rPr>
        <w:t>Excluir</w:t>
      </w:r>
      <w:r w:rsidRPr="0C341212" w:rsidR="1CF3783E">
        <w:rPr>
          <w:rFonts w:ascii="Arial" w:hAnsi="Arial" w:eastAsia="Arial" w:cs="Arial"/>
          <w:noProof w:val="0"/>
          <w:sz w:val="24"/>
          <w:szCs w:val="24"/>
          <w:lang w:val="pt-BR"/>
        </w:rPr>
        <w:t>: remove o empreendimento do sistema.</w:t>
      </w:r>
    </w:p>
    <w:p w:rsidR="1CF3783E" w:rsidP="0C341212" w:rsidRDefault="1CF3783E" w14:paraId="2EE70C58" w14:textId="52DB7DD4">
      <w:pPr>
        <w:pStyle w:val="ListParagraph"/>
        <w:numPr>
          <w:ilvl w:val="0"/>
          <w:numId w:val="24"/>
        </w:numPr>
        <w:spacing w:before="240" w:beforeAutospacing="off" w:after="240" w:afterAutospacing="off"/>
        <w:jc w:val="both"/>
        <w:rPr>
          <w:rFonts w:ascii="Arial" w:hAnsi="Arial" w:eastAsia="Arial" w:cs="Arial"/>
          <w:noProof w:val="0"/>
          <w:sz w:val="24"/>
          <w:szCs w:val="24"/>
          <w:lang w:val="pt-BR"/>
        </w:rPr>
      </w:pPr>
      <w:r w:rsidRPr="0C341212" w:rsidR="1CF3783E">
        <w:rPr>
          <w:rFonts w:ascii="Arial" w:hAnsi="Arial" w:eastAsia="Arial" w:cs="Arial"/>
          <w:b w:val="1"/>
          <w:bCs w:val="1"/>
          <w:noProof w:val="0"/>
          <w:sz w:val="24"/>
          <w:szCs w:val="24"/>
          <w:lang w:val="pt-BR"/>
        </w:rPr>
        <w:t>Exibir Imóveis</w:t>
      </w:r>
      <w:r w:rsidRPr="0C341212" w:rsidR="1CF3783E">
        <w:rPr>
          <w:rFonts w:ascii="Arial" w:hAnsi="Arial" w:eastAsia="Arial" w:cs="Arial"/>
          <w:noProof w:val="0"/>
          <w:sz w:val="24"/>
          <w:szCs w:val="24"/>
          <w:lang w:val="pt-BR"/>
        </w:rPr>
        <w:t>: mostra todos os imóveis vinculados ao empreendimento selecionado.</w:t>
      </w:r>
    </w:p>
    <w:p w:rsidR="1CF3783E" w:rsidP="0C341212" w:rsidRDefault="1CF3783E" w14:paraId="22F16BAF" w14:textId="514D342A">
      <w:pPr>
        <w:pStyle w:val="ListParagraph"/>
        <w:numPr>
          <w:ilvl w:val="0"/>
          <w:numId w:val="24"/>
        </w:numPr>
        <w:spacing w:before="240" w:beforeAutospacing="off" w:after="240" w:afterAutospacing="off"/>
        <w:jc w:val="both"/>
        <w:rPr>
          <w:rFonts w:ascii="Arial" w:hAnsi="Arial" w:eastAsia="Arial" w:cs="Arial"/>
          <w:noProof w:val="0"/>
          <w:sz w:val="24"/>
          <w:szCs w:val="24"/>
          <w:lang w:val="pt-BR"/>
        </w:rPr>
      </w:pPr>
      <w:r w:rsidRPr="0C341212" w:rsidR="1CF3783E">
        <w:rPr>
          <w:rFonts w:ascii="Arial" w:hAnsi="Arial" w:eastAsia="Arial" w:cs="Arial"/>
          <w:b w:val="1"/>
          <w:bCs w:val="1"/>
          <w:noProof w:val="0"/>
          <w:sz w:val="24"/>
          <w:szCs w:val="24"/>
          <w:lang w:val="pt-BR"/>
        </w:rPr>
        <w:t>Adicionar Empreendimento</w:t>
      </w:r>
      <w:r w:rsidRPr="0C341212" w:rsidR="1CF3783E">
        <w:rPr>
          <w:rFonts w:ascii="Arial" w:hAnsi="Arial" w:eastAsia="Arial" w:cs="Arial"/>
          <w:noProof w:val="0"/>
          <w:sz w:val="24"/>
          <w:szCs w:val="24"/>
          <w:lang w:val="pt-BR"/>
        </w:rPr>
        <w:t>: botão azul no canto superior direito que leva à página de cadastro de novo empreendimento.</w:t>
      </w:r>
    </w:p>
    <w:p w:rsidR="1CF3783E" w:rsidP="0C341212" w:rsidRDefault="1CF3783E" w14:paraId="2FDE0974" w14:textId="7C2ADD83">
      <w:pPr>
        <w:spacing w:before="240" w:beforeAutospacing="off" w:after="240" w:afterAutospacing="off"/>
        <w:jc w:val="both"/>
        <w:rPr>
          <w:rFonts w:ascii="Arial" w:hAnsi="Arial" w:eastAsia="Arial" w:cs="Arial"/>
          <w:noProof w:val="0"/>
          <w:sz w:val="24"/>
          <w:szCs w:val="24"/>
          <w:lang w:val="pt-BR"/>
        </w:rPr>
      </w:pPr>
      <w:r w:rsidRPr="0C341212" w:rsidR="1CF3783E">
        <w:rPr>
          <w:rFonts w:ascii="Arial" w:hAnsi="Arial" w:eastAsia="Arial" w:cs="Arial"/>
          <w:b w:val="1"/>
          <w:bCs w:val="1"/>
          <w:noProof w:val="0"/>
          <w:sz w:val="24"/>
          <w:szCs w:val="24"/>
          <w:lang w:val="pt-BR"/>
        </w:rPr>
        <w:t>Atenção</w:t>
      </w:r>
      <w:r w:rsidRPr="0C341212" w:rsidR="1CF3783E">
        <w:rPr>
          <w:rFonts w:ascii="Arial" w:hAnsi="Arial" w:eastAsia="Arial" w:cs="Arial"/>
          <w:noProof w:val="0"/>
          <w:sz w:val="24"/>
          <w:szCs w:val="24"/>
          <w:lang w:val="pt-BR"/>
        </w:rPr>
        <w:t>: a exclusão de um empreendimento também remove o vínculo com seus imóveis e pode afetar o histórico de vistorias associadas.</w:t>
      </w:r>
    </w:p>
    <w:p w:rsidR="1CF3783E" w:rsidP="0C341212" w:rsidRDefault="1CF3783E" w14:paraId="78D37041" w14:textId="1E645C0E">
      <w:pPr>
        <w:pStyle w:val="Heading4"/>
        <w:rPr>
          <w:rFonts w:ascii="Arial" w:hAnsi="Arial" w:eastAsia="Arial" w:cs="Arial"/>
          <w:b w:val="1"/>
          <w:bCs w:val="1"/>
          <w:noProof w:val="0"/>
          <w:sz w:val="28"/>
          <w:szCs w:val="28"/>
          <w:lang w:val="pt-BR"/>
        </w:rPr>
      </w:pPr>
      <w:bookmarkStart w:name="_Toc1985167191" w:id="1033081607"/>
      <w:r w:rsidRPr="0C341212" w:rsidR="1CF3783E">
        <w:rPr>
          <w:rFonts w:ascii="Arial" w:hAnsi="Arial" w:eastAsia="Arial" w:cs="Arial"/>
          <w:noProof w:val="0"/>
          <w:sz w:val="28"/>
          <w:szCs w:val="28"/>
          <w:lang w:val="pt-BR"/>
        </w:rPr>
        <w:t>4.2.5.1 – Cadastro de Empreendimento</w:t>
      </w:r>
      <w:bookmarkEnd w:id="1033081607"/>
    </w:p>
    <w:p w:rsidR="1CF3783E" w:rsidP="0C341212" w:rsidRDefault="1CF3783E" w14:paraId="4FADC391" w14:textId="4B620E67">
      <w:pPr>
        <w:pStyle w:val="Normal"/>
        <w:spacing w:before="240" w:beforeAutospacing="off" w:after="240" w:afterAutospacing="off"/>
        <w:ind w:firstLine="708"/>
        <w:jc w:val="both"/>
        <w:rPr>
          <w:rFonts w:ascii="Arial" w:hAnsi="Arial" w:eastAsia="Arial" w:cs="Arial"/>
          <w:noProof w:val="0"/>
          <w:sz w:val="24"/>
          <w:szCs w:val="24"/>
          <w:lang w:val="pt-BR"/>
        </w:rPr>
      </w:pPr>
      <w:r w:rsidRPr="0C341212" w:rsidR="1CF3783E">
        <w:rPr>
          <w:rFonts w:ascii="Arial" w:hAnsi="Arial" w:eastAsia="Arial" w:cs="Arial"/>
          <w:noProof w:val="0"/>
          <w:sz w:val="24"/>
          <w:szCs w:val="24"/>
          <w:lang w:val="pt-BR"/>
        </w:rPr>
        <w:t xml:space="preserve">Ao clicar em </w:t>
      </w:r>
      <w:r w:rsidRPr="0C341212" w:rsidR="1CF3783E">
        <w:rPr>
          <w:rFonts w:ascii="Arial" w:hAnsi="Arial" w:eastAsia="Arial" w:cs="Arial"/>
          <w:b w:val="1"/>
          <w:bCs w:val="1"/>
          <w:noProof w:val="0"/>
          <w:sz w:val="24"/>
          <w:szCs w:val="24"/>
          <w:lang w:val="pt-BR"/>
        </w:rPr>
        <w:t>“Adicionar Empreendimento”</w:t>
      </w:r>
      <w:r w:rsidRPr="0C341212" w:rsidR="1CF3783E">
        <w:rPr>
          <w:rFonts w:ascii="Arial" w:hAnsi="Arial" w:eastAsia="Arial" w:cs="Arial"/>
          <w:noProof w:val="0"/>
          <w:sz w:val="24"/>
          <w:szCs w:val="24"/>
          <w:lang w:val="pt-BR"/>
        </w:rPr>
        <w:t>,</w:t>
      </w:r>
      <w:r w:rsidRPr="0C341212" w:rsidR="777DD937">
        <w:rPr>
          <w:rFonts w:ascii="Arial" w:hAnsi="Arial" w:eastAsia="Arial" w:cs="Arial"/>
          <w:noProof w:val="0"/>
          <w:sz w:val="24"/>
          <w:szCs w:val="24"/>
          <w:lang w:val="pt-BR"/>
        </w:rPr>
        <w:t xml:space="preserve"> possível de ver na figura </w:t>
      </w:r>
      <w:r w:rsidRPr="0C341212" w:rsidR="15EFC158">
        <w:rPr>
          <w:rFonts w:ascii="Arial" w:hAnsi="Arial" w:eastAsia="Arial" w:cs="Arial"/>
          <w:noProof w:val="0"/>
          <w:sz w:val="24"/>
          <w:szCs w:val="24"/>
          <w:lang w:val="pt-BR"/>
        </w:rPr>
        <w:t>10</w:t>
      </w:r>
      <w:r w:rsidRPr="0C341212" w:rsidR="777DD937">
        <w:rPr>
          <w:rFonts w:ascii="Arial" w:hAnsi="Arial" w:eastAsia="Arial" w:cs="Arial"/>
          <w:noProof w:val="0"/>
          <w:sz w:val="24"/>
          <w:szCs w:val="24"/>
          <w:lang w:val="pt-BR"/>
        </w:rPr>
        <w:t xml:space="preserve"> cadastrar empreendimento,</w:t>
      </w:r>
      <w:r w:rsidRPr="0C341212" w:rsidR="1CF3783E">
        <w:rPr>
          <w:rFonts w:ascii="Arial" w:hAnsi="Arial" w:eastAsia="Arial" w:cs="Arial"/>
          <w:noProof w:val="0"/>
          <w:sz w:val="24"/>
          <w:szCs w:val="24"/>
          <w:lang w:val="pt-BR"/>
        </w:rPr>
        <w:t xml:space="preserve"> o sistema redireciona o usuário para o formulário de cadastro. </w:t>
      </w:r>
    </w:p>
    <w:p w:rsidR="69CB881B" w:rsidP="0C341212" w:rsidRDefault="69CB881B" w14:paraId="33022729" w14:textId="3A9CFDCA">
      <w:pPr>
        <w:spacing w:before="240" w:beforeAutospacing="off" w:after="240" w:afterAutospacing="off"/>
        <w:ind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69CB881B">
        <w:rPr>
          <w:rFonts w:ascii="Arial" w:hAnsi="Arial" w:eastAsia="Arial" w:cs="Arial"/>
          <w:b w:val="0"/>
          <w:bCs w:val="0"/>
          <w:i w:val="0"/>
          <w:iCs w:val="0"/>
          <w:caps w:val="0"/>
          <w:smallCaps w:val="0"/>
          <w:noProof w:val="0"/>
          <w:color w:val="000000" w:themeColor="text1" w:themeTint="FF" w:themeShade="FF"/>
          <w:sz w:val="24"/>
          <w:szCs w:val="24"/>
          <w:lang w:val="pt-PT"/>
        </w:rPr>
        <w:t>Figura 10: Página de Empreendimentos em Administrador</w:t>
      </w:r>
    </w:p>
    <w:p w:rsidR="69CB881B" w:rsidP="0C341212" w:rsidRDefault="69CB881B" w14:paraId="59BCE542" w14:textId="213A224B">
      <w:pPr>
        <w:spacing w:before="240" w:beforeAutospacing="off" w:after="240" w:afterAutospacing="off"/>
        <w:jc w:val="center"/>
      </w:pPr>
      <w:r w:rsidR="69CB881B">
        <w:drawing>
          <wp:inline wp14:editId="02DD1334" wp14:anchorId="5EC1C939">
            <wp:extent cx="4502128" cy="3595711"/>
            <wp:effectExtent l="0" t="0" r="0" b="0"/>
            <wp:docPr id="871733998" name="" title=""/>
            <wp:cNvGraphicFramePr>
              <a:graphicFrameLocks noChangeAspect="1"/>
            </wp:cNvGraphicFramePr>
            <a:graphic>
              <a:graphicData uri="http://schemas.openxmlformats.org/drawingml/2006/picture">
                <pic:pic>
                  <pic:nvPicPr>
                    <pic:cNvPr id="0" name=""/>
                    <pic:cNvPicPr/>
                  </pic:nvPicPr>
                  <pic:blipFill>
                    <a:blip r:embed="R314fe42ac7d3434c">
                      <a:extLst>
                        <a:ext xmlns:a="http://schemas.openxmlformats.org/drawingml/2006/main" uri="{28A0092B-C50C-407E-A947-70E740481C1C}">
                          <a14:useLocalDpi val="0"/>
                        </a:ext>
                      </a:extLst>
                    </a:blip>
                    <a:stretch>
                      <a:fillRect/>
                    </a:stretch>
                  </pic:blipFill>
                  <pic:spPr>
                    <a:xfrm>
                      <a:off x="0" y="0"/>
                      <a:ext cx="4502128" cy="3595711"/>
                    </a:xfrm>
                    <a:prstGeom prst="rect">
                      <a:avLst/>
                    </a:prstGeom>
                  </pic:spPr>
                </pic:pic>
              </a:graphicData>
            </a:graphic>
          </wp:inline>
        </w:drawing>
      </w:r>
    </w:p>
    <w:p w:rsidR="69CB881B" w:rsidP="0C341212" w:rsidRDefault="69CB881B" w14:paraId="79C7424C" w14:textId="7A4DE931">
      <w:pPr>
        <w:spacing w:before="240" w:beforeAutospacing="off" w:after="240" w:afterAutospacing="off"/>
        <w:jc w:val="center"/>
        <w:rPr>
          <w:rFonts w:ascii="Arial" w:hAnsi="Arial" w:eastAsia="Arial" w:cs="Arial"/>
          <w:noProof w:val="0"/>
          <w:sz w:val="20"/>
          <w:szCs w:val="20"/>
          <w:lang w:val="pt-BR"/>
        </w:rPr>
      </w:pPr>
      <w:r w:rsidRPr="0C341212" w:rsidR="69CB881B">
        <w:rPr>
          <w:rFonts w:ascii="Arial" w:hAnsi="Arial" w:eastAsia="Arial" w:cs="Arial"/>
          <w:noProof w:val="0"/>
          <w:sz w:val="20"/>
          <w:szCs w:val="20"/>
          <w:lang w:val="pt-BR"/>
        </w:rPr>
        <w:t>Fonte: Autoria Própria</w:t>
      </w:r>
      <w:r w:rsidRPr="0C341212" w:rsidR="69CB881B">
        <w:rPr>
          <w:rFonts w:ascii="Arial" w:hAnsi="Arial" w:eastAsia="Arial" w:cs="Arial"/>
          <w:noProof w:val="0"/>
          <w:sz w:val="24"/>
          <w:szCs w:val="24"/>
          <w:lang w:val="pt-BR"/>
        </w:rPr>
        <w:t xml:space="preserve"> </w:t>
      </w:r>
    </w:p>
    <w:p w:rsidR="1CF3783E" w:rsidP="0C341212" w:rsidRDefault="1CF3783E" w14:paraId="73F6B9F8" w14:textId="4404919A">
      <w:pPr>
        <w:pStyle w:val="Normal"/>
        <w:spacing w:before="240" w:beforeAutospacing="off" w:after="240" w:afterAutospacing="off"/>
        <w:ind w:firstLine="708"/>
        <w:jc w:val="both"/>
        <w:rPr>
          <w:rFonts w:ascii="Arial" w:hAnsi="Arial" w:eastAsia="Arial" w:cs="Arial"/>
          <w:noProof w:val="0"/>
          <w:sz w:val="24"/>
          <w:szCs w:val="24"/>
          <w:lang w:val="pt-BR"/>
        </w:rPr>
      </w:pPr>
      <w:r w:rsidRPr="0C341212" w:rsidR="1CF3783E">
        <w:rPr>
          <w:rFonts w:ascii="Arial" w:hAnsi="Arial" w:eastAsia="Arial" w:cs="Arial"/>
          <w:noProof w:val="0"/>
          <w:sz w:val="24"/>
          <w:szCs w:val="24"/>
          <w:lang w:val="pt-BR"/>
        </w:rPr>
        <w:t>Os seguintes campos são exigidos:</w:t>
      </w:r>
    </w:p>
    <w:p w:rsidR="1CF3783E" w:rsidP="0C341212" w:rsidRDefault="1CF3783E" w14:paraId="33A9936E" w14:textId="161598AE">
      <w:pPr>
        <w:pStyle w:val="ListParagraph"/>
        <w:numPr>
          <w:ilvl w:val="0"/>
          <w:numId w:val="25"/>
        </w:numPr>
        <w:spacing w:before="240" w:beforeAutospacing="off" w:after="240" w:afterAutospacing="off"/>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 xml:space="preserve">Nome </w:t>
      </w:r>
    </w:p>
    <w:p w:rsidR="1CF3783E" w:rsidP="0C341212" w:rsidRDefault="1CF3783E" w14:paraId="1326CB45" w14:textId="7CF1A134">
      <w:pPr>
        <w:pStyle w:val="ListParagraph"/>
        <w:numPr>
          <w:ilvl w:val="0"/>
          <w:numId w:val="25"/>
        </w:numPr>
        <w:spacing w:before="240" w:beforeAutospacing="off" w:after="240" w:afterAutospacing="off"/>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Nome da Construtora</w:t>
      </w:r>
    </w:p>
    <w:p w:rsidR="1CF3783E" w:rsidP="0C341212" w:rsidRDefault="1CF3783E" w14:paraId="5A31047D" w14:textId="1A59B8BF">
      <w:pPr>
        <w:pStyle w:val="ListParagraph"/>
        <w:numPr>
          <w:ilvl w:val="0"/>
          <w:numId w:val="25"/>
        </w:numPr>
        <w:spacing w:before="240" w:beforeAutospacing="off" w:after="240" w:afterAutospacing="off"/>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Rua</w:t>
      </w:r>
    </w:p>
    <w:p w:rsidR="1CF3783E" w:rsidP="0C341212" w:rsidRDefault="1CF3783E" w14:paraId="39519C9F" w14:textId="4962B7BB">
      <w:pPr>
        <w:pStyle w:val="ListParagraph"/>
        <w:numPr>
          <w:ilvl w:val="0"/>
          <w:numId w:val="25"/>
        </w:numPr>
        <w:spacing w:before="240" w:beforeAutospacing="off" w:after="240" w:afterAutospacing="off"/>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Cidade</w:t>
      </w:r>
    </w:p>
    <w:p w:rsidR="1CF3783E" w:rsidP="0C341212" w:rsidRDefault="1CF3783E" w14:paraId="490C97DD" w14:textId="71A55AFE">
      <w:pPr>
        <w:pStyle w:val="ListParagraph"/>
        <w:numPr>
          <w:ilvl w:val="0"/>
          <w:numId w:val="25"/>
        </w:numPr>
        <w:spacing w:before="240" w:beforeAutospacing="off" w:after="240" w:afterAutospacing="off"/>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Estado (UF)</w:t>
      </w:r>
    </w:p>
    <w:p w:rsidR="1CF3783E" w:rsidP="0C341212" w:rsidRDefault="1CF3783E" w14:paraId="0672294F" w14:textId="15E527F2">
      <w:pPr>
        <w:pStyle w:val="ListParagraph"/>
        <w:numPr>
          <w:ilvl w:val="0"/>
          <w:numId w:val="25"/>
        </w:numPr>
        <w:spacing w:before="240" w:beforeAutospacing="off" w:after="240" w:afterAutospacing="off"/>
        <w:rPr>
          <w:rFonts w:ascii="Arial" w:hAnsi="Arial" w:eastAsia="Arial" w:cs="Arial"/>
          <w:b w:val="1"/>
          <w:bCs w:val="1"/>
          <w:noProof w:val="0"/>
          <w:sz w:val="24"/>
          <w:szCs w:val="24"/>
          <w:lang w:val="pt-BR"/>
        </w:rPr>
      </w:pPr>
      <w:r w:rsidRPr="0C341212" w:rsidR="1CF3783E">
        <w:rPr>
          <w:rFonts w:ascii="Arial" w:hAnsi="Arial" w:eastAsia="Arial" w:cs="Arial"/>
          <w:b w:val="1"/>
          <w:bCs w:val="1"/>
          <w:noProof w:val="0"/>
          <w:sz w:val="24"/>
          <w:szCs w:val="24"/>
          <w:lang w:val="pt-BR"/>
        </w:rPr>
        <w:t>CEP</w:t>
      </w:r>
    </w:p>
    <w:p w:rsidR="7EC70C2A" w:rsidP="0C341212" w:rsidRDefault="7EC70C2A" w14:paraId="469AD5A4" w14:textId="5EC73525">
      <w:pPr>
        <w:pStyle w:val="ListParagraph"/>
        <w:numPr>
          <w:ilvl w:val="0"/>
          <w:numId w:val="25"/>
        </w:numPr>
        <w:spacing w:before="240" w:beforeAutospacing="off" w:after="240" w:afterAutospacing="off"/>
        <w:rPr>
          <w:rFonts w:ascii="Arial" w:hAnsi="Arial" w:eastAsia="Arial" w:cs="Arial"/>
          <w:b w:val="1"/>
          <w:bCs w:val="1"/>
          <w:noProof w:val="0"/>
          <w:sz w:val="24"/>
          <w:szCs w:val="24"/>
          <w:lang w:val="pt-BR"/>
        </w:rPr>
      </w:pPr>
      <w:r w:rsidRPr="0C341212" w:rsidR="7EC70C2A">
        <w:rPr>
          <w:rFonts w:ascii="Arial" w:hAnsi="Arial" w:eastAsia="Arial" w:cs="Arial"/>
          <w:b w:val="1"/>
          <w:bCs w:val="1"/>
          <w:noProof w:val="0"/>
          <w:sz w:val="24"/>
          <w:szCs w:val="24"/>
          <w:lang w:val="pt-BR"/>
        </w:rPr>
        <w:t>Anexo (</w:t>
      </w:r>
      <w:r w:rsidRPr="0C341212" w:rsidR="7EC70C2A">
        <w:rPr>
          <w:rFonts w:ascii="Arial" w:hAnsi="Arial" w:eastAsia="Arial" w:cs="Arial"/>
          <w:b w:val="1"/>
          <w:bCs w:val="1"/>
          <w:noProof w:val="0"/>
          <w:sz w:val="24"/>
          <w:szCs w:val="24"/>
          <w:lang w:val="pt-BR"/>
        </w:rPr>
        <w:t>imagem)</w:t>
      </w:r>
    </w:p>
    <w:p w:rsidR="1CF3783E" w:rsidP="0C341212" w:rsidRDefault="1CF3783E" w14:paraId="1978ECC1" w14:textId="760638E7">
      <w:pPr>
        <w:spacing w:before="240" w:beforeAutospacing="off" w:after="240" w:afterAutospacing="off"/>
        <w:ind w:firstLine="708"/>
        <w:jc w:val="both"/>
        <w:rPr>
          <w:rFonts w:ascii="Arial" w:hAnsi="Arial" w:eastAsia="Arial" w:cs="Arial"/>
          <w:noProof w:val="0"/>
          <w:sz w:val="24"/>
          <w:szCs w:val="24"/>
          <w:lang w:val="pt-BR"/>
        </w:rPr>
      </w:pPr>
      <w:r w:rsidRPr="0C341212" w:rsidR="1CF3783E">
        <w:rPr>
          <w:rFonts w:ascii="Arial" w:hAnsi="Arial" w:eastAsia="Arial" w:cs="Arial"/>
          <w:noProof w:val="0"/>
          <w:sz w:val="24"/>
          <w:szCs w:val="24"/>
          <w:lang w:val="pt-BR"/>
        </w:rPr>
        <w:t xml:space="preserve">Após preencher os campos obrigatórios, clique em </w:t>
      </w:r>
      <w:r w:rsidRPr="0C341212" w:rsidR="1CF3783E">
        <w:rPr>
          <w:rFonts w:ascii="Arial" w:hAnsi="Arial" w:eastAsia="Arial" w:cs="Arial"/>
          <w:b w:val="1"/>
          <w:bCs w:val="1"/>
          <w:noProof w:val="0"/>
          <w:sz w:val="24"/>
          <w:szCs w:val="24"/>
          <w:lang w:val="pt-BR"/>
        </w:rPr>
        <w:t>"Salvar"</w:t>
      </w:r>
      <w:r w:rsidRPr="0C341212" w:rsidR="1CF3783E">
        <w:rPr>
          <w:rFonts w:ascii="Arial" w:hAnsi="Arial" w:eastAsia="Arial" w:cs="Arial"/>
          <w:noProof w:val="0"/>
          <w:sz w:val="24"/>
          <w:szCs w:val="24"/>
          <w:lang w:val="pt-BR"/>
        </w:rPr>
        <w:t xml:space="preserve"> para registrar o novo empreendimento no sistema. Ele passará a aparecer automaticamente na lista da página principal e poderá ser vinculado a imóveis posteriormente.</w:t>
      </w:r>
    </w:p>
    <w:p w:rsidR="1CF3783E" w:rsidP="0C341212" w:rsidRDefault="1CF3783E" w14:paraId="69E380D5" w14:textId="5C4AAA50">
      <w:pPr>
        <w:spacing w:before="240" w:beforeAutospacing="off" w:after="240" w:afterAutospacing="off"/>
        <w:jc w:val="both"/>
        <w:rPr>
          <w:rFonts w:ascii="Arial" w:hAnsi="Arial" w:eastAsia="Arial" w:cs="Arial"/>
          <w:noProof w:val="0"/>
          <w:sz w:val="24"/>
          <w:szCs w:val="24"/>
          <w:lang w:val="pt-BR"/>
        </w:rPr>
      </w:pPr>
      <w:r w:rsidRPr="0C341212" w:rsidR="1CF3783E">
        <w:rPr>
          <w:rFonts w:ascii="Arial" w:hAnsi="Arial" w:eastAsia="Arial" w:cs="Arial"/>
          <w:b w:val="1"/>
          <w:bCs w:val="1"/>
          <w:noProof w:val="0"/>
          <w:sz w:val="24"/>
          <w:szCs w:val="24"/>
          <w:lang w:val="pt-BR"/>
        </w:rPr>
        <w:t>Dica</w:t>
      </w:r>
      <w:r w:rsidRPr="0C341212" w:rsidR="1CF3783E">
        <w:rPr>
          <w:rFonts w:ascii="Arial" w:hAnsi="Arial" w:eastAsia="Arial" w:cs="Arial"/>
          <w:noProof w:val="0"/>
          <w:sz w:val="24"/>
          <w:szCs w:val="24"/>
          <w:lang w:val="pt-BR"/>
        </w:rPr>
        <w:t>: Certifique-se de preencher corretamente o endereço, pois essas informações serão exibidas nas páginas de vistoria e visualização de imóveis.</w:t>
      </w:r>
    </w:p>
    <w:p w:rsidR="1B5D09F0" w:rsidP="0C341212" w:rsidRDefault="1B5D09F0" w14:paraId="22A7B071" w14:textId="649079C1">
      <w:pPr>
        <w:pStyle w:val="Heading3"/>
        <w:spacing w:before="281" w:beforeAutospacing="off" w:after="281" w:afterAutospacing="off"/>
        <w:jc w:val="both"/>
        <w:rPr>
          <w:rFonts w:ascii="Arial" w:hAnsi="Arial" w:eastAsia="Arial" w:cs="Arial"/>
          <w:b w:val="0"/>
          <w:bCs w:val="0"/>
          <w:noProof w:val="0"/>
          <w:sz w:val="28"/>
          <w:szCs w:val="28"/>
          <w:lang w:val="pt-BR"/>
        </w:rPr>
      </w:pPr>
      <w:bookmarkStart w:name="_Toc960754917" w:id="477486386"/>
      <w:r w:rsidRPr="0C341212" w:rsidR="1B5D09F0">
        <w:rPr>
          <w:rFonts w:ascii="Arial" w:hAnsi="Arial" w:eastAsia="Arial" w:cs="Arial"/>
          <w:b w:val="0"/>
          <w:bCs w:val="0"/>
          <w:noProof w:val="0"/>
          <w:sz w:val="28"/>
          <w:szCs w:val="28"/>
          <w:lang w:val="pt-BR"/>
        </w:rPr>
        <w:t>4.2.6 – Funcionários</w:t>
      </w:r>
      <w:bookmarkEnd w:id="477486386"/>
    </w:p>
    <w:p w:rsidR="08D49329" w:rsidP="0C341212" w:rsidRDefault="08D49329" w14:paraId="61F47CCD" w14:textId="2CB631F7">
      <w:pPr>
        <w:spacing w:before="240" w:beforeAutospacing="off" w:after="240" w:afterAutospacing="off"/>
        <w:ind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08D49329">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08D49329">
        <w:rPr>
          <w:rFonts w:ascii="Arial" w:hAnsi="Arial" w:eastAsia="Arial" w:cs="Arial"/>
          <w:b w:val="0"/>
          <w:bCs w:val="0"/>
          <w:i w:val="0"/>
          <w:iCs w:val="0"/>
          <w:caps w:val="0"/>
          <w:smallCaps w:val="0"/>
          <w:noProof w:val="0"/>
          <w:color w:val="000000" w:themeColor="text1" w:themeTint="FF" w:themeShade="FF"/>
          <w:sz w:val="24"/>
          <w:szCs w:val="24"/>
          <w:lang w:val="pt-PT"/>
        </w:rPr>
        <w:t>1</w:t>
      </w:r>
      <w:r w:rsidRPr="0C341212" w:rsidR="4A10C842">
        <w:rPr>
          <w:rFonts w:ascii="Arial" w:hAnsi="Arial" w:eastAsia="Arial" w:cs="Arial"/>
          <w:b w:val="0"/>
          <w:bCs w:val="0"/>
          <w:i w:val="0"/>
          <w:iCs w:val="0"/>
          <w:caps w:val="0"/>
          <w:smallCaps w:val="0"/>
          <w:noProof w:val="0"/>
          <w:color w:val="000000" w:themeColor="text1" w:themeTint="FF" w:themeShade="FF"/>
          <w:sz w:val="24"/>
          <w:szCs w:val="24"/>
          <w:lang w:val="pt-PT"/>
        </w:rPr>
        <w:t>1</w:t>
      </w:r>
      <w:r w:rsidRPr="0C341212" w:rsidR="08D49329">
        <w:rPr>
          <w:rFonts w:ascii="Arial" w:hAnsi="Arial" w:eastAsia="Arial" w:cs="Arial"/>
          <w:b w:val="0"/>
          <w:bCs w:val="0"/>
          <w:i w:val="0"/>
          <w:iCs w:val="0"/>
          <w:caps w:val="0"/>
          <w:smallCaps w:val="0"/>
          <w:noProof w:val="0"/>
          <w:color w:val="000000" w:themeColor="text1" w:themeTint="FF" w:themeShade="FF"/>
          <w:sz w:val="24"/>
          <w:szCs w:val="24"/>
          <w:lang w:val="pt-PT"/>
        </w:rPr>
        <w:t xml:space="preserve">: Página de </w:t>
      </w:r>
      <w:r w:rsidRPr="0C341212" w:rsidR="08D49329">
        <w:rPr>
          <w:rFonts w:ascii="Arial" w:hAnsi="Arial" w:eastAsia="Arial" w:cs="Arial"/>
          <w:b w:val="0"/>
          <w:bCs w:val="0"/>
          <w:i w:val="0"/>
          <w:iCs w:val="0"/>
          <w:caps w:val="0"/>
          <w:smallCaps w:val="0"/>
          <w:noProof w:val="0"/>
          <w:color w:val="000000" w:themeColor="text1" w:themeTint="FF" w:themeShade="FF"/>
          <w:sz w:val="24"/>
          <w:szCs w:val="24"/>
          <w:lang w:val="pt-PT"/>
        </w:rPr>
        <w:t>Funcionários</w:t>
      </w:r>
      <w:r w:rsidRPr="0C341212" w:rsidR="08D49329">
        <w:rPr>
          <w:rFonts w:ascii="Arial" w:hAnsi="Arial" w:eastAsia="Arial" w:cs="Arial"/>
          <w:b w:val="0"/>
          <w:bCs w:val="0"/>
          <w:i w:val="0"/>
          <w:iCs w:val="0"/>
          <w:caps w:val="0"/>
          <w:smallCaps w:val="0"/>
          <w:noProof w:val="0"/>
          <w:color w:val="000000" w:themeColor="text1" w:themeTint="FF" w:themeShade="FF"/>
          <w:sz w:val="24"/>
          <w:szCs w:val="24"/>
          <w:lang w:val="pt-PT"/>
        </w:rPr>
        <w:t xml:space="preserve"> em Administrador</w:t>
      </w:r>
    </w:p>
    <w:p w:rsidR="342C4CDC" w:rsidP="0C341212" w:rsidRDefault="342C4CDC" w14:paraId="6B4C492A" w14:textId="7CCC7831">
      <w:pPr>
        <w:spacing w:before="240" w:beforeAutospacing="off" w:after="240" w:afterAutospacing="off"/>
        <w:jc w:val="center"/>
        <w:rPr>
          <w:rFonts w:ascii="Arial" w:hAnsi="Arial" w:eastAsia="Arial" w:cs="Arial"/>
          <w:noProof w:val="0"/>
          <w:sz w:val="20"/>
          <w:szCs w:val="20"/>
          <w:lang w:val="pt-BR"/>
        </w:rPr>
      </w:pPr>
      <w:r w:rsidR="342C4CDC">
        <w:drawing>
          <wp:inline wp14:editId="383D4DFA" wp14:anchorId="6D320E03">
            <wp:extent cx="5724524" cy="3190875"/>
            <wp:effectExtent l="0" t="0" r="0" b="0"/>
            <wp:docPr id="43924147" name="" title=""/>
            <wp:cNvGraphicFramePr>
              <a:graphicFrameLocks noChangeAspect="1"/>
            </wp:cNvGraphicFramePr>
            <a:graphic>
              <a:graphicData uri="http://schemas.openxmlformats.org/drawingml/2006/picture">
                <pic:pic>
                  <pic:nvPicPr>
                    <pic:cNvPr id="0" name=""/>
                    <pic:cNvPicPr/>
                  </pic:nvPicPr>
                  <pic:blipFill>
                    <a:blip r:embed="R446a999e41c84a5d">
                      <a:extLst>
                        <a:ext xmlns:a="http://schemas.openxmlformats.org/drawingml/2006/main" uri="{28A0092B-C50C-407E-A947-70E740481C1C}">
                          <a14:useLocalDpi val="0"/>
                        </a:ext>
                      </a:extLst>
                    </a:blip>
                    <a:stretch>
                      <a:fillRect/>
                    </a:stretch>
                  </pic:blipFill>
                  <pic:spPr>
                    <a:xfrm>
                      <a:off x="0" y="0"/>
                      <a:ext cx="5724524" cy="3190875"/>
                    </a:xfrm>
                    <a:prstGeom prst="rect">
                      <a:avLst/>
                    </a:prstGeom>
                  </pic:spPr>
                </pic:pic>
              </a:graphicData>
            </a:graphic>
          </wp:inline>
        </w:drawing>
      </w:r>
      <w:r w:rsidRPr="0C341212" w:rsidR="08D49329">
        <w:rPr>
          <w:rFonts w:ascii="Arial" w:hAnsi="Arial" w:eastAsia="Arial" w:cs="Arial"/>
          <w:noProof w:val="0"/>
          <w:sz w:val="20"/>
          <w:szCs w:val="20"/>
          <w:lang w:val="pt-BR"/>
        </w:rPr>
        <w:t>Fonte: Autoria Própria</w:t>
      </w:r>
    </w:p>
    <w:p w:rsidR="1B5D09F0" w:rsidP="0C341212" w:rsidRDefault="1B5D09F0" w14:paraId="0B687513" w14:textId="7A0D9C0D">
      <w:pPr>
        <w:spacing w:before="240" w:beforeAutospacing="off" w:after="240" w:afterAutospacing="off"/>
        <w:ind w:firstLine="708"/>
        <w:jc w:val="both"/>
        <w:rPr>
          <w:rFonts w:ascii="Arial" w:hAnsi="Arial" w:eastAsia="Arial" w:cs="Arial"/>
          <w:noProof w:val="0"/>
          <w:sz w:val="24"/>
          <w:szCs w:val="24"/>
          <w:lang w:val="pt-BR"/>
        </w:rPr>
      </w:pPr>
      <w:r w:rsidRPr="0C341212" w:rsidR="1B5D09F0">
        <w:rPr>
          <w:rFonts w:ascii="Arial" w:hAnsi="Arial" w:eastAsia="Arial" w:cs="Arial"/>
          <w:noProof w:val="0"/>
          <w:sz w:val="24"/>
          <w:szCs w:val="24"/>
          <w:lang w:val="pt-BR"/>
        </w:rPr>
        <w:t xml:space="preserve">A área de </w:t>
      </w:r>
      <w:r w:rsidRPr="0C341212" w:rsidR="1B5D09F0">
        <w:rPr>
          <w:rFonts w:ascii="Arial" w:hAnsi="Arial" w:eastAsia="Arial" w:cs="Arial"/>
          <w:b w:val="1"/>
          <w:bCs w:val="1"/>
          <w:noProof w:val="0"/>
          <w:sz w:val="24"/>
          <w:szCs w:val="24"/>
          <w:lang w:val="pt-BR"/>
        </w:rPr>
        <w:t>Funcionários</w:t>
      </w:r>
      <w:r w:rsidRPr="0C341212" w:rsidR="1B5D09F0">
        <w:rPr>
          <w:rFonts w:ascii="Arial" w:hAnsi="Arial" w:eastAsia="Arial" w:cs="Arial"/>
          <w:noProof w:val="0"/>
          <w:sz w:val="24"/>
          <w:szCs w:val="24"/>
          <w:lang w:val="pt-BR"/>
        </w:rPr>
        <w:t xml:space="preserve"> permite ao administrador gerenciar os colaboradores do sistema CIVIS</w:t>
      </w:r>
      <w:r w:rsidRPr="0C341212" w:rsidR="7D67176E">
        <w:rPr>
          <w:rFonts w:ascii="Arial" w:hAnsi="Arial" w:eastAsia="Arial" w:cs="Arial"/>
          <w:noProof w:val="0"/>
          <w:sz w:val="24"/>
          <w:szCs w:val="24"/>
          <w:lang w:val="pt-BR"/>
        </w:rPr>
        <w:t>, como é possível ver na figura 1</w:t>
      </w:r>
      <w:r w:rsidRPr="0C341212" w:rsidR="7E865533">
        <w:rPr>
          <w:rFonts w:ascii="Arial" w:hAnsi="Arial" w:eastAsia="Arial" w:cs="Arial"/>
          <w:noProof w:val="0"/>
          <w:sz w:val="24"/>
          <w:szCs w:val="24"/>
          <w:lang w:val="pt-BR"/>
        </w:rPr>
        <w:t>1</w:t>
      </w:r>
      <w:r w:rsidRPr="0C341212" w:rsidR="7D67176E">
        <w:rPr>
          <w:rFonts w:ascii="Arial" w:hAnsi="Arial" w:eastAsia="Arial" w:cs="Arial"/>
          <w:noProof w:val="0"/>
          <w:sz w:val="24"/>
          <w:szCs w:val="24"/>
          <w:lang w:val="pt-BR"/>
        </w:rPr>
        <w:t xml:space="preserve"> </w:t>
      </w:r>
      <w:r w:rsidRPr="0C341212" w:rsidR="7D67176E">
        <w:rPr>
          <w:rFonts w:ascii="Arial" w:hAnsi="Arial" w:eastAsia="Arial" w:cs="Arial"/>
          <w:noProof w:val="0"/>
          <w:sz w:val="24"/>
          <w:szCs w:val="24"/>
          <w:lang w:val="pt-BR"/>
        </w:rPr>
        <w:t>página</w:t>
      </w:r>
      <w:r w:rsidRPr="0C341212" w:rsidR="7D67176E">
        <w:rPr>
          <w:rFonts w:ascii="Arial" w:hAnsi="Arial" w:eastAsia="Arial" w:cs="Arial"/>
          <w:noProof w:val="0"/>
          <w:sz w:val="24"/>
          <w:szCs w:val="24"/>
          <w:lang w:val="pt-BR"/>
        </w:rPr>
        <w:t xml:space="preserve"> de funcionários</w:t>
      </w:r>
      <w:r w:rsidRPr="0C341212" w:rsidR="1B5D09F0">
        <w:rPr>
          <w:rFonts w:ascii="Arial" w:hAnsi="Arial" w:eastAsia="Arial" w:cs="Arial"/>
          <w:noProof w:val="0"/>
          <w:sz w:val="24"/>
          <w:szCs w:val="24"/>
          <w:lang w:val="pt-BR"/>
        </w:rPr>
        <w:t xml:space="preserve">, especialmente os </w:t>
      </w:r>
      <w:r w:rsidRPr="0C341212" w:rsidR="1B5D09F0">
        <w:rPr>
          <w:rFonts w:ascii="Arial" w:hAnsi="Arial" w:eastAsia="Arial" w:cs="Arial"/>
          <w:b w:val="1"/>
          <w:bCs w:val="1"/>
          <w:noProof w:val="0"/>
          <w:sz w:val="24"/>
          <w:szCs w:val="24"/>
          <w:lang w:val="pt-BR"/>
        </w:rPr>
        <w:t>vistoriadores</w:t>
      </w:r>
      <w:r w:rsidRPr="0C341212" w:rsidR="1B5D09F0">
        <w:rPr>
          <w:rFonts w:ascii="Arial" w:hAnsi="Arial" w:eastAsia="Arial" w:cs="Arial"/>
          <w:noProof w:val="0"/>
          <w:sz w:val="24"/>
          <w:szCs w:val="24"/>
          <w:lang w:val="pt-BR"/>
        </w:rPr>
        <w:t>. Nesta seção, é possível visualizar os dados dos funcionários cadastrados, editar informações, excluir registros e cadastrar novos usuários.</w:t>
      </w:r>
    </w:p>
    <w:p w:rsidR="1B5D09F0" w:rsidP="0C341212" w:rsidRDefault="1B5D09F0" w14:paraId="5668F87B" w14:textId="3089EBC9">
      <w:pPr>
        <w:spacing w:before="240" w:beforeAutospacing="off" w:after="240" w:afterAutospacing="off"/>
        <w:jc w:val="both"/>
        <w:rPr>
          <w:rFonts w:ascii="Arial" w:hAnsi="Arial" w:eastAsia="Arial" w:cs="Arial"/>
          <w:noProof w:val="0"/>
          <w:sz w:val="24"/>
          <w:szCs w:val="24"/>
          <w:lang w:val="pt-BR"/>
        </w:rPr>
      </w:pPr>
      <w:r w:rsidRPr="0C341212" w:rsidR="1B5D09F0">
        <w:rPr>
          <w:rFonts w:ascii="Arial" w:hAnsi="Arial" w:eastAsia="Arial" w:cs="Arial"/>
          <w:noProof w:val="0"/>
          <w:sz w:val="24"/>
          <w:szCs w:val="24"/>
          <w:lang w:val="pt-BR"/>
        </w:rPr>
        <w:t>A tabela exibe os seguintes campos:</w:t>
      </w:r>
    </w:p>
    <w:p w:rsidR="1B5D09F0" w:rsidP="0C341212" w:rsidRDefault="1B5D09F0" w14:paraId="4432ABD2" w14:textId="6C52B5C7">
      <w:pPr>
        <w:pStyle w:val="ListParagraph"/>
        <w:numPr>
          <w:ilvl w:val="0"/>
          <w:numId w:val="26"/>
        </w:numPr>
        <w:spacing w:before="240" w:beforeAutospacing="off" w:after="240" w:afterAutospacing="off"/>
        <w:jc w:val="both"/>
        <w:rPr>
          <w:rFonts w:ascii="Arial" w:hAnsi="Arial" w:eastAsia="Arial" w:cs="Arial"/>
          <w:b w:val="1"/>
          <w:bCs w:val="1"/>
          <w:noProof w:val="0"/>
          <w:sz w:val="24"/>
          <w:szCs w:val="24"/>
          <w:lang w:val="pt-BR"/>
        </w:rPr>
      </w:pPr>
      <w:r w:rsidRPr="0C341212" w:rsidR="1B5D09F0">
        <w:rPr>
          <w:rFonts w:ascii="Arial" w:hAnsi="Arial" w:eastAsia="Arial" w:cs="Arial"/>
          <w:b w:val="1"/>
          <w:bCs w:val="1"/>
          <w:noProof w:val="0"/>
          <w:sz w:val="24"/>
          <w:szCs w:val="24"/>
          <w:lang w:val="pt-BR"/>
        </w:rPr>
        <w:t xml:space="preserve">ID </w:t>
      </w:r>
      <w:r w:rsidRPr="0C341212" w:rsidR="2EA0836C">
        <w:rPr>
          <w:rFonts w:ascii="Arial" w:hAnsi="Arial" w:eastAsia="Arial" w:cs="Arial"/>
          <w:b w:val="1"/>
          <w:bCs w:val="1"/>
          <w:noProof w:val="0"/>
          <w:sz w:val="24"/>
          <w:szCs w:val="24"/>
          <w:lang w:val="pt-BR"/>
        </w:rPr>
        <w:t>(</w:t>
      </w:r>
      <w:r w:rsidRPr="0C341212" w:rsidR="1B5D09F0">
        <w:rPr>
          <w:rFonts w:ascii="Arial" w:hAnsi="Arial" w:eastAsia="Arial" w:cs="Arial"/>
          <w:b w:val="1"/>
          <w:bCs w:val="1"/>
          <w:noProof w:val="0"/>
          <w:sz w:val="24"/>
          <w:szCs w:val="24"/>
          <w:lang w:val="pt-BR"/>
        </w:rPr>
        <w:t>Interno</w:t>
      </w:r>
      <w:r w:rsidRPr="0C341212" w:rsidR="2725E739">
        <w:rPr>
          <w:rFonts w:ascii="Arial" w:hAnsi="Arial" w:eastAsia="Arial" w:cs="Arial"/>
          <w:b w:val="1"/>
          <w:bCs w:val="1"/>
          <w:noProof w:val="0"/>
          <w:sz w:val="24"/>
          <w:szCs w:val="24"/>
          <w:lang w:val="pt-BR"/>
        </w:rPr>
        <w:t>)</w:t>
      </w:r>
    </w:p>
    <w:p w:rsidR="1B5D09F0" w:rsidP="0C341212" w:rsidRDefault="1B5D09F0" w14:paraId="376AD22C" w14:textId="29004A44">
      <w:pPr>
        <w:pStyle w:val="ListParagraph"/>
        <w:numPr>
          <w:ilvl w:val="0"/>
          <w:numId w:val="26"/>
        </w:numPr>
        <w:spacing w:before="240" w:beforeAutospacing="off" w:after="240" w:afterAutospacing="off"/>
        <w:jc w:val="both"/>
        <w:rPr>
          <w:rFonts w:ascii="Arial" w:hAnsi="Arial" w:eastAsia="Arial" w:cs="Arial"/>
          <w:b w:val="1"/>
          <w:bCs w:val="1"/>
          <w:noProof w:val="0"/>
          <w:sz w:val="24"/>
          <w:szCs w:val="24"/>
          <w:lang w:val="pt-BR"/>
        </w:rPr>
      </w:pPr>
      <w:r w:rsidRPr="0C341212" w:rsidR="1B5D09F0">
        <w:rPr>
          <w:rFonts w:ascii="Arial" w:hAnsi="Arial" w:eastAsia="Arial" w:cs="Arial"/>
          <w:b w:val="1"/>
          <w:bCs w:val="1"/>
          <w:noProof w:val="0"/>
          <w:sz w:val="24"/>
          <w:szCs w:val="24"/>
          <w:lang w:val="pt-BR"/>
        </w:rPr>
        <w:t>Nome</w:t>
      </w:r>
    </w:p>
    <w:p w:rsidR="1B5D09F0" w:rsidP="0C341212" w:rsidRDefault="1B5D09F0" w14:paraId="4881487A" w14:textId="6D1BA1F9">
      <w:pPr>
        <w:pStyle w:val="ListParagraph"/>
        <w:numPr>
          <w:ilvl w:val="0"/>
          <w:numId w:val="26"/>
        </w:numPr>
        <w:spacing w:before="240" w:beforeAutospacing="off" w:after="240" w:afterAutospacing="off"/>
        <w:jc w:val="both"/>
        <w:rPr>
          <w:rFonts w:ascii="Arial" w:hAnsi="Arial" w:eastAsia="Arial" w:cs="Arial"/>
          <w:b w:val="1"/>
          <w:bCs w:val="1"/>
          <w:noProof w:val="0"/>
          <w:sz w:val="24"/>
          <w:szCs w:val="24"/>
          <w:lang w:val="pt-BR"/>
        </w:rPr>
      </w:pPr>
      <w:r w:rsidRPr="0C341212" w:rsidR="1B5D09F0">
        <w:rPr>
          <w:rFonts w:ascii="Arial" w:hAnsi="Arial" w:eastAsia="Arial" w:cs="Arial"/>
          <w:b w:val="1"/>
          <w:bCs w:val="1"/>
          <w:noProof w:val="0"/>
          <w:sz w:val="24"/>
          <w:szCs w:val="24"/>
          <w:lang w:val="pt-BR"/>
        </w:rPr>
        <w:t>CPF</w:t>
      </w:r>
    </w:p>
    <w:p w:rsidR="799B5390" w:rsidP="0C341212" w:rsidRDefault="799B5390" w14:paraId="129E2808" w14:textId="642F9740">
      <w:pPr>
        <w:pStyle w:val="ListParagraph"/>
        <w:numPr>
          <w:ilvl w:val="0"/>
          <w:numId w:val="26"/>
        </w:numPr>
        <w:spacing w:before="240" w:beforeAutospacing="off" w:after="240" w:afterAutospacing="off"/>
        <w:jc w:val="both"/>
        <w:rPr>
          <w:rFonts w:ascii="Arial" w:hAnsi="Arial" w:eastAsia="Arial" w:cs="Arial"/>
          <w:i w:val="1"/>
          <w:iCs w:val="1"/>
          <w:noProof w:val="0"/>
          <w:sz w:val="24"/>
          <w:szCs w:val="24"/>
          <w:lang w:val="pt-BR"/>
        </w:rPr>
      </w:pPr>
      <w:r w:rsidRPr="0C341212" w:rsidR="799B5390">
        <w:rPr>
          <w:rFonts w:ascii="Arial" w:hAnsi="Arial" w:eastAsia="Arial" w:cs="Arial"/>
          <w:b w:val="1"/>
          <w:bCs w:val="1"/>
          <w:noProof w:val="0"/>
          <w:sz w:val="24"/>
          <w:szCs w:val="24"/>
          <w:lang w:val="pt-BR"/>
        </w:rPr>
        <w:t>Cargo</w:t>
      </w:r>
    </w:p>
    <w:p w:rsidR="1B5D09F0" w:rsidP="0C341212" w:rsidRDefault="1B5D09F0" w14:paraId="42407107" w14:textId="56E9D482">
      <w:pPr>
        <w:pStyle w:val="ListParagraph"/>
        <w:numPr>
          <w:ilvl w:val="0"/>
          <w:numId w:val="26"/>
        </w:numPr>
        <w:spacing w:before="240" w:beforeAutospacing="off" w:after="240" w:afterAutospacing="off"/>
        <w:jc w:val="both"/>
        <w:rPr>
          <w:rFonts w:ascii="Arial" w:hAnsi="Arial" w:eastAsia="Arial" w:cs="Arial"/>
          <w:i w:val="1"/>
          <w:iCs w:val="1"/>
          <w:noProof w:val="0"/>
          <w:sz w:val="24"/>
          <w:szCs w:val="24"/>
          <w:lang w:val="pt-BR"/>
        </w:rPr>
      </w:pPr>
      <w:r w:rsidRPr="0C341212" w:rsidR="1B5D09F0">
        <w:rPr>
          <w:rFonts w:ascii="Arial" w:hAnsi="Arial" w:eastAsia="Arial" w:cs="Arial"/>
          <w:b w:val="1"/>
          <w:bCs w:val="1"/>
          <w:noProof w:val="0"/>
          <w:sz w:val="24"/>
          <w:szCs w:val="24"/>
          <w:lang w:val="pt-BR"/>
        </w:rPr>
        <w:t>Ações</w:t>
      </w:r>
      <w:r w:rsidRPr="0C341212" w:rsidR="1B5D09F0">
        <w:rPr>
          <w:rFonts w:ascii="Arial" w:hAnsi="Arial" w:eastAsia="Arial" w:cs="Arial"/>
          <w:noProof w:val="0"/>
          <w:sz w:val="24"/>
          <w:szCs w:val="24"/>
          <w:lang w:val="pt-BR"/>
        </w:rPr>
        <w:t xml:space="preserve">: </w:t>
      </w:r>
      <w:r w:rsidRPr="0C341212" w:rsidR="1B5D09F0">
        <w:rPr>
          <w:rFonts w:ascii="Arial" w:hAnsi="Arial" w:eastAsia="Arial" w:cs="Arial"/>
          <w:i w:val="1"/>
          <w:iCs w:val="1"/>
          <w:noProof w:val="0"/>
          <w:sz w:val="24"/>
          <w:szCs w:val="24"/>
          <w:lang w:val="pt-BR"/>
        </w:rPr>
        <w:t>Editar</w:t>
      </w:r>
      <w:r w:rsidRPr="0C341212" w:rsidR="1B5D09F0">
        <w:rPr>
          <w:rFonts w:ascii="Arial" w:hAnsi="Arial" w:eastAsia="Arial" w:cs="Arial"/>
          <w:noProof w:val="0"/>
          <w:sz w:val="24"/>
          <w:szCs w:val="24"/>
          <w:lang w:val="pt-BR"/>
        </w:rPr>
        <w:t xml:space="preserve"> ou </w:t>
      </w:r>
      <w:r w:rsidRPr="0C341212" w:rsidR="1B5D09F0">
        <w:rPr>
          <w:rFonts w:ascii="Arial" w:hAnsi="Arial" w:eastAsia="Arial" w:cs="Arial"/>
          <w:i w:val="1"/>
          <w:iCs w:val="1"/>
          <w:noProof w:val="0"/>
          <w:sz w:val="24"/>
          <w:szCs w:val="24"/>
          <w:lang w:val="pt-BR"/>
        </w:rPr>
        <w:t>Excluir</w:t>
      </w:r>
    </w:p>
    <w:p w:rsidR="1B5D09F0" w:rsidP="0C341212" w:rsidRDefault="1B5D09F0" w14:paraId="248C61EF" w14:textId="14D4C88D">
      <w:pPr>
        <w:pStyle w:val="Normal"/>
        <w:rPr>
          <w:rFonts w:ascii="Arial" w:hAnsi="Arial" w:eastAsia="Arial" w:cs="Arial"/>
          <w:b w:val="1"/>
          <w:bCs w:val="1"/>
          <w:noProof w:val="0"/>
          <w:sz w:val="24"/>
          <w:szCs w:val="24"/>
          <w:lang w:val="pt-BR"/>
        </w:rPr>
      </w:pPr>
      <w:r w:rsidRPr="0C341212" w:rsidR="1B5D09F0">
        <w:rPr>
          <w:rFonts w:ascii="Arial" w:hAnsi="Arial" w:eastAsia="Arial" w:cs="Arial"/>
          <w:b w:val="1"/>
          <w:bCs w:val="1"/>
          <w:noProof w:val="0"/>
          <w:lang w:val="pt-BR"/>
        </w:rPr>
        <w:t>Ações Disponíveis</w:t>
      </w:r>
    </w:p>
    <w:p w:rsidR="1B5D09F0" w:rsidP="0C341212" w:rsidRDefault="1B5D09F0" w14:paraId="76CF7F57" w14:textId="19CD0B92">
      <w:pPr>
        <w:pStyle w:val="ListParagraph"/>
        <w:numPr>
          <w:ilvl w:val="0"/>
          <w:numId w:val="27"/>
        </w:numPr>
        <w:spacing w:before="240" w:beforeAutospacing="off" w:after="240" w:afterAutospacing="off"/>
        <w:jc w:val="both"/>
        <w:rPr>
          <w:rFonts w:ascii="Arial" w:hAnsi="Arial" w:eastAsia="Arial" w:cs="Arial"/>
          <w:noProof w:val="0"/>
          <w:sz w:val="24"/>
          <w:szCs w:val="24"/>
          <w:lang w:val="pt-BR"/>
        </w:rPr>
      </w:pPr>
      <w:r w:rsidRPr="0C341212" w:rsidR="1B5D09F0">
        <w:rPr>
          <w:rFonts w:ascii="Arial" w:hAnsi="Arial" w:eastAsia="Arial" w:cs="Arial"/>
          <w:b w:val="1"/>
          <w:bCs w:val="1"/>
          <w:noProof w:val="0"/>
          <w:sz w:val="24"/>
          <w:szCs w:val="24"/>
          <w:lang w:val="pt-BR"/>
        </w:rPr>
        <w:t>Editar</w:t>
      </w:r>
      <w:r w:rsidRPr="0C341212" w:rsidR="1B5D09F0">
        <w:rPr>
          <w:rFonts w:ascii="Arial" w:hAnsi="Arial" w:eastAsia="Arial" w:cs="Arial"/>
          <w:noProof w:val="0"/>
          <w:sz w:val="24"/>
          <w:szCs w:val="24"/>
          <w:lang w:val="pt-BR"/>
        </w:rPr>
        <w:t>: permite alterar dados do funcionário.</w:t>
      </w:r>
    </w:p>
    <w:p w:rsidR="1B5D09F0" w:rsidP="0C341212" w:rsidRDefault="1B5D09F0" w14:paraId="62B1030C" w14:textId="40D0FC9C">
      <w:pPr>
        <w:pStyle w:val="ListParagraph"/>
        <w:numPr>
          <w:ilvl w:val="0"/>
          <w:numId w:val="27"/>
        </w:numPr>
        <w:spacing w:before="240" w:beforeAutospacing="off" w:after="240" w:afterAutospacing="off"/>
        <w:jc w:val="both"/>
        <w:rPr>
          <w:rFonts w:ascii="Arial" w:hAnsi="Arial" w:eastAsia="Arial" w:cs="Arial"/>
          <w:noProof w:val="0"/>
          <w:sz w:val="24"/>
          <w:szCs w:val="24"/>
          <w:lang w:val="pt-BR"/>
        </w:rPr>
      </w:pPr>
      <w:r w:rsidRPr="0C341212" w:rsidR="1B5D09F0">
        <w:rPr>
          <w:rFonts w:ascii="Arial" w:hAnsi="Arial" w:eastAsia="Arial" w:cs="Arial"/>
          <w:b w:val="1"/>
          <w:bCs w:val="1"/>
          <w:noProof w:val="0"/>
          <w:sz w:val="24"/>
          <w:szCs w:val="24"/>
          <w:lang w:val="pt-BR"/>
        </w:rPr>
        <w:t>Excluir</w:t>
      </w:r>
      <w:r w:rsidRPr="0C341212" w:rsidR="1B5D09F0">
        <w:rPr>
          <w:rFonts w:ascii="Arial" w:hAnsi="Arial" w:eastAsia="Arial" w:cs="Arial"/>
          <w:noProof w:val="0"/>
          <w:sz w:val="24"/>
          <w:szCs w:val="24"/>
          <w:lang w:val="pt-BR"/>
        </w:rPr>
        <w:t>: remove o funcionário do sistema, incluindo seus vínculos com vistorias.</w:t>
      </w:r>
    </w:p>
    <w:p w:rsidR="1B5D09F0" w:rsidP="0C341212" w:rsidRDefault="1B5D09F0" w14:paraId="4996FB29" w14:textId="654570A2">
      <w:pPr>
        <w:pStyle w:val="ListParagraph"/>
        <w:numPr>
          <w:ilvl w:val="0"/>
          <w:numId w:val="27"/>
        </w:numPr>
        <w:spacing w:before="240" w:beforeAutospacing="off" w:after="240" w:afterAutospacing="off"/>
        <w:jc w:val="both"/>
        <w:rPr>
          <w:rFonts w:ascii="Arial" w:hAnsi="Arial" w:eastAsia="Arial" w:cs="Arial"/>
          <w:noProof w:val="0"/>
          <w:sz w:val="24"/>
          <w:szCs w:val="24"/>
          <w:lang w:val="pt-BR"/>
        </w:rPr>
      </w:pPr>
      <w:r w:rsidRPr="0C341212" w:rsidR="1B5D09F0">
        <w:rPr>
          <w:rFonts w:ascii="Arial" w:hAnsi="Arial" w:eastAsia="Arial" w:cs="Arial"/>
          <w:b w:val="1"/>
          <w:bCs w:val="1"/>
          <w:noProof w:val="0"/>
          <w:sz w:val="24"/>
          <w:szCs w:val="24"/>
          <w:lang w:val="pt-BR"/>
        </w:rPr>
        <w:t>Adicionar Funcionário</w:t>
      </w:r>
      <w:r w:rsidRPr="0C341212" w:rsidR="1B5D09F0">
        <w:rPr>
          <w:rFonts w:ascii="Arial" w:hAnsi="Arial" w:eastAsia="Arial" w:cs="Arial"/>
          <w:noProof w:val="0"/>
          <w:sz w:val="24"/>
          <w:szCs w:val="24"/>
          <w:lang w:val="pt-BR"/>
        </w:rPr>
        <w:t>: botão azul localizado no topo da tabela, que abre a tela de cadastro.</w:t>
      </w:r>
    </w:p>
    <w:p w:rsidR="1B5D09F0" w:rsidP="0C341212" w:rsidRDefault="1B5D09F0" w14:paraId="120697D8" w14:textId="296F0BDD">
      <w:pPr>
        <w:spacing w:before="240" w:beforeAutospacing="off" w:after="240" w:afterAutospacing="off"/>
        <w:jc w:val="both"/>
        <w:rPr>
          <w:rFonts w:ascii="Arial" w:hAnsi="Arial" w:eastAsia="Arial" w:cs="Arial"/>
          <w:noProof w:val="0"/>
          <w:sz w:val="24"/>
          <w:szCs w:val="24"/>
          <w:lang w:val="pt-BR"/>
        </w:rPr>
      </w:pPr>
      <w:r w:rsidRPr="0C341212" w:rsidR="1B5D09F0">
        <w:rPr>
          <w:rFonts w:ascii="Arial" w:hAnsi="Arial" w:eastAsia="Arial" w:cs="Arial"/>
          <w:b w:val="1"/>
          <w:bCs w:val="1"/>
          <w:noProof w:val="0"/>
          <w:sz w:val="24"/>
          <w:szCs w:val="24"/>
          <w:lang w:val="pt-BR"/>
        </w:rPr>
        <w:t>Observação:</w:t>
      </w:r>
      <w:r w:rsidRPr="0C341212" w:rsidR="1B5D09F0">
        <w:rPr>
          <w:rFonts w:ascii="Arial" w:hAnsi="Arial" w:eastAsia="Arial" w:cs="Arial"/>
          <w:noProof w:val="0"/>
          <w:sz w:val="24"/>
          <w:szCs w:val="24"/>
          <w:lang w:val="pt-BR"/>
        </w:rPr>
        <w:t xml:space="preserve"> a exclusão de um funcionário pode impactar o agendamento e andamento das vistorias em que ele estiver vinculado.</w:t>
      </w:r>
    </w:p>
    <w:p w:rsidR="1B5D09F0" w:rsidP="0C341212" w:rsidRDefault="1B5D09F0" w14:paraId="2DABD104" w14:textId="6EFB2043">
      <w:pPr>
        <w:pStyle w:val="Heading3"/>
        <w:spacing w:before="281" w:beforeAutospacing="off" w:after="281" w:afterAutospacing="off"/>
        <w:jc w:val="both"/>
        <w:rPr>
          <w:rFonts w:ascii="Arial" w:hAnsi="Arial" w:eastAsia="Arial" w:cs="Arial"/>
          <w:b w:val="1"/>
          <w:bCs w:val="1"/>
          <w:noProof w:val="0"/>
          <w:sz w:val="28"/>
          <w:szCs w:val="28"/>
          <w:lang w:val="pt-BR"/>
        </w:rPr>
      </w:pPr>
      <w:bookmarkStart w:name="_Toc744380179" w:id="3892065"/>
      <w:r w:rsidRPr="0C341212" w:rsidR="1B5D09F0">
        <w:rPr>
          <w:rFonts w:ascii="Arial" w:hAnsi="Arial" w:eastAsia="Arial" w:cs="Arial"/>
          <w:b w:val="1"/>
          <w:bCs w:val="1"/>
          <w:noProof w:val="0"/>
          <w:sz w:val="28"/>
          <w:szCs w:val="28"/>
          <w:lang w:val="pt-BR"/>
        </w:rPr>
        <w:t>4.2.6.1 – Cadastro de Funcionário</w:t>
      </w:r>
      <w:bookmarkEnd w:id="3892065"/>
    </w:p>
    <w:p w:rsidR="2D612D01" w:rsidP="0C341212" w:rsidRDefault="2D612D01" w14:paraId="2C5590B1" w14:textId="0170F474">
      <w:pPr>
        <w:spacing w:before="240" w:beforeAutospacing="off" w:after="240" w:afterAutospacing="off"/>
        <w:ind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2D612D01">
        <w:rPr>
          <w:rFonts w:ascii="Arial" w:hAnsi="Arial" w:eastAsia="Arial" w:cs="Arial"/>
          <w:b w:val="0"/>
          <w:bCs w:val="0"/>
          <w:i w:val="0"/>
          <w:iCs w:val="0"/>
          <w:caps w:val="0"/>
          <w:smallCaps w:val="0"/>
          <w:noProof w:val="0"/>
          <w:color w:val="000000" w:themeColor="text1" w:themeTint="FF" w:themeShade="FF"/>
          <w:sz w:val="24"/>
          <w:szCs w:val="24"/>
          <w:lang w:val="pt-PT"/>
        </w:rPr>
        <w:t>Figura 1</w:t>
      </w:r>
      <w:r w:rsidRPr="0C341212" w:rsidR="3AB730C4">
        <w:rPr>
          <w:rFonts w:ascii="Arial" w:hAnsi="Arial" w:eastAsia="Arial" w:cs="Arial"/>
          <w:b w:val="0"/>
          <w:bCs w:val="0"/>
          <w:i w:val="0"/>
          <w:iCs w:val="0"/>
          <w:caps w:val="0"/>
          <w:smallCaps w:val="0"/>
          <w:noProof w:val="0"/>
          <w:color w:val="000000" w:themeColor="text1" w:themeTint="FF" w:themeShade="FF"/>
          <w:sz w:val="24"/>
          <w:szCs w:val="24"/>
          <w:lang w:val="pt-PT"/>
        </w:rPr>
        <w:t>2</w:t>
      </w:r>
      <w:r w:rsidRPr="0C341212" w:rsidR="2D612D01">
        <w:rPr>
          <w:rFonts w:ascii="Arial" w:hAnsi="Arial" w:eastAsia="Arial" w:cs="Arial"/>
          <w:b w:val="0"/>
          <w:bCs w:val="0"/>
          <w:i w:val="0"/>
          <w:iCs w:val="0"/>
          <w:caps w:val="0"/>
          <w:smallCaps w:val="0"/>
          <w:noProof w:val="0"/>
          <w:color w:val="000000" w:themeColor="text1" w:themeTint="FF" w:themeShade="FF"/>
          <w:sz w:val="24"/>
          <w:szCs w:val="24"/>
          <w:lang w:val="pt-PT"/>
        </w:rPr>
        <w:t>: Página de Funcionários em Administrador</w:t>
      </w:r>
    </w:p>
    <w:p w:rsidR="55376170" w:rsidP="0C341212" w:rsidRDefault="55376170" w14:paraId="2785A982" w14:textId="69B30028">
      <w:pPr>
        <w:jc w:val="center"/>
        <w:rPr>
          <w:rFonts w:ascii="Arial" w:hAnsi="Arial" w:eastAsia="Arial" w:cs="Arial"/>
          <w:noProof w:val="0"/>
          <w:sz w:val="20"/>
          <w:szCs w:val="20"/>
          <w:lang w:val="pt-BR"/>
        </w:rPr>
      </w:pPr>
      <w:r w:rsidR="55376170">
        <w:drawing>
          <wp:inline wp14:editId="372FEEF3" wp14:anchorId="2F7D1D77">
            <wp:extent cx="5724524" cy="4657725"/>
            <wp:effectExtent l="0" t="0" r="0" b="0"/>
            <wp:docPr id="518562940" name="" title=""/>
            <wp:cNvGraphicFramePr>
              <a:graphicFrameLocks noChangeAspect="1"/>
            </wp:cNvGraphicFramePr>
            <a:graphic>
              <a:graphicData uri="http://schemas.openxmlformats.org/drawingml/2006/picture">
                <pic:pic>
                  <pic:nvPicPr>
                    <pic:cNvPr id="0" name=""/>
                    <pic:cNvPicPr/>
                  </pic:nvPicPr>
                  <pic:blipFill>
                    <a:blip r:embed="R418efa5704884065">
                      <a:extLst>
                        <a:ext xmlns:a="http://schemas.openxmlformats.org/drawingml/2006/main" uri="{28A0092B-C50C-407E-A947-70E740481C1C}">
                          <a14:useLocalDpi val="0"/>
                        </a:ext>
                      </a:extLst>
                    </a:blip>
                    <a:stretch>
                      <a:fillRect/>
                    </a:stretch>
                  </pic:blipFill>
                  <pic:spPr>
                    <a:xfrm>
                      <a:off x="0" y="0"/>
                      <a:ext cx="5724524" cy="4657725"/>
                    </a:xfrm>
                    <a:prstGeom prst="rect">
                      <a:avLst/>
                    </a:prstGeom>
                  </pic:spPr>
                </pic:pic>
              </a:graphicData>
            </a:graphic>
          </wp:inline>
        </w:drawing>
      </w:r>
      <w:r w:rsidRPr="0C341212" w:rsidR="2D612D01">
        <w:rPr>
          <w:rFonts w:ascii="Arial" w:hAnsi="Arial" w:eastAsia="Arial" w:cs="Arial"/>
          <w:noProof w:val="0"/>
          <w:sz w:val="20"/>
          <w:szCs w:val="20"/>
          <w:lang w:val="pt-BR"/>
        </w:rPr>
        <w:t>Fonte: Autoria Própria</w:t>
      </w:r>
    </w:p>
    <w:p w:rsidR="1B5D09F0" w:rsidP="0C341212" w:rsidRDefault="1B5D09F0" w14:paraId="30BC6EEB" w14:textId="0B574E66">
      <w:pPr>
        <w:spacing w:before="240" w:beforeAutospacing="off" w:after="240" w:afterAutospacing="off"/>
        <w:ind w:firstLine="708"/>
        <w:jc w:val="both"/>
        <w:rPr>
          <w:rFonts w:ascii="Arial" w:hAnsi="Arial" w:eastAsia="Arial" w:cs="Arial"/>
          <w:noProof w:val="0"/>
          <w:sz w:val="24"/>
          <w:szCs w:val="24"/>
          <w:lang w:val="pt-BR"/>
        </w:rPr>
      </w:pPr>
      <w:r w:rsidRPr="0C341212" w:rsidR="1B5D09F0">
        <w:rPr>
          <w:rFonts w:ascii="Arial" w:hAnsi="Arial" w:eastAsia="Arial" w:cs="Arial"/>
          <w:noProof w:val="0"/>
          <w:sz w:val="24"/>
          <w:szCs w:val="24"/>
          <w:lang w:val="pt-BR"/>
        </w:rPr>
        <w:t xml:space="preserve">Ao clicar no botão </w:t>
      </w:r>
      <w:r w:rsidRPr="0C341212" w:rsidR="1B5D09F0">
        <w:rPr>
          <w:rFonts w:ascii="Arial" w:hAnsi="Arial" w:eastAsia="Arial" w:cs="Arial"/>
          <w:b w:val="1"/>
          <w:bCs w:val="1"/>
          <w:noProof w:val="0"/>
          <w:sz w:val="24"/>
          <w:szCs w:val="24"/>
          <w:lang w:val="pt-BR"/>
        </w:rPr>
        <w:t>“</w:t>
      </w:r>
      <w:r w:rsidRPr="0C341212" w:rsidR="1B5D09F0">
        <w:rPr>
          <w:rFonts w:ascii="Arial" w:hAnsi="Arial" w:eastAsia="Arial" w:cs="Arial"/>
          <w:b w:val="1"/>
          <w:bCs w:val="1"/>
          <w:noProof w:val="0"/>
          <w:sz w:val="24"/>
          <w:szCs w:val="24"/>
          <w:lang w:val="pt-BR"/>
        </w:rPr>
        <w:t>Adicionar Funcionário”</w:t>
      </w:r>
      <w:r w:rsidRPr="0C341212" w:rsidR="1B5D09F0">
        <w:rPr>
          <w:rFonts w:ascii="Arial" w:hAnsi="Arial" w:eastAsia="Arial" w:cs="Arial"/>
          <w:noProof w:val="0"/>
          <w:sz w:val="24"/>
          <w:szCs w:val="24"/>
          <w:lang w:val="pt-BR"/>
        </w:rPr>
        <w:t>, o sistema abrirá um formulário onde o administrador poderá registrar um novo colaborador. Os campos obrigatórios são:</w:t>
      </w:r>
    </w:p>
    <w:p w:rsidR="1B5D09F0" w:rsidP="0C341212" w:rsidRDefault="1B5D09F0" w14:paraId="115F053D" w14:textId="10E86B0A">
      <w:pPr>
        <w:pStyle w:val="ListParagraph"/>
        <w:numPr>
          <w:ilvl w:val="0"/>
          <w:numId w:val="28"/>
        </w:numPr>
        <w:spacing w:before="240" w:beforeAutospacing="off" w:after="240" w:afterAutospacing="off"/>
        <w:jc w:val="both"/>
        <w:rPr>
          <w:rFonts w:ascii="Arial" w:hAnsi="Arial" w:eastAsia="Arial" w:cs="Arial"/>
          <w:b w:val="1"/>
          <w:bCs w:val="1"/>
          <w:noProof w:val="0"/>
          <w:sz w:val="24"/>
          <w:szCs w:val="24"/>
          <w:lang w:val="pt-BR"/>
        </w:rPr>
      </w:pPr>
      <w:r w:rsidRPr="0C341212" w:rsidR="1B5D09F0">
        <w:rPr>
          <w:rFonts w:ascii="Arial" w:hAnsi="Arial" w:eastAsia="Arial" w:cs="Arial"/>
          <w:b w:val="1"/>
          <w:bCs w:val="1"/>
          <w:noProof w:val="0"/>
          <w:sz w:val="24"/>
          <w:szCs w:val="24"/>
          <w:lang w:val="pt-BR"/>
        </w:rPr>
        <w:t>Nome completo</w:t>
      </w:r>
    </w:p>
    <w:p w:rsidR="1B5D09F0" w:rsidP="0C341212" w:rsidRDefault="1B5D09F0" w14:paraId="011704BD" w14:textId="4A4AE071">
      <w:pPr>
        <w:pStyle w:val="ListParagraph"/>
        <w:numPr>
          <w:ilvl w:val="0"/>
          <w:numId w:val="28"/>
        </w:numPr>
        <w:spacing w:before="240" w:beforeAutospacing="off" w:after="240" w:afterAutospacing="off"/>
        <w:jc w:val="both"/>
        <w:rPr>
          <w:rFonts w:ascii="Arial" w:hAnsi="Arial" w:eastAsia="Arial" w:cs="Arial"/>
          <w:b w:val="1"/>
          <w:bCs w:val="1"/>
          <w:noProof w:val="0"/>
          <w:sz w:val="24"/>
          <w:szCs w:val="24"/>
          <w:lang w:val="pt-BR"/>
        </w:rPr>
      </w:pPr>
      <w:r w:rsidRPr="0C341212" w:rsidR="1B5D09F0">
        <w:rPr>
          <w:rFonts w:ascii="Arial" w:hAnsi="Arial" w:eastAsia="Arial" w:cs="Arial"/>
          <w:b w:val="1"/>
          <w:bCs w:val="1"/>
          <w:noProof w:val="0"/>
          <w:sz w:val="24"/>
          <w:szCs w:val="24"/>
          <w:lang w:val="pt-BR"/>
        </w:rPr>
        <w:t>CPF</w:t>
      </w:r>
    </w:p>
    <w:p w:rsidR="1B5D09F0" w:rsidP="0C341212" w:rsidRDefault="1B5D09F0" w14:paraId="40ED91A0" w14:textId="478980D9">
      <w:pPr>
        <w:pStyle w:val="ListParagraph"/>
        <w:numPr>
          <w:ilvl w:val="0"/>
          <w:numId w:val="28"/>
        </w:numPr>
        <w:spacing w:before="240" w:beforeAutospacing="off" w:after="240" w:afterAutospacing="off"/>
        <w:jc w:val="both"/>
        <w:rPr>
          <w:rFonts w:ascii="Arial" w:hAnsi="Arial" w:eastAsia="Arial" w:cs="Arial"/>
          <w:b w:val="1"/>
          <w:bCs w:val="1"/>
          <w:noProof w:val="0"/>
          <w:sz w:val="24"/>
          <w:szCs w:val="24"/>
          <w:lang w:val="pt-BR"/>
        </w:rPr>
      </w:pPr>
      <w:r w:rsidRPr="0C341212" w:rsidR="1B5D09F0">
        <w:rPr>
          <w:rFonts w:ascii="Arial" w:hAnsi="Arial" w:eastAsia="Arial" w:cs="Arial"/>
          <w:b w:val="1"/>
          <w:bCs w:val="1"/>
          <w:noProof w:val="0"/>
          <w:sz w:val="24"/>
          <w:szCs w:val="24"/>
          <w:lang w:val="pt-BR"/>
        </w:rPr>
        <w:t xml:space="preserve">E-mail </w:t>
      </w:r>
    </w:p>
    <w:p w:rsidR="4440DDAF" w:rsidP="0C341212" w:rsidRDefault="4440DDAF" w14:paraId="01DAD777" w14:textId="140EC0ED">
      <w:pPr>
        <w:pStyle w:val="ListParagraph"/>
        <w:numPr>
          <w:ilvl w:val="0"/>
          <w:numId w:val="28"/>
        </w:numPr>
        <w:spacing w:before="240" w:beforeAutospacing="off" w:after="240" w:afterAutospacing="off"/>
        <w:jc w:val="both"/>
        <w:rPr>
          <w:rFonts w:ascii="Arial" w:hAnsi="Arial" w:eastAsia="Arial" w:cs="Arial"/>
          <w:b w:val="1"/>
          <w:bCs w:val="1"/>
          <w:noProof w:val="0"/>
          <w:sz w:val="24"/>
          <w:szCs w:val="24"/>
          <w:lang w:val="pt-BR"/>
        </w:rPr>
      </w:pPr>
      <w:r w:rsidRPr="0C341212" w:rsidR="4440DDAF">
        <w:rPr>
          <w:rFonts w:ascii="Arial" w:hAnsi="Arial" w:eastAsia="Arial" w:cs="Arial"/>
          <w:b w:val="1"/>
          <w:bCs w:val="1"/>
          <w:noProof w:val="0"/>
          <w:sz w:val="24"/>
          <w:szCs w:val="24"/>
          <w:lang w:val="pt-BR"/>
        </w:rPr>
        <w:t>Sen</w:t>
      </w:r>
      <w:r w:rsidRPr="0C341212" w:rsidR="4440DDAF">
        <w:rPr>
          <w:rFonts w:ascii="Arial" w:hAnsi="Arial" w:eastAsia="Arial" w:cs="Arial"/>
          <w:b w:val="1"/>
          <w:bCs w:val="1"/>
          <w:noProof w:val="0"/>
          <w:sz w:val="24"/>
          <w:szCs w:val="24"/>
          <w:lang w:val="pt-BR"/>
        </w:rPr>
        <w:t>ha</w:t>
      </w:r>
    </w:p>
    <w:p w:rsidR="431E18F0" w:rsidP="0C341212" w:rsidRDefault="431E18F0" w14:paraId="3768394D" w14:textId="043F4763">
      <w:pPr>
        <w:pStyle w:val="ListParagraph"/>
        <w:numPr>
          <w:ilvl w:val="0"/>
          <w:numId w:val="28"/>
        </w:numPr>
        <w:spacing w:before="240" w:beforeAutospacing="off" w:after="240" w:afterAutospacing="off"/>
        <w:jc w:val="both"/>
        <w:rPr>
          <w:rFonts w:ascii="Arial" w:hAnsi="Arial" w:eastAsia="Arial" w:cs="Arial"/>
          <w:b w:val="1"/>
          <w:bCs w:val="1"/>
          <w:noProof w:val="0"/>
          <w:sz w:val="24"/>
          <w:szCs w:val="24"/>
          <w:lang w:val="pt-BR"/>
        </w:rPr>
      </w:pPr>
      <w:r w:rsidRPr="0C341212" w:rsidR="431E18F0">
        <w:rPr>
          <w:rFonts w:ascii="Arial" w:hAnsi="Arial" w:eastAsia="Arial" w:cs="Arial"/>
          <w:b w:val="1"/>
          <w:bCs w:val="1"/>
          <w:noProof w:val="0"/>
          <w:sz w:val="24"/>
          <w:szCs w:val="24"/>
          <w:lang w:val="pt-BR"/>
        </w:rPr>
        <w:t>Confirmar Senha</w:t>
      </w:r>
    </w:p>
    <w:p w:rsidR="1B5D09F0" w:rsidP="0C341212" w:rsidRDefault="1B5D09F0" w14:paraId="2E49CE02" w14:textId="1C6C2974">
      <w:pPr>
        <w:pStyle w:val="ListParagraph"/>
        <w:numPr>
          <w:ilvl w:val="0"/>
          <w:numId w:val="28"/>
        </w:numPr>
        <w:spacing w:before="240" w:beforeAutospacing="off" w:after="240" w:afterAutospacing="off"/>
        <w:jc w:val="both"/>
        <w:rPr>
          <w:rFonts w:ascii="Arial" w:hAnsi="Arial" w:eastAsia="Arial" w:cs="Arial"/>
          <w:b w:val="1"/>
          <w:bCs w:val="1"/>
          <w:noProof w:val="0"/>
          <w:sz w:val="24"/>
          <w:szCs w:val="24"/>
          <w:lang w:val="pt-BR"/>
        </w:rPr>
      </w:pPr>
      <w:r w:rsidRPr="0C341212" w:rsidR="1B5D09F0">
        <w:rPr>
          <w:rFonts w:ascii="Arial" w:hAnsi="Arial" w:eastAsia="Arial" w:cs="Arial"/>
          <w:b w:val="1"/>
          <w:bCs w:val="1"/>
          <w:noProof w:val="0"/>
          <w:sz w:val="24"/>
          <w:szCs w:val="24"/>
          <w:lang w:val="pt-BR"/>
        </w:rPr>
        <w:t>Telefone de contato</w:t>
      </w:r>
    </w:p>
    <w:p w:rsidR="220BF508" w:rsidP="0C341212" w:rsidRDefault="220BF508" w14:paraId="1E2B8F78" w14:textId="1C8E164D">
      <w:pPr>
        <w:pStyle w:val="ListParagraph"/>
        <w:numPr>
          <w:ilvl w:val="0"/>
          <w:numId w:val="28"/>
        </w:numPr>
        <w:spacing w:before="240" w:beforeAutospacing="off" w:after="240" w:afterAutospacing="off"/>
        <w:jc w:val="both"/>
        <w:rPr>
          <w:rFonts w:ascii="Arial" w:hAnsi="Arial" w:eastAsia="Arial" w:cs="Arial"/>
          <w:b w:val="1"/>
          <w:bCs w:val="1"/>
          <w:noProof w:val="0"/>
          <w:sz w:val="24"/>
          <w:szCs w:val="24"/>
          <w:lang w:val="pt-BR"/>
        </w:rPr>
      </w:pPr>
      <w:r w:rsidRPr="0C341212" w:rsidR="220BF508">
        <w:rPr>
          <w:rFonts w:ascii="Arial" w:hAnsi="Arial" w:eastAsia="Arial" w:cs="Arial"/>
          <w:b w:val="1"/>
          <w:bCs w:val="1"/>
          <w:noProof w:val="0"/>
          <w:sz w:val="24"/>
          <w:szCs w:val="24"/>
          <w:lang w:val="pt-BR"/>
        </w:rPr>
        <w:t>Cargo</w:t>
      </w:r>
    </w:p>
    <w:p w:rsidR="1B5D09F0" w:rsidP="0C341212" w:rsidRDefault="1B5D09F0" w14:paraId="31A604E2" w14:textId="77DE734C">
      <w:pPr>
        <w:pStyle w:val="Normal"/>
        <w:spacing w:before="240" w:beforeAutospacing="off" w:after="240" w:afterAutospacing="off"/>
        <w:ind w:left="0" w:hanging="0" w:firstLine="708"/>
        <w:jc w:val="both"/>
        <w:rPr>
          <w:rFonts w:ascii="Arial" w:hAnsi="Arial" w:eastAsia="Arial" w:cs="Arial"/>
          <w:noProof w:val="0"/>
          <w:sz w:val="24"/>
          <w:szCs w:val="24"/>
          <w:lang w:val="pt-BR"/>
        </w:rPr>
      </w:pPr>
      <w:r w:rsidRPr="0C341212" w:rsidR="1B5D09F0">
        <w:rPr>
          <w:rFonts w:ascii="Arial" w:hAnsi="Arial" w:eastAsia="Arial" w:cs="Arial"/>
          <w:noProof w:val="0"/>
          <w:sz w:val="24"/>
          <w:szCs w:val="24"/>
          <w:lang w:val="pt-BR"/>
        </w:rPr>
        <w:t xml:space="preserve">Após preencher o formulário, clique em </w:t>
      </w:r>
      <w:r w:rsidRPr="0C341212" w:rsidR="1B5D09F0">
        <w:rPr>
          <w:rFonts w:ascii="Arial" w:hAnsi="Arial" w:eastAsia="Arial" w:cs="Arial"/>
          <w:b w:val="1"/>
          <w:bCs w:val="1"/>
          <w:noProof w:val="0"/>
          <w:sz w:val="24"/>
          <w:szCs w:val="24"/>
          <w:lang w:val="pt-BR"/>
        </w:rPr>
        <w:t>“Salvar”</w:t>
      </w:r>
      <w:r w:rsidRPr="0C341212" w:rsidR="1B5D09F0">
        <w:rPr>
          <w:rFonts w:ascii="Arial" w:hAnsi="Arial" w:eastAsia="Arial" w:cs="Arial"/>
          <w:noProof w:val="0"/>
          <w:sz w:val="24"/>
          <w:szCs w:val="24"/>
          <w:lang w:val="pt-BR"/>
        </w:rPr>
        <w:t xml:space="preserve"> para concluir o processo. O funcionário será adicionado à tabela principal e poderá utilizar o sistema com o e-mail e senha cadastrados.</w:t>
      </w:r>
    </w:p>
    <w:p w:rsidR="1B5D09F0" w:rsidP="0C341212" w:rsidRDefault="1B5D09F0" w14:paraId="70FC38C4" w14:textId="71E30EFB">
      <w:pPr>
        <w:spacing w:before="240" w:beforeAutospacing="off" w:after="240" w:afterAutospacing="off"/>
        <w:jc w:val="both"/>
        <w:rPr>
          <w:rFonts w:ascii="Arial" w:hAnsi="Arial" w:eastAsia="Arial" w:cs="Arial"/>
          <w:noProof w:val="0"/>
          <w:sz w:val="24"/>
          <w:szCs w:val="24"/>
          <w:lang w:val="pt-BR"/>
        </w:rPr>
      </w:pPr>
      <w:r w:rsidRPr="0C341212" w:rsidR="1B5D09F0">
        <w:rPr>
          <w:rFonts w:ascii="Arial" w:hAnsi="Arial" w:eastAsia="Arial" w:cs="Arial"/>
          <w:b w:val="1"/>
          <w:bCs w:val="1"/>
          <w:noProof w:val="0"/>
          <w:sz w:val="24"/>
          <w:szCs w:val="24"/>
          <w:lang w:val="pt-BR"/>
        </w:rPr>
        <w:t>Dica:</w:t>
      </w:r>
      <w:r w:rsidRPr="0C341212" w:rsidR="1B5D09F0">
        <w:rPr>
          <w:rFonts w:ascii="Arial" w:hAnsi="Arial" w:eastAsia="Arial" w:cs="Arial"/>
          <w:noProof w:val="0"/>
          <w:sz w:val="24"/>
          <w:szCs w:val="24"/>
          <w:lang w:val="pt-BR"/>
        </w:rPr>
        <w:t xml:space="preserve"> Todos os funcionários cadastrados aqui poderão ser designados como vistoriadores durante o agendamento de vistorias.</w:t>
      </w:r>
    </w:p>
    <w:p w:rsidR="2141DD11" w:rsidP="0C341212" w:rsidRDefault="2141DD11" w14:paraId="6AA04532" w14:textId="4CBAF0D9">
      <w:pPr>
        <w:pStyle w:val="Heading2"/>
        <w:jc w:val="both"/>
        <w:rPr>
          <w:rFonts w:ascii="Arial" w:hAnsi="Arial" w:eastAsia="Arial" w:cs="Arial"/>
          <w:sz w:val="28"/>
          <w:szCs w:val="28"/>
        </w:rPr>
      </w:pPr>
      <w:bookmarkStart w:name="_Toc880059184" w:id="1929289869"/>
      <w:r w:rsidRPr="0C341212" w:rsidR="2141DD11">
        <w:rPr>
          <w:rFonts w:ascii="Arial" w:hAnsi="Arial" w:eastAsia="Arial" w:cs="Arial"/>
          <w:sz w:val="28"/>
          <w:szCs w:val="28"/>
        </w:rPr>
        <w:t>4.</w:t>
      </w:r>
      <w:r w:rsidRPr="0C341212" w:rsidR="2141DD11">
        <w:rPr>
          <w:rFonts w:ascii="Arial" w:hAnsi="Arial" w:eastAsia="Arial" w:cs="Arial"/>
          <w:sz w:val="28"/>
          <w:szCs w:val="28"/>
        </w:rPr>
        <w:t>3 Homepage Cliente</w:t>
      </w:r>
      <w:bookmarkEnd w:id="1929289869"/>
    </w:p>
    <w:p w:rsidR="1125831A" w:rsidP="0C341212" w:rsidRDefault="1125831A" w14:paraId="4CB22A86" w14:textId="2943AB8C">
      <w:pPr>
        <w:spacing w:line="360" w:lineRule="auto"/>
        <w:ind w:left="142" w:right="134" w:firstLine="0"/>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1125831A">
        <w:rPr>
          <w:rFonts w:ascii="Arial" w:hAnsi="Arial" w:eastAsia="Arial" w:cs="Arial"/>
          <w:b w:val="0"/>
          <w:bCs w:val="0"/>
          <w:i w:val="0"/>
          <w:iCs w:val="0"/>
          <w:caps w:val="0"/>
          <w:smallCaps w:val="0"/>
          <w:noProof w:val="0"/>
          <w:color w:val="000000" w:themeColor="text1" w:themeTint="FF" w:themeShade="FF"/>
          <w:sz w:val="24"/>
          <w:szCs w:val="24"/>
          <w:lang w:val="pt-PT"/>
        </w:rPr>
        <w:t>Figura 1</w:t>
      </w:r>
      <w:r w:rsidRPr="0C341212" w:rsidR="3ADE36F1">
        <w:rPr>
          <w:rFonts w:ascii="Arial" w:hAnsi="Arial" w:eastAsia="Arial" w:cs="Arial"/>
          <w:b w:val="0"/>
          <w:bCs w:val="0"/>
          <w:i w:val="0"/>
          <w:iCs w:val="0"/>
          <w:caps w:val="0"/>
          <w:smallCaps w:val="0"/>
          <w:noProof w:val="0"/>
          <w:color w:val="000000" w:themeColor="text1" w:themeTint="FF" w:themeShade="FF"/>
          <w:sz w:val="24"/>
          <w:szCs w:val="24"/>
          <w:lang w:val="pt-PT"/>
        </w:rPr>
        <w:t>3</w:t>
      </w:r>
      <w:r w:rsidRPr="0C341212" w:rsidR="1125831A">
        <w:rPr>
          <w:rFonts w:ascii="Arial" w:hAnsi="Arial" w:eastAsia="Arial" w:cs="Arial"/>
          <w:b w:val="0"/>
          <w:bCs w:val="0"/>
          <w:i w:val="0"/>
          <w:iCs w:val="0"/>
          <w:caps w:val="0"/>
          <w:smallCaps w:val="0"/>
          <w:noProof w:val="0"/>
          <w:color w:val="000000" w:themeColor="text1" w:themeTint="FF" w:themeShade="FF"/>
          <w:sz w:val="24"/>
          <w:szCs w:val="24"/>
          <w:lang w:val="pt-PT"/>
        </w:rPr>
        <w:t xml:space="preserve">: Homepage Cliente </w:t>
      </w:r>
    </w:p>
    <w:p w:rsidR="1125831A" w:rsidP="0C341212" w:rsidRDefault="1125831A" w14:paraId="7BEA9752" w14:textId="3997A903">
      <w:pPr>
        <w:jc w:val="center"/>
        <w:rPr>
          <w:rFonts w:ascii="Arial" w:hAnsi="Arial" w:eastAsia="Arial" w:cs="Arial"/>
        </w:rPr>
      </w:pPr>
      <w:r w:rsidR="1125831A">
        <w:drawing>
          <wp:inline wp14:editId="2A08829B" wp14:anchorId="50B64B96">
            <wp:extent cx="4491422" cy="3041613"/>
            <wp:effectExtent l="0" t="0" r="0" b="0"/>
            <wp:docPr id="475843162" name="" title=""/>
            <wp:cNvGraphicFramePr>
              <a:graphicFrameLocks noChangeAspect="1"/>
            </wp:cNvGraphicFramePr>
            <a:graphic>
              <a:graphicData uri="http://schemas.openxmlformats.org/drawingml/2006/picture">
                <pic:pic>
                  <pic:nvPicPr>
                    <pic:cNvPr id="0" name=""/>
                    <pic:cNvPicPr/>
                  </pic:nvPicPr>
                  <pic:blipFill>
                    <a:blip r:embed="R72029b6661ec4864">
                      <a:extLst>
                        <a:ext xmlns:a="http://schemas.openxmlformats.org/drawingml/2006/main" uri="{28A0092B-C50C-407E-A947-70E740481C1C}">
                          <a14:useLocalDpi val="0"/>
                        </a:ext>
                      </a:extLst>
                    </a:blip>
                    <a:stretch>
                      <a:fillRect/>
                    </a:stretch>
                  </pic:blipFill>
                  <pic:spPr>
                    <a:xfrm>
                      <a:off x="0" y="0"/>
                      <a:ext cx="4491422" cy="3041613"/>
                    </a:xfrm>
                    <a:prstGeom prst="rect">
                      <a:avLst/>
                    </a:prstGeom>
                  </pic:spPr>
                </pic:pic>
              </a:graphicData>
            </a:graphic>
          </wp:inline>
        </w:drawing>
      </w:r>
    </w:p>
    <w:p w:rsidR="1125831A" w:rsidP="0C341212" w:rsidRDefault="1125831A" w14:paraId="7591706C" w14:textId="31E2522B">
      <w:pPr>
        <w:jc w:val="center"/>
        <w:rPr>
          <w:rFonts w:ascii="Arial" w:hAnsi="Arial" w:eastAsia="Arial" w:cs="Arial"/>
          <w:sz w:val="24"/>
          <w:szCs w:val="24"/>
        </w:rPr>
      </w:pPr>
      <w:r w:rsidRPr="0C341212" w:rsidR="1125831A">
        <w:rPr>
          <w:rFonts w:ascii="Arial" w:hAnsi="Arial" w:eastAsia="Arial" w:cs="Arial"/>
          <w:sz w:val="20"/>
          <w:szCs w:val="20"/>
        </w:rPr>
        <w:t>Fonte: Autoria Própria.</w:t>
      </w:r>
    </w:p>
    <w:p w:rsidR="6CC572BF" w:rsidP="0C341212" w:rsidRDefault="6CC572BF" w14:paraId="3028247C" w14:textId="00732A1C">
      <w:pPr>
        <w:spacing w:before="240" w:beforeAutospacing="off" w:after="240" w:afterAutospacing="off"/>
        <w:ind w:firstLine="708"/>
        <w:jc w:val="both"/>
        <w:rPr>
          <w:rFonts w:ascii="Arial" w:hAnsi="Arial" w:eastAsia="Arial" w:cs="Arial"/>
          <w:noProof w:val="0"/>
          <w:sz w:val="24"/>
          <w:szCs w:val="24"/>
          <w:lang w:val="pt-BR"/>
        </w:rPr>
      </w:pPr>
      <w:r w:rsidRPr="0C341212" w:rsidR="6CC572BF">
        <w:rPr>
          <w:rFonts w:ascii="Arial" w:hAnsi="Arial" w:eastAsia="Arial" w:cs="Arial"/>
          <w:noProof w:val="0"/>
          <w:sz w:val="24"/>
          <w:szCs w:val="24"/>
          <w:lang w:val="pt-BR"/>
        </w:rPr>
        <w:t>Após realizar o login com seu e-mail, o cliente será redirecionado para a página principal do sistema. Nela, ele poderá:</w:t>
      </w:r>
    </w:p>
    <w:p w:rsidR="3FBA161D" w:rsidP="0C341212" w:rsidRDefault="3FBA161D" w14:paraId="10C3422A" w14:textId="5679EB73">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3FBA161D">
        <w:rPr>
          <w:rFonts w:ascii="Arial" w:hAnsi="Arial" w:eastAsia="Arial" w:cs="Arial"/>
          <w:b w:val="1"/>
          <w:bCs w:val="1"/>
          <w:noProof w:val="0"/>
          <w:sz w:val="24"/>
          <w:szCs w:val="24"/>
          <w:lang w:val="pt-BR"/>
        </w:rPr>
        <w:t>Home</w:t>
      </w:r>
      <w:r w:rsidRPr="0C341212" w:rsidR="3FBA161D">
        <w:rPr>
          <w:rFonts w:ascii="Arial" w:hAnsi="Arial" w:eastAsia="Arial" w:cs="Arial"/>
          <w:noProof w:val="0"/>
          <w:sz w:val="24"/>
          <w:szCs w:val="24"/>
          <w:lang w:val="pt-BR"/>
        </w:rPr>
        <w:t xml:space="preserve"> – Retorna para a página inicial.</w:t>
      </w:r>
    </w:p>
    <w:p w:rsidR="6CC572BF" w:rsidP="0C341212" w:rsidRDefault="6CC572BF" w14:paraId="5953338E" w14:textId="1B58773B">
      <w:pPr>
        <w:pStyle w:val="ListParagraph"/>
        <w:numPr>
          <w:ilvl w:val="0"/>
          <w:numId w:val="7"/>
        </w:numPr>
        <w:spacing w:before="240" w:beforeAutospacing="off" w:after="240" w:afterAutospacing="off"/>
        <w:jc w:val="both"/>
        <w:rPr>
          <w:rFonts w:ascii="Arial" w:hAnsi="Arial" w:eastAsia="Arial" w:cs="Arial"/>
          <w:noProof w:val="0"/>
          <w:sz w:val="24"/>
          <w:szCs w:val="24"/>
          <w:lang w:val="pt-BR"/>
        </w:rPr>
      </w:pPr>
      <w:r w:rsidRPr="0C341212" w:rsidR="6CC572BF">
        <w:rPr>
          <w:rFonts w:ascii="Arial" w:hAnsi="Arial" w:eastAsia="Arial" w:cs="Arial"/>
          <w:b w:val="1"/>
          <w:bCs w:val="1"/>
          <w:noProof w:val="0"/>
          <w:sz w:val="24"/>
          <w:szCs w:val="24"/>
          <w:lang w:val="pt-BR"/>
        </w:rPr>
        <w:t xml:space="preserve">Agendar uma nova </w:t>
      </w:r>
      <w:r w:rsidRPr="0C341212" w:rsidR="6CC572BF">
        <w:rPr>
          <w:rFonts w:ascii="Arial" w:hAnsi="Arial" w:eastAsia="Arial" w:cs="Arial"/>
          <w:b w:val="1"/>
          <w:bCs w:val="1"/>
          <w:noProof w:val="0"/>
          <w:sz w:val="24"/>
          <w:szCs w:val="24"/>
          <w:lang w:val="pt-BR"/>
        </w:rPr>
        <w:t>vistoria</w:t>
      </w:r>
      <w:r w:rsidRPr="0C341212" w:rsidR="03F02304">
        <w:rPr>
          <w:rFonts w:ascii="Arial" w:hAnsi="Arial" w:eastAsia="Arial" w:cs="Arial"/>
          <w:b w:val="1"/>
          <w:bCs w:val="1"/>
          <w:noProof w:val="0"/>
          <w:sz w:val="24"/>
          <w:szCs w:val="24"/>
          <w:lang w:val="pt-BR"/>
        </w:rPr>
        <w:t xml:space="preserve"> </w:t>
      </w:r>
      <w:r w:rsidRPr="0C341212" w:rsidR="4DFAB171">
        <w:rPr>
          <w:rFonts w:ascii="Arial" w:hAnsi="Arial" w:eastAsia="Arial" w:cs="Arial"/>
          <w:noProof w:val="0"/>
          <w:sz w:val="24"/>
          <w:szCs w:val="24"/>
          <w:lang w:val="pt-BR"/>
        </w:rPr>
        <w:t>–</w:t>
      </w:r>
      <w:r w:rsidRPr="0C341212" w:rsidR="4DFAB171">
        <w:rPr>
          <w:rFonts w:ascii="Arial" w:hAnsi="Arial" w:eastAsia="Arial" w:cs="Arial"/>
          <w:noProof w:val="0"/>
          <w:sz w:val="24"/>
          <w:szCs w:val="24"/>
          <w:lang w:val="pt-BR"/>
        </w:rPr>
        <w:t xml:space="preserve"> </w:t>
      </w:r>
      <w:r w:rsidRPr="0C341212" w:rsidR="6CC572BF">
        <w:rPr>
          <w:rFonts w:ascii="Arial" w:hAnsi="Arial" w:eastAsia="Arial" w:cs="Arial"/>
          <w:noProof w:val="0"/>
          <w:sz w:val="24"/>
          <w:szCs w:val="24"/>
          <w:lang w:val="pt-BR"/>
        </w:rPr>
        <w:t>escolhendo data e imóvel desejado;</w:t>
      </w:r>
    </w:p>
    <w:p w:rsidR="6CC572BF" w:rsidP="0C341212" w:rsidRDefault="6CC572BF" w14:paraId="1ABB5AB7" w14:textId="122DD38C">
      <w:pPr>
        <w:pStyle w:val="ListParagraph"/>
        <w:numPr>
          <w:ilvl w:val="0"/>
          <w:numId w:val="7"/>
        </w:numPr>
        <w:spacing w:before="240" w:beforeAutospacing="off" w:after="240" w:afterAutospacing="off"/>
        <w:jc w:val="both"/>
        <w:rPr>
          <w:rFonts w:ascii="Arial" w:hAnsi="Arial" w:eastAsia="Arial" w:cs="Arial"/>
          <w:noProof w:val="0"/>
          <w:sz w:val="24"/>
          <w:szCs w:val="24"/>
          <w:lang w:val="pt-BR"/>
        </w:rPr>
      </w:pPr>
      <w:r w:rsidRPr="0C341212" w:rsidR="6CC572BF">
        <w:rPr>
          <w:rFonts w:ascii="Arial" w:hAnsi="Arial" w:eastAsia="Arial" w:cs="Arial"/>
          <w:b w:val="1"/>
          <w:bCs w:val="1"/>
          <w:noProof w:val="0"/>
          <w:sz w:val="24"/>
          <w:szCs w:val="24"/>
          <w:lang w:val="pt-BR"/>
        </w:rPr>
        <w:t>Validar uma vistoria concluída</w:t>
      </w:r>
      <w:r w:rsidRPr="0C341212" w:rsidR="552470F7">
        <w:rPr>
          <w:rFonts w:ascii="Arial" w:hAnsi="Arial" w:eastAsia="Arial" w:cs="Arial"/>
          <w:b w:val="1"/>
          <w:bCs w:val="1"/>
          <w:noProof w:val="0"/>
          <w:sz w:val="24"/>
          <w:szCs w:val="24"/>
          <w:lang w:val="pt-BR"/>
        </w:rPr>
        <w:t xml:space="preserve"> </w:t>
      </w:r>
      <w:r w:rsidRPr="0C341212" w:rsidR="552470F7">
        <w:rPr>
          <w:rFonts w:ascii="Arial" w:hAnsi="Arial" w:eastAsia="Arial" w:cs="Arial"/>
          <w:noProof w:val="0"/>
          <w:sz w:val="24"/>
          <w:szCs w:val="24"/>
          <w:lang w:val="pt-BR"/>
        </w:rPr>
        <w:t>–</w:t>
      </w:r>
      <w:r w:rsidRPr="0C341212" w:rsidR="6CC572BF">
        <w:rPr>
          <w:rFonts w:ascii="Arial" w:hAnsi="Arial" w:eastAsia="Arial" w:cs="Arial"/>
          <w:noProof w:val="0"/>
          <w:sz w:val="24"/>
          <w:szCs w:val="24"/>
          <w:lang w:val="pt-BR"/>
        </w:rPr>
        <w:t xml:space="preserve"> revisando as informações e confirmando a vistoria realizada</w:t>
      </w:r>
      <w:r w:rsidRPr="0C341212" w:rsidR="2C6220F1">
        <w:rPr>
          <w:rFonts w:ascii="Arial" w:hAnsi="Arial" w:eastAsia="Arial" w:cs="Arial"/>
          <w:noProof w:val="0"/>
          <w:sz w:val="24"/>
          <w:szCs w:val="24"/>
          <w:lang w:val="pt-BR"/>
        </w:rPr>
        <w:t>.</w:t>
      </w:r>
    </w:p>
    <w:p w:rsidR="10BAC2DA" w:rsidP="0C341212" w:rsidRDefault="10BAC2DA" w14:paraId="641AC238" w14:textId="21ABE3DC">
      <w:pPr>
        <w:pStyle w:val="Heading3"/>
        <w:jc w:val="both"/>
        <w:rPr>
          <w:rFonts w:ascii="Arial" w:hAnsi="Arial" w:eastAsia="Arial" w:cs="Arial"/>
          <w:noProof w:val="0"/>
          <w:sz w:val="28"/>
          <w:szCs w:val="28"/>
          <w:lang w:val="pt-BR"/>
        </w:rPr>
      </w:pPr>
      <w:bookmarkStart w:name="_Toc1644189257" w:id="2041966802"/>
      <w:r w:rsidRPr="0C341212" w:rsidR="10BAC2DA">
        <w:rPr>
          <w:rFonts w:ascii="Arial" w:hAnsi="Arial" w:eastAsia="Arial" w:cs="Arial"/>
          <w:noProof w:val="0"/>
          <w:lang w:val="pt-BR"/>
        </w:rPr>
        <w:t>4.</w:t>
      </w:r>
      <w:r w:rsidRPr="0C341212" w:rsidR="10BAC2DA">
        <w:rPr>
          <w:rFonts w:ascii="Arial" w:hAnsi="Arial" w:eastAsia="Arial" w:cs="Arial"/>
          <w:noProof w:val="0"/>
          <w:lang w:val="pt-BR"/>
        </w:rPr>
        <w:t>3.1</w:t>
      </w:r>
      <w:r w:rsidRPr="0C341212" w:rsidR="10BAC2DA">
        <w:rPr>
          <w:rFonts w:ascii="Arial" w:hAnsi="Arial" w:eastAsia="Arial" w:cs="Arial"/>
          <w:noProof w:val="0"/>
          <w:lang w:val="pt-BR"/>
        </w:rPr>
        <w:t xml:space="preserve"> </w:t>
      </w:r>
      <w:r w:rsidRPr="0C341212" w:rsidR="10BAC2DA">
        <w:rPr>
          <w:rFonts w:ascii="Arial" w:hAnsi="Arial" w:eastAsia="Arial" w:cs="Arial"/>
          <w:noProof w:val="0"/>
          <w:lang w:val="pt-BR"/>
        </w:rPr>
        <w:t>Agendar</w:t>
      </w:r>
      <w:r w:rsidRPr="0C341212" w:rsidR="10BAC2DA">
        <w:rPr>
          <w:rFonts w:ascii="Arial" w:hAnsi="Arial" w:eastAsia="Arial" w:cs="Arial"/>
          <w:noProof w:val="0"/>
          <w:lang w:val="pt-BR"/>
        </w:rPr>
        <w:t xml:space="preserve"> Vistoria</w:t>
      </w:r>
      <w:bookmarkEnd w:id="2041966802"/>
    </w:p>
    <w:p w:rsidR="5B3A7D6C" w:rsidP="0C341212" w:rsidRDefault="5B3A7D6C" w14:paraId="4267F688" w14:textId="4EF057A8">
      <w:pPr>
        <w:spacing w:before="240" w:beforeAutospacing="off" w:after="240" w:afterAutospacing="off"/>
        <w:ind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5B3A7D6C">
        <w:rPr>
          <w:rFonts w:ascii="Arial" w:hAnsi="Arial" w:eastAsia="Arial" w:cs="Arial"/>
          <w:b w:val="0"/>
          <w:bCs w:val="0"/>
          <w:i w:val="0"/>
          <w:iCs w:val="0"/>
          <w:caps w:val="0"/>
          <w:smallCaps w:val="0"/>
          <w:noProof w:val="0"/>
          <w:color w:val="000000" w:themeColor="text1" w:themeTint="FF" w:themeShade="FF"/>
          <w:sz w:val="24"/>
          <w:szCs w:val="24"/>
          <w:lang w:val="pt-PT"/>
        </w:rPr>
        <w:t>Figura 1</w:t>
      </w:r>
      <w:r w:rsidRPr="0C341212" w:rsidR="7589457C">
        <w:rPr>
          <w:rFonts w:ascii="Arial" w:hAnsi="Arial" w:eastAsia="Arial" w:cs="Arial"/>
          <w:b w:val="0"/>
          <w:bCs w:val="0"/>
          <w:i w:val="0"/>
          <w:iCs w:val="0"/>
          <w:caps w:val="0"/>
          <w:smallCaps w:val="0"/>
          <w:noProof w:val="0"/>
          <w:color w:val="000000" w:themeColor="text1" w:themeTint="FF" w:themeShade="FF"/>
          <w:sz w:val="24"/>
          <w:szCs w:val="24"/>
          <w:lang w:val="pt-PT"/>
        </w:rPr>
        <w:t>4</w:t>
      </w:r>
      <w:r w:rsidRPr="0C341212" w:rsidR="5B3A7D6C">
        <w:rPr>
          <w:rFonts w:ascii="Arial" w:hAnsi="Arial" w:eastAsia="Arial" w:cs="Arial"/>
          <w:b w:val="0"/>
          <w:bCs w:val="0"/>
          <w:i w:val="0"/>
          <w:iCs w:val="0"/>
          <w:caps w:val="0"/>
          <w:smallCaps w:val="0"/>
          <w:noProof w:val="0"/>
          <w:color w:val="000000" w:themeColor="text1" w:themeTint="FF" w:themeShade="FF"/>
          <w:sz w:val="24"/>
          <w:szCs w:val="24"/>
          <w:lang w:val="pt-PT"/>
        </w:rPr>
        <w:t>: Página de Agendar uma Vistoria</w:t>
      </w:r>
    </w:p>
    <w:p w:rsidR="3EA2F211" w:rsidP="0C341212" w:rsidRDefault="3EA2F211" w14:paraId="2666CD1A" w14:textId="2827587B">
      <w:pPr>
        <w:jc w:val="center"/>
        <w:rPr>
          <w:rFonts w:ascii="Arial" w:hAnsi="Arial" w:eastAsia="Arial" w:cs="Arial"/>
        </w:rPr>
      </w:pPr>
      <w:r w:rsidR="3EA2F211">
        <w:drawing>
          <wp:inline wp14:editId="40E2A655" wp14:anchorId="3AABEFEB">
            <wp:extent cx="4321912" cy="3430204"/>
            <wp:effectExtent l="0" t="0" r="0" b="0"/>
            <wp:docPr id="760936947" name="" title=""/>
            <wp:cNvGraphicFramePr>
              <a:graphicFrameLocks noChangeAspect="1"/>
            </wp:cNvGraphicFramePr>
            <a:graphic>
              <a:graphicData uri="http://schemas.openxmlformats.org/drawingml/2006/picture">
                <pic:pic>
                  <pic:nvPicPr>
                    <pic:cNvPr id="0" name=""/>
                    <pic:cNvPicPr/>
                  </pic:nvPicPr>
                  <pic:blipFill>
                    <a:blip r:embed="Rd66dcd45ca7a4f5f">
                      <a:extLst>
                        <a:ext xmlns:a="http://schemas.openxmlformats.org/drawingml/2006/main" uri="{28A0092B-C50C-407E-A947-70E740481C1C}">
                          <a14:useLocalDpi val="0"/>
                        </a:ext>
                      </a:extLst>
                    </a:blip>
                    <a:stretch>
                      <a:fillRect/>
                    </a:stretch>
                  </pic:blipFill>
                  <pic:spPr>
                    <a:xfrm>
                      <a:off x="0" y="0"/>
                      <a:ext cx="4321912" cy="3430204"/>
                    </a:xfrm>
                    <a:prstGeom prst="rect">
                      <a:avLst/>
                    </a:prstGeom>
                  </pic:spPr>
                </pic:pic>
              </a:graphicData>
            </a:graphic>
          </wp:inline>
        </w:drawing>
      </w:r>
    </w:p>
    <w:p w:rsidR="7AEDF122" w:rsidP="0C341212" w:rsidRDefault="7AEDF122" w14:paraId="7445593E" w14:textId="2DD13421">
      <w:pPr>
        <w:jc w:val="center"/>
        <w:rPr>
          <w:rFonts w:ascii="Arial" w:hAnsi="Arial" w:eastAsia="Arial" w:cs="Arial"/>
          <w:sz w:val="24"/>
          <w:szCs w:val="24"/>
        </w:rPr>
      </w:pPr>
      <w:r w:rsidRPr="0C341212" w:rsidR="7AEDF122">
        <w:rPr>
          <w:rFonts w:ascii="Arial" w:hAnsi="Arial" w:eastAsia="Arial" w:cs="Arial"/>
          <w:sz w:val="20"/>
          <w:szCs w:val="20"/>
        </w:rPr>
        <w:t>Fonte: Autoria Própria.</w:t>
      </w:r>
    </w:p>
    <w:p w:rsidR="046285A5" w:rsidP="0C341212" w:rsidRDefault="046285A5" w14:paraId="66BA3464" w14:textId="72EACCDA">
      <w:pPr>
        <w:pStyle w:val="Normal"/>
        <w:jc w:val="both"/>
        <w:rPr>
          <w:rFonts w:ascii="Arial" w:hAnsi="Arial" w:eastAsia="Arial" w:cs="Arial"/>
          <w:b w:val="1"/>
          <w:bCs w:val="1"/>
          <w:noProof w:val="0"/>
          <w:sz w:val="24"/>
          <w:szCs w:val="24"/>
          <w:lang w:val="pt-BR"/>
        </w:rPr>
      </w:pPr>
      <w:r w:rsidRPr="0C341212" w:rsidR="046285A5">
        <w:rPr>
          <w:rFonts w:ascii="Arial" w:hAnsi="Arial" w:eastAsia="Arial" w:cs="Arial"/>
          <w:b w:val="1"/>
          <w:bCs w:val="1"/>
          <w:noProof w:val="0"/>
          <w:lang w:val="pt-BR"/>
        </w:rPr>
        <w:t>Campos do Formulário</w:t>
      </w:r>
    </w:p>
    <w:p w:rsidR="2E7AD7D0" w:rsidP="0C341212" w:rsidRDefault="2E7AD7D0" w14:paraId="2A0FAB0A" w14:textId="7F5D0A91">
      <w:pPr>
        <w:pStyle w:val="Heading4"/>
        <w:numPr>
          <w:ilvl w:val="0"/>
          <w:numId w:val="9"/>
        </w:numPr>
        <w:jc w:val="both"/>
        <w:rPr>
          <w:rFonts w:ascii="Arial" w:hAnsi="Arial" w:eastAsia="Arial" w:cs="Arial"/>
          <w:b w:val="1"/>
          <w:bCs w:val="1"/>
          <w:i w:val="0"/>
          <w:iCs w:val="0"/>
          <w:noProof w:val="0"/>
          <w:sz w:val="24"/>
          <w:szCs w:val="24"/>
          <w:lang w:val="pt-BR"/>
        </w:rPr>
      </w:pPr>
      <w:bookmarkStart w:name="_Toc808933975" w:id="1865386061"/>
      <w:r w:rsidRPr="0C341212" w:rsidR="2E7AD7D0">
        <w:rPr>
          <w:rFonts w:ascii="Arial" w:hAnsi="Arial" w:eastAsia="Arial" w:cs="Arial"/>
          <w:b w:val="1"/>
          <w:bCs w:val="1"/>
          <w:i w:val="0"/>
          <w:iCs w:val="0"/>
          <w:noProof w:val="0"/>
          <w:color w:val="000000" w:themeColor="text1" w:themeTint="FF" w:themeShade="FF"/>
          <w:sz w:val="24"/>
          <w:szCs w:val="24"/>
          <w:lang w:val="pt-BR"/>
        </w:rPr>
        <w:t>Selecione o Imóvel:</w:t>
      </w:r>
      <w:bookmarkEnd w:id="1865386061"/>
    </w:p>
    <w:p w:rsidR="2E7AD7D0" w:rsidP="0C341212" w:rsidRDefault="2E7AD7D0" w14:paraId="62A7010D" w14:textId="2A45F89F">
      <w:pPr>
        <w:pStyle w:val="Normal"/>
        <w:spacing w:before="240" w:beforeAutospacing="off" w:after="240" w:afterAutospacing="off"/>
        <w:ind w:left="0" w:firstLine="708"/>
        <w:jc w:val="both"/>
        <w:rPr>
          <w:rFonts w:ascii="Arial" w:hAnsi="Arial" w:eastAsia="Arial" w:cs="Arial"/>
          <w:noProof w:val="0"/>
          <w:sz w:val="24"/>
          <w:szCs w:val="24"/>
          <w:lang w:val="pt-BR"/>
        </w:rPr>
      </w:pPr>
      <w:r w:rsidRPr="0C341212" w:rsidR="2E7AD7D0">
        <w:rPr>
          <w:rFonts w:ascii="Arial" w:hAnsi="Arial" w:eastAsia="Arial" w:cs="Arial"/>
          <w:noProof w:val="0"/>
          <w:sz w:val="24"/>
          <w:szCs w:val="24"/>
          <w:lang w:val="pt-BR"/>
        </w:rPr>
        <w:t xml:space="preserve">Um menu suspenso onde o usuário escolhe o imóvel para o qual deseja agendar a </w:t>
      </w:r>
      <w:r w:rsidRPr="0C341212" w:rsidR="1ACB3AD1">
        <w:rPr>
          <w:rFonts w:ascii="Arial" w:hAnsi="Arial" w:eastAsia="Arial" w:cs="Arial"/>
          <w:noProof w:val="0"/>
          <w:sz w:val="24"/>
          <w:szCs w:val="24"/>
          <w:lang w:val="pt-BR"/>
        </w:rPr>
        <w:t>vistoria. Se</w:t>
      </w:r>
      <w:r w:rsidRPr="0C341212" w:rsidR="2E7AD7D0">
        <w:rPr>
          <w:rFonts w:ascii="Arial" w:hAnsi="Arial" w:eastAsia="Arial" w:cs="Arial"/>
          <w:noProof w:val="0"/>
          <w:sz w:val="24"/>
          <w:szCs w:val="24"/>
          <w:lang w:val="pt-BR"/>
        </w:rPr>
        <w:t xml:space="preserve"> não houver imóveis cadastrados, o campo estará vazio.</w:t>
      </w:r>
    </w:p>
    <w:p w:rsidR="2E7AD7D0" w:rsidP="0C341212" w:rsidRDefault="2E7AD7D0" w14:paraId="281F1E0D" w14:textId="385BE5BD">
      <w:pPr>
        <w:pStyle w:val="Heading4"/>
        <w:numPr>
          <w:ilvl w:val="0"/>
          <w:numId w:val="9"/>
        </w:numPr>
        <w:spacing w:before="319" w:beforeAutospacing="off" w:after="319" w:afterAutospacing="off"/>
        <w:jc w:val="both"/>
        <w:rPr>
          <w:rFonts w:ascii="Arial" w:hAnsi="Arial" w:eastAsia="Arial" w:cs="Arial"/>
          <w:b w:val="1"/>
          <w:bCs w:val="1"/>
          <w:i w:val="0"/>
          <w:iCs w:val="0"/>
          <w:noProof w:val="0"/>
          <w:color w:val="000000" w:themeColor="text1" w:themeTint="FF" w:themeShade="FF"/>
          <w:sz w:val="24"/>
          <w:szCs w:val="24"/>
          <w:lang w:val="pt-BR"/>
        </w:rPr>
      </w:pPr>
      <w:bookmarkStart w:name="_Toc650057972" w:id="952151011"/>
      <w:r w:rsidRPr="0C341212" w:rsidR="2E7AD7D0">
        <w:rPr>
          <w:rFonts w:ascii="Arial" w:hAnsi="Arial" w:eastAsia="Arial" w:cs="Arial"/>
          <w:b w:val="1"/>
          <w:bCs w:val="1"/>
          <w:i w:val="0"/>
          <w:iCs w:val="0"/>
          <w:noProof w:val="0"/>
          <w:color w:val="000000" w:themeColor="text1" w:themeTint="FF" w:themeShade="FF"/>
          <w:sz w:val="24"/>
          <w:szCs w:val="24"/>
          <w:lang w:val="pt-BR"/>
        </w:rPr>
        <w:t>Data Desejada:</w:t>
      </w:r>
      <w:bookmarkEnd w:id="952151011"/>
    </w:p>
    <w:p w:rsidR="2E7AD7D0" w:rsidP="0C341212" w:rsidRDefault="2E7AD7D0" w14:paraId="4075E8E7" w14:textId="62C49DC1">
      <w:pPr>
        <w:pStyle w:val="Normal"/>
        <w:spacing w:before="240" w:beforeAutospacing="off" w:after="240" w:afterAutospacing="off"/>
        <w:ind w:left="0" w:firstLine="708"/>
        <w:jc w:val="both"/>
        <w:rPr>
          <w:rFonts w:ascii="Arial" w:hAnsi="Arial" w:eastAsia="Arial" w:cs="Arial"/>
          <w:noProof w:val="0"/>
          <w:sz w:val="24"/>
          <w:szCs w:val="24"/>
          <w:lang w:val="pt-BR"/>
        </w:rPr>
      </w:pPr>
      <w:r w:rsidRPr="0C341212" w:rsidR="2E7AD7D0">
        <w:rPr>
          <w:rFonts w:ascii="Arial" w:hAnsi="Arial" w:eastAsia="Arial" w:cs="Arial"/>
          <w:noProof w:val="0"/>
          <w:sz w:val="24"/>
          <w:szCs w:val="24"/>
          <w:lang w:val="pt-BR"/>
        </w:rPr>
        <w:t>Campo para digitar ou selecionar a data da vistoria.</w:t>
      </w:r>
    </w:p>
    <w:p w:rsidR="2E7AD7D0" w:rsidP="0C341212" w:rsidRDefault="2E7AD7D0" w14:paraId="27BC6509" w14:textId="46D9D97B">
      <w:pPr>
        <w:pStyle w:val="Heading4"/>
        <w:numPr>
          <w:ilvl w:val="0"/>
          <w:numId w:val="10"/>
        </w:numPr>
        <w:spacing w:before="240" w:beforeAutospacing="off" w:after="240" w:afterAutospacing="off"/>
        <w:jc w:val="both"/>
        <w:rPr>
          <w:rFonts w:ascii="Arial" w:hAnsi="Arial" w:eastAsia="Arial" w:cs="Arial"/>
          <w:b w:val="1"/>
          <w:bCs w:val="1"/>
          <w:noProof w:val="0"/>
          <w:color w:val="000000" w:themeColor="text1" w:themeTint="FF" w:themeShade="FF"/>
          <w:sz w:val="24"/>
          <w:szCs w:val="24"/>
          <w:lang w:val="pt-BR"/>
        </w:rPr>
      </w:pPr>
      <w:bookmarkStart w:name="_Toc1100889024" w:id="2022927107"/>
      <w:r w:rsidRPr="0C341212" w:rsidR="2E7AD7D0">
        <w:rPr>
          <w:rFonts w:ascii="Arial" w:hAnsi="Arial" w:eastAsia="Arial" w:cs="Arial"/>
          <w:b w:val="1"/>
          <w:bCs w:val="1"/>
          <w:i w:val="0"/>
          <w:iCs w:val="0"/>
          <w:noProof w:val="0"/>
          <w:color w:val="000000" w:themeColor="text1" w:themeTint="FF" w:themeShade="FF"/>
          <w:sz w:val="24"/>
          <w:szCs w:val="24"/>
          <w:lang w:val="pt-BR"/>
        </w:rPr>
        <w:t>Hora Desejada:</w:t>
      </w:r>
      <w:bookmarkEnd w:id="2022927107"/>
    </w:p>
    <w:p w:rsidR="2E7AD7D0" w:rsidP="0C341212" w:rsidRDefault="2E7AD7D0" w14:paraId="13A847AE" w14:textId="54E8AC8E">
      <w:pPr>
        <w:pStyle w:val="ListParagraph"/>
        <w:spacing w:before="240" w:beforeAutospacing="off" w:after="240" w:afterAutospacing="off"/>
        <w:ind w:left="720"/>
        <w:jc w:val="both"/>
        <w:rPr>
          <w:rFonts w:ascii="Arial" w:hAnsi="Arial" w:eastAsia="Arial" w:cs="Arial"/>
          <w:noProof w:val="0"/>
          <w:sz w:val="24"/>
          <w:szCs w:val="24"/>
          <w:lang w:val="pt-BR"/>
        </w:rPr>
      </w:pPr>
      <w:r w:rsidRPr="0C341212" w:rsidR="2E7AD7D0">
        <w:rPr>
          <w:rFonts w:ascii="Arial" w:hAnsi="Arial" w:eastAsia="Arial" w:cs="Arial"/>
          <w:noProof w:val="0"/>
          <w:sz w:val="24"/>
          <w:szCs w:val="24"/>
          <w:lang w:val="pt-BR"/>
        </w:rPr>
        <w:t>Campo para definir o horário da vistoria.</w:t>
      </w:r>
    </w:p>
    <w:p w:rsidR="44898785" w:rsidP="0C341212" w:rsidRDefault="44898785" w14:paraId="33655D36" w14:textId="394CA335">
      <w:pPr>
        <w:pStyle w:val="Heading3"/>
        <w:rPr>
          <w:rFonts w:ascii="Arial" w:hAnsi="Arial" w:eastAsia="Arial" w:cs="Arial"/>
          <w:noProof w:val="0"/>
          <w:sz w:val="28"/>
          <w:szCs w:val="28"/>
          <w:lang w:val="pt-BR"/>
        </w:rPr>
      </w:pPr>
      <w:bookmarkStart w:name="_Toc1058342924" w:id="733418201"/>
      <w:r w:rsidRPr="0C341212" w:rsidR="44898785">
        <w:rPr>
          <w:rFonts w:ascii="Arial" w:hAnsi="Arial" w:eastAsia="Arial" w:cs="Arial"/>
          <w:noProof w:val="0"/>
          <w:lang w:val="pt-BR"/>
        </w:rPr>
        <w:t>4.3.2 Validar Vistoria</w:t>
      </w:r>
      <w:bookmarkEnd w:id="733418201"/>
      <w:r w:rsidRPr="0C341212" w:rsidR="44898785">
        <w:rPr>
          <w:rFonts w:ascii="Arial" w:hAnsi="Arial" w:eastAsia="Arial" w:cs="Arial"/>
          <w:noProof w:val="0"/>
          <w:lang w:val="pt-BR"/>
        </w:rPr>
        <w:t xml:space="preserve"> </w:t>
      </w:r>
    </w:p>
    <w:p w:rsidR="72AF215E" w:rsidP="0C341212" w:rsidRDefault="72AF215E" w14:paraId="4FF58B61" w14:textId="7066B46C">
      <w:pPr>
        <w:spacing w:before="240" w:beforeAutospacing="off" w:after="240" w:afterAutospacing="off"/>
        <w:ind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72AF215E">
        <w:rPr>
          <w:rFonts w:ascii="Arial" w:hAnsi="Arial" w:eastAsia="Arial" w:cs="Arial"/>
          <w:b w:val="0"/>
          <w:bCs w:val="0"/>
          <w:i w:val="0"/>
          <w:iCs w:val="0"/>
          <w:caps w:val="0"/>
          <w:smallCaps w:val="0"/>
          <w:noProof w:val="0"/>
          <w:color w:val="000000" w:themeColor="text1" w:themeTint="FF" w:themeShade="FF"/>
          <w:sz w:val="24"/>
          <w:szCs w:val="24"/>
          <w:lang w:val="pt-PT"/>
        </w:rPr>
        <w:t>Figura 1</w:t>
      </w:r>
      <w:r w:rsidRPr="0C341212" w:rsidR="295EF2A2">
        <w:rPr>
          <w:rFonts w:ascii="Arial" w:hAnsi="Arial" w:eastAsia="Arial" w:cs="Arial"/>
          <w:b w:val="0"/>
          <w:bCs w:val="0"/>
          <w:i w:val="0"/>
          <w:iCs w:val="0"/>
          <w:caps w:val="0"/>
          <w:smallCaps w:val="0"/>
          <w:noProof w:val="0"/>
          <w:color w:val="000000" w:themeColor="text1" w:themeTint="FF" w:themeShade="FF"/>
          <w:sz w:val="24"/>
          <w:szCs w:val="24"/>
          <w:lang w:val="pt-PT"/>
        </w:rPr>
        <w:t>5</w:t>
      </w:r>
      <w:r w:rsidRPr="0C341212" w:rsidR="72AF215E">
        <w:rPr>
          <w:rFonts w:ascii="Arial" w:hAnsi="Arial" w:eastAsia="Arial" w:cs="Arial"/>
          <w:b w:val="0"/>
          <w:bCs w:val="0"/>
          <w:i w:val="0"/>
          <w:iCs w:val="0"/>
          <w:caps w:val="0"/>
          <w:smallCaps w:val="0"/>
          <w:noProof w:val="0"/>
          <w:color w:val="000000" w:themeColor="text1" w:themeTint="FF" w:themeShade="FF"/>
          <w:sz w:val="24"/>
          <w:szCs w:val="24"/>
          <w:lang w:val="pt-PT"/>
        </w:rPr>
        <w:t>: Página de Validar uma Vistoria</w:t>
      </w:r>
    </w:p>
    <w:p w:rsidR="1CC3F4BE" w:rsidP="0C341212" w:rsidRDefault="1CC3F4BE" w14:paraId="566B316F" w14:textId="25C20C3F">
      <w:pPr>
        <w:jc w:val="center"/>
      </w:pPr>
      <w:r w:rsidR="1CC3F4BE">
        <w:drawing>
          <wp:inline wp14:editId="4A8A0864" wp14:anchorId="35FF9500">
            <wp:extent cx="4219575" cy="4343400"/>
            <wp:effectExtent l="0" t="0" r="0" b="0"/>
            <wp:docPr id="394172994" name="" title=""/>
            <wp:cNvGraphicFramePr>
              <a:graphicFrameLocks noChangeAspect="1"/>
            </wp:cNvGraphicFramePr>
            <a:graphic>
              <a:graphicData uri="http://schemas.openxmlformats.org/drawingml/2006/picture">
                <pic:pic>
                  <pic:nvPicPr>
                    <pic:cNvPr id="0" name=""/>
                    <pic:cNvPicPr/>
                  </pic:nvPicPr>
                  <pic:blipFill>
                    <a:blip r:embed="Ra512eef6fc994a14">
                      <a:extLst>
                        <a:ext xmlns:a="http://schemas.openxmlformats.org/drawingml/2006/main" uri="{28A0092B-C50C-407E-A947-70E740481C1C}">
                          <a14:useLocalDpi val="0"/>
                        </a:ext>
                      </a:extLst>
                    </a:blip>
                    <a:stretch>
                      <a:fillRect/>
                    </a:stretch>
                  </pic:blipFill>
                  <pic:spPr>
                    <a:xfrm>
                      <a:off x="0" y="0"/>
                      <a:ext cx="4219575" cy="4343400"/>
                    </a:xfrm>
                    <a:prstGeom prst="rect">
                      <a:avLst/>
                    </a:prstGeom>
                  </pic:spPr>
                </pic:pic>
              </a:graphicData>
            </a:graphic>
          </wp:inline>
        </w:drawing>
      </w:r>
    </w:p>
    <w:p w:rsidR="1EAA427B" w:rsidP="0C341212" w:rsidRDefault="1EAA427B" w14:paraId="40101B90" w14:textId="102D4562">
      <w:pPr>
        <w:jc w:val="center"/>
        <w:rPr>
          <w:rFonts w:ascii="Arial" w:hAnsi="Arial" w:eastAsia="Arial" w:cs="Arial"/>
          <w:sz w:val="24"/>
          <w:szCs w:val="24"/>
        </w:rPr>
      </w:pPr>
      <w:r w:rsidRPr="0C341212" w:rsidR="1EAA427B">
        <w:rPr>
          <w:rFonts w:ascii="Arial" w:hAnsi="Arial" w:eastAsia="Arial" w:cs="Arial"/>
          <w:sz w:val="20"/>
          <w:szCs w:val="20"/>
        </w:rPr>
        <w:t>Fonte: Autoria Própria.</w:t>
      </w:r>
    </w:p>
    <w:p w:rsidR="04EFFE35" w:rsidP="0C341212" w:rsidRDefault="04EFFE35" w14:paraId="6D427A95" w14:textId="31DDB353">
      <w:pPr>
        <w:pStyle w:val="Normal"/>
        <w:jc w:val="both"/>
        <w:rPr>
          <w:rFonts w:ascii="Arial" w:hAnsi="Arial" w:eastAsia="Arial" w:cs="Arial"/>
          <w:b w:val="1"/>
          <w:bCs w:val="1"/>
          <w:noProof w:val="0"/>
          <w:sz w:val="24"/>
          <w:szCs w:val="24"/>
          <w:lang w:val="pt-BR"/>
        </w:rPr>
      </w:pPr>
      <w:r w:rsidRPr="0C341212" w:rsidR="04EFFE35">
        <w:rPr>
          <w:rFonts w:ascii="Arial" w:hAnsi="Arial" w:eastAsia="Arial" w:cs="Arial"/>
          <w:b w:val="1"/>
          <w:bCs w:val="1"/>
          <w:noProof w:val="0"/>
          <w:lang w:val="pt-BR"/>
        </w:rPr>
        <w:t>Campos do Formulário</w:t>
      </w:r>
    </w:p>
    <w:p w:rsidR="3BA7CE26" w:rsidP="0C341212" w:rsidRDefault="3BA7CE26" w14:paraId="02AFF69D" w14:textId="6F5156D3">
      <w:pPr>
        <w:pStyle w:val="Heading4"/>
        <w:numPr>
          <w:ilvl w:val="0"/>
          <w:numId w:val="21"/>
        </w:numPr>
        <w:jc w:val="both"/>
        <w:rPr>
          <w:rFonts w:ascii="Arial" w:hAnsi="Arial" w:eastAsia="Arial" w:cs="Arial"/>
          <w:b w:val="1"/>
          <w:bCs w:val="1"/>
          <w:i w:val="0"/>
          <w:iCs w:val="0"/>
          <w:noProof w:val="0"/>
          <w:color w:val="000000" w:themeColor="text1" w:themeTint="FF" w:themeShade="FF"/>
          <w:sz w:val="24"/>
          <w:szCs w:val="24"/>
          <w:lang w:val="pt-BR"/>
        </w:rPr>
      </w:pPr>
      <w:bookmarkStart w:name="_Toc300492555" w:id="1248024544"/>
      <w:r w:rsidRPr="0C341212" w:rsidR="3BA7CE26">
        <w:rPr>
          <w:rFonts w:ascii="Arial" w:hAnsi="Arial" w:eastAsia="Arial" w:cs="Arial"/>
          <w:b w:val="1"/>
          <w:bCs w:val="1"/>
          <w:i w:val="0"/>
          <w:iCs w:val="0"/>
          <w:noProof w:val="0"/>
          <w:color w:val="000000" w:themeColor="text1" w:themeTint="FF" w:themeShade="FF"/>
          <w:sz w:val="24"/>
          <w:szCs w:val="24"/>
          <w:lang w:val="pt-BR"/>
        </w:rPr>
        <w:t>Selecione o Imóvel:</w:t>
      </w:r>
      <w:bookmarkEnd w:id="1248024544"/>
    </w:p>
    <w:p w:rsidR="4026021B" w:rsidP="0C341212" w:rsidRDefault="4026021B" w14:paraId="63D5BD91" w14:textId="442E8E88">
      <w:pPr>
        <w:pStyle w:val="Normal"/>
        <w:spacing w:before="240" w:beforeAutospacing="off" w:after="240" w:afterAutospacing="off"/>
        <w:ind w:left="0" w:firstLine="708"/>
        <w:jc w:val="both"/>
        <w:rPr>
          <w:rFonts w:ascii="Arial" w:hAnsi="Arial" w:eastAsia="Arial" w:cs="Arial"/>
          <w:noProof w:val="0"/>
          <w:sz w:val="24"/>
          <w:szCs w:val="24"/>
          <w:lang w:val="pt-BR"/>
        </w:rPr>
      </w:pPr>
      <w:r w:rsidRPr="0C341212" w:rsidR="4026021B">
        <w:rPr>
          <w:rFonts w:ascii="Arial" w:hAnsi="Arial" w:eastAsia="Arial" w:cs="Arial"/>
          <w:noProof w:val="0"/>
          <w:sz w:val="24"/>
          <w:szCs w:val="24"/>
          <w:lang w:val="pt-BR"/>
        </w:rPr>
        <w:t>Campo para</w:t>
      </w:r>
      <w:r w:rsidRPr="0C341212" w:rsidR="3BA7CE26">
        <w:rPr>
          <w:rFonts w:ascii="Arial" w:hAnsi="Arial" w:eastAsia="Arial" w:cs="Arial"/>
          <w:noProof w:val="0"/>
          <w:sz w:val="24"/>
          <w:szCs w:val="24"/>
          <w:lang w:val="pt-BR"/>
        </w:rPr>
        <w:t xml:space="preserve"> o usuário escolher o imóvel que deseja validar ou solicitar nova vistoria.</w:t>
      </w:r>
      <w:r w:rsidRPr="0C341212" w:rsidR="4DE3533C">
        <w:rPr>
          <w:rFonts w:ascii="Arial" w:hAnsi="Arial" w:eastAsia="Arial" w:cs="Arial"/>
          <w:noProof w:val="0"/>
          <w:sz w:val="24"/>
          <w:szCs w:val="24"/>
          <w:lang w:val="pt-BR"/>
        </w:rPr>
        <w:t xml:space="preserve"> </w:t>
      </w:r>
      <w:r w:rsidRPr="0C341212" w:rsidR="3BA7CE26">
        <w:rPr>
          <w:rFonts w:ascii="Arial" w:hAnsi="Arial" w:eastAsia="Arial" w:cs="Arial"/>
          <w:noProof w:val="0"/>
          <w:sz w:val="24"/>
          <w:szCs w:val="24"/>
          <w:lang w:val="pt-BR"/>
        </w:rPr>
        <w:t>É necessário selecionar um item antes de prosseguir com qualquer ação.</w:t>
      </w:r>
    </w:p>
    <w:p w:rsidR="3BA7CE26" w:rsidP="0C341212" w:rsidRDefault="3BA7CE26" w14:paraId="7331A5D5" w14:textId="1F23CA82">
      <w:pPr>
        <w:pStyle w:val="Heading4"/>
        <w:numPr>
          <w:ilvl w:val="0"/>
          <w:numId w:val="16"/>
        </w:numPr>
        <w:spacing w:before="281" w:beforeAutospacing="off" w:after="281" w:afterAutospacing="off"/>
        <w:jc w:val="both"/>
        <w:rPr>
          <w:rFonts w:ascii="Arial" w:hAnsi="Arial" w:eastAsia="Arial" w:cs="Arial"/>
          <w:b w:val="1"/>
          <w:bCs w:val="1"/>
          <w:i w:val="0"/>
          <w:iCs w:val="0"/>
          <w:noProof w:val="0"/>
          <w:color w:val="000000" w:themeColor="text1" w:themeTint="FF" w:themeShade="FF"/>
          <w:sz w:val="24"/>
          <w:szCs w:val="24"/>
          <w:lang w:val="pt-BR"/>
        </w:rPr>
      </w:pPr>
      <w:bookmarkStart w:name="_Toc1578840075" w:id="2121484756"/>
      <w:r w:rsidRPr="0C341212" w:rsidR="3BA7CE26">
        <w:rPr>
          <w:rFonts w:ascii="Arial" w:hAnsi="Arial" w:eastAsia="Arial" w:cs="Arial"/>
          <w:b w:val="1"/>
          <w:bCs w:val="1"/>
          <w:i w:val="0"/>
          <w:iCs w:val="0"/>
          <w:noProof w:val="0"/>
          <w:color w:val="000000" w:themeColor="text1" w:themeTint="FF" w:themeShade="FF"/>
          <w:sz w:val="24"/>
          <w:szCs w:val="24"/>
          <w:lang w:val="pt-BR"/>
        </w:rPr>
        <w:t>Validar Vistoria</w:t>
      </w:r>
      <w:bookmarkEnd w:id="2121484756"/>
    </w:p>
    <w:p w:rsidR="3BA7CE26" w:rsidP="0C341212" w:rsidRDefault="3BA7CE26" w14:paraId="724026AC" w14:textId="37287E9D">
      <w:pPr>
        <w:pStyle w:val="Normal"/>
        <w:spacing w:before="240" w:beforeAutospacing="off" w:after="240" w:afterAutospacing="off"/>
        <w:ind w:left="0" w:firstLine="708"/>
        <w:jc w:val="both"/>
        <w:rPr>
          <w:rFonts w:ascii="Arial" w:hAnsi="Arial" w:eastAsia="Arial" w:cs="Arial"/>
          <w:noProof w:val="0"/>
          <w:sz w:val="24"/>
          <w:szCs w:val="24"/>
          <w:lang w:val="pt-BR"/>
        </w:rPr>
      </w:pPr>
      <w:r w:rsidRPr="0C341212" w:rsidR="3BA7CE26">
        <w:rPr>
          <w:rFonts w:ascii="Arial" w:hAnsi="Arial" w:eastAsia="Arial" w:cs="Arial"/>
          <w:noProof w:val="0"/>
          <w:sz w:val="24"/>
          <w:szCs w:val="24"/>
          <w:lang w:val="pt-BR"/>
        </w:rPr>
        <w:t>Botão azul que permite validar uma vistoria existente para o imóvel selecionado.</w:t>
      </w:r>
    </w:p>
    <w:p w:rsidR="3BA7CE26" w:rsidP="0C341212" w:rsidRDefault="3BA7CE26" w14:paraId="6D390EF8" w14:textId="2C7144DA">
      <w:pPr>
        <w:pStyle w:val="Heading4"/>
        <w:numPr>
          <w:ilvl w:val="0"/>
          <w:numId w:val="17"/>
        </w:numPr>
        <w:spacing w:before="319" w:beforeAutospacing="off" w:after="319" w:afterAutospacing="off"/>
        <w:jc w:val="both"/>
        <w:rPr>
          <w:rFonts w:ascii="Arial" w:hAnsi="Arial" w:eastAsia="Arial" w:cs="Arial"/>
          <w:b w:val="1"/>
          <w:bCs w:val="1"/>
          <w:i w:val="0"/>
          <w:iCs w:val="0"/>
          <w:noProof w:val="0"/>
          <w:sz w:val="24"/>
          <w:szCs w:val="24"/>
          <w:lang w:val="pt-BR"/>
        </w:rPr>
      </w:pPr>
      <w:bookmarkStart w:name="_Toc1169372364" w:id="1248199907"/>
      <w:r w:rsidRPr="0C341212" w:rsidR="3BA7CE26">
        <w:rPr>
          <w:rFonts w:ascii="Arial" w:hAnsi="Arial" w:eastAsia="Arial" w:cs="Arial"/>
          <w:b w:val="1"/>
          <w:bCs w:val="1"/>
          <w:i w:val="0"/>
          <w:iCs w:val="0"/>
          <w:noProof w:val="0"/>
          <w:color w:val="000000" w:themeColor="text1" w:themeTint="FF" w:themeShade="FF"/>
          <w:sz w:val="24"/>
          <w:szCs w:val="24"/>
          <w:lang w:val="pt-BR"/>
        </w:rPr>
        <w:t>Solicitar Nova Vistoria</w:t>
      </w:r>
      <w:bookmarkEnd w:id="1248199907"/>
    </w:p>
    <w:p w:rsidR="3BA7CE26" w:rsidP="0C341212" w:rsidRDefault="3BA7CE26" w14:paraId="6091DBA2" w14:textId="33D1523D">
      <w:pPr>
        <w:pStyle w:val="Normal"/>
        <w:spacing w:before="240" w:beforeAutospacing="off" w:after="240" w:afterAutospacing="off"/>
        <w:ind w:left="0" w:firstLine="708"/>
        <w:jc w:val="both"/>
        <w:rPr>
          <w:rFonts w:ascii="Arial" w:hAnsi="Arial" w:eastAsia="Arial" w:cs="Arial"/>
          <w:noProof w:val="0"/>
          <w:sz w:val="24"/>
          <w:szCs w:val="24"/>
          <w:lang w:val="pt-BR"/>
        </w:rPr>
      </w:pPr>
      <w:r w:rsidRPr="0C341212" w:rsidR="3BA7CE26">
        <w:rPr>
          <w:rFonts w:ascii="Arial" w:hAnsi="Arial" w:eastAsia="Arial" w:cs="Arial"/>
          <w:noProof w:val="0"/>
          <w:sz w:val="24"/>
          <w:szCs w:val="24"/>
          <w:lang w:val="pt-BR"/>
        </w:rPr>
        <w:t xml:space="preserve">Botão azul claro que redireciona o usuário para a tela de </w:t>
      </w:r>
      <w:r w:rsidRPr="0C341212" w:rsidR="3BA7CE26">
        <w:rPr>
          <w:rFonts w:ascii="Arial" w:hAnsi="Arial" w:eastAsia="Arial" w:cs="Arial"/>
          <w:b w:val="1"/>
          <w:bCs w:val="1"/>
          <w:noProof w:val="0"/>
          <w:sz w:val="24"/>
          <w:szCs w:val="24"/>
          <w:lang w:val="pt-BR"/>
        </w:rPr>
        <w:t>agendamento de nova vistoria</w:t>
      </w:r>
      <w:r w:rsidRPr="0C341212" w:rsidR="3BA7CE26">
        <w:rPr>
          <w:rFonts w:ascii="Arial" w:hAnsi="Arial" w:eastAsia="Arial" w:cs="Arial"/>
          <w:noProof w:val="0"/>
          <w:sz w:val="24"/>
          <w:szCs w:val="24"/>
          <w:lang w:val="pt-BR"/>
        </w:rPr>
        <w:t>.</w:t>
      </w:r>
    </w:p>
    <w:p w:rsidR="244928D4" w:rsidP="0C341212" w:rsidRDefault="244928D4" w14:paraId="038F1916" w14:textId="6610EF8A">
      <w:pPr>
        <w:pStyle w:val="Heading2"/>
        <w:rPr>
          <w:rFonts w:ascii="Arial" w:hAnsi="Arial" w:eastAsia="Arial" w:cs="Arial"/>
          <w:noProof w:val="0"/>
          <w:sz w:val="28"/>
          <w:szCs w:val="28"/>
          <w:lang w:val="pt-BR"/>
        </w:rPr>
      </w:pPr>
      <w:bookmarkStart w:name="_Toc802413120" w:id="2119033399"/>
      <w:r w:rsidRPr="0C341212" w:rsidR="244928D4">
        <w:rPr>
          <w:rFonts w:ascii="Arial" w:hAnsi="Arial" w:eastAsia="Arial" w:cs="Arial"/>
          <w:sz w:val="28"/>
          <w:szCs w:val="28"/>
        </w:rPr>
        <w:t>4.</w:t>
      </w:r>
      <w:r w:rsidRPr="0C341212" w:rsidR="4279EC5E">
        <w:rPr>
          <w:rFonts w:ascii="Arial" w:hAnsi="Arial" w:eastAsia="Arial" w:cs="Arial"/>
          <w:sz w:val="28"/>
          <w:szCs w:val="28"/>
        </w:rPr>
        <w:t>4</w:t>
      </w:r>
      <w:r w:rsidRPr="0C341212" w:rsidR="244928D4">
        <w:rPr>
          <w:rFonts w:ascii="Arial" w:hAnsi="Arial" w:eastAsia="Arial" w:cs="Arial"/>
          <w:sz w:val="28"/>
          <w:szCs w:val="28"/>
        </w:rPr>
        <w:t xml:space="preserve"> Homepage </w:t>
      </w:r>
      <w:r w:rsidRPr="0C341212" w:rsidR="7C2FEF3C">
        <w:rPr>
          <w:rFonts w:ascii="Arial" w:hAnsi="Arial" w:eastAsia="Arial" w:cs="Arial"/>
          <w:sz w:val="28"/>
          <w:szCs w:val="28"/>
        </w:rPr>
        <w:t>Vistoriador</w:t>
      </w:r>
      <w:bookmarkEnd w:id="2119033399"/>
    </w:p>
    <w:p w:rsidR="244928D4" w:rsidP="0C341212" w:rsidRDefault="244928D4" w14:paraId="60F8148A" w14:textId="64F2A0ED">
      <w:pPr>
        <w:pStyle w:val="Heading1"/>
        <w:spacing w:before="240" w:beforeAutospacing="off" w:after="240" w:afterAutospacing="off"/>
        <w:ind w:firstLine="708"/>
        <w:jc w:val="both"/>
        <w:rPr>
          <w:rFonts w:ascii="Arial" w:hAnsi="Arial" w:eastAsia="Arial" w:cs="Arial"/>
          <w:noProof w:val="0"/>
          <w:color w:val="000000" w:themeColor="text1" w:themeTint="FF" w:themeShade="FF"/>
          <w:sz w:val="24"/>
          <w:szCs w:val="24"/>
          <w:lang w:val="pt-BR"/>
        </w:rPr>
      </w:pPr>
      <w:bookmarkStart w:name="_Toc657254126" w:id="2027254851"/>
      <w:r w:rsidRPr="0C341212" w:rsidR="244928D4">
        <w:rPr>
          <w:rFonts w:ascii="Arial" w:hAnsi="Arial" w:eastAsia="Arial" w:cs="Arial"/>
          <w:noProof w:val="0"/>
          <w:color w:val="000000" w:themeColor="text1" w:themeTint="FF" w:themeShade="FF"/>
          <w:sz w:val="24"/>
          <w:szCs w:val="24"/>
          <w:lang w:val="pt-BR"/>
        </w:rPr>
        <w:t>Após realizar o login com seu e-mail, o cliente será redirecionado para a página principal do sistema. Nela, ele poderá:</w:t>
      </w:r>
      <w:bookmarkEnd w:id="2027254851"/>
    </w:p>
    <w:p w:rsidR="244928D4" w:rsidP="0C341212" w:rsidRDefault="244928D4" w14:paraId="53F1A624" w14:textId="44FCD9DD">
      <w:pPr>
        <w:pStyle w:val="ListParagraph"/>
        <w:numPr>
          <w:ilvl w:val="0"/>
          <w:numId w:val="6"/>
        </w:numPr>
        <w:spacing w:before="240" w:beforeAutospacing="off" w:after="240" w:afterAutospacing="off"/>
        <w:jc w:val="both"/>
        <w:rPr>
          <w:rFonts w:ascii="Arial" w:hAnsi="Arial" w:eastAsia="Arial" w:cs="Arial"/>
          <w:noProof w:val="0"/>
          <w:sz w:val="24"/>
          <w:szCs w:val="24"/>
          <w:lang w:val="pt-BR"/>
        </w:rPr>
      </w:pPr>
      <w:r w:rsidRPr="0C341212" w:rsidR="244928D4">
        <w:rPr>
          <w:rFonts w:ascii="Arial" w:hAnsi="Arial" w:eastAsia="Arial" w:cs="Arial"/>
          <w:b w:val="1"/>
          <w:bCs w:val="1"/>
          <w:noProof w:val="0"/>
          <w:sz w:val="24"/>
          <w:szCs w:val="24"/>
          <w:lang w:val="pt-BR"/>
        </w:rPr>
        <w:t>Home</w:t>
      </w:r>
      <w:r w:rsidRPr="0C341212" w:rsidR="244928D4">
        <w:rPr>
          <w:rFonts w:ascii="Arial" w:hAnsi="Arial" w:eastAsia="Arial" w:cs="Arial"/>
          <w:noProof w:val="0"/>
          <w:sz w:val="24"/>
          <w:szCs w:val="24"/>
          <w:lang w:val="pt-BR"/>
        </w:rPr>
        <w:t xml:space="preserve"> – Retorna para a página inicial.</w:t>
      </w:r>
    </w:p>
    <w:p w:rsidR="3AEB551A" w:rsidP="0C341212" w:rsidRDefault="3AEB551A" w14:paraId="01B6B5E2" w14:textId="6C8F0CA2">
      <w:pPr>
        <w:pStyle w:val="ListParagraph"/>
        <w:numPr>
          <w:ilvl w:val="0"/>
          <w:numId w:val="7"/>
        </w:numPr>
        <w:spacing w:before="240" w:beforeAutospacing="off" w:after="240" w:afterAutospacing="off"/>
        <w:jc w:val="both"/>
        <w:rPr>
          <w:rFonts w:ascii="Arial" w:hAnsi="Arial" w:eastAsia="Arial" w:cs="Arial"/>
          <w:noProof w:val="0"/>
          <w:sz w:val="24"/>
          <w:szCs w:val="24"/>
          <w:lang w:val="pt-BR"/>
        </w:rPr>
      </w:pPr>
      <w:r w:rsidRPr="0C341212" w:rsidR="3AEB551A">
        <w:rPr>
          <w:rFonts w:ascii="Arial" w:hAnsi="Arial" w:eastAsia="Arial" w:cs="Arial"/>
          <w:b w:val="1"/>
          <w:bCs w:val="1"/>
          <w:noProof w:val="0"/>
          <w:sz w:val="24"/>
          <w:szCs w:val="24"/>
          <w:lang w:val="pt-BR"/>
        </w:rPr>
        <w:t xml:space="preserve">Realizar Vistoria </w:t>
      </w:r>
      <w:r w:rsidRPr="0C341212" w:rsidR="244928D4">
        <w:rPr>
          <w:rFonts w:ascii="Arial" w:hAnsi="Arial" w:eastAsia="Arial" w:cs="Arial"/>
          <w:noProof w:val="0"/>
          <w:sz w:val="24"/>
          <w:szCs w:val="24"/>
          <w:lang w:val="pt-BR"/>
        </w:rPr>
        <w:t xml:space="preserve">– </w:t>
      </w:r>
      <w:r w:rsidRPr="0C341212" w:rsidR="56B7771E">
        <w:rPr>
          <w:rFonts w:ascii="Arial" w:hAnsi="Arial" w:eastAsia="Arial" w:cs="Arial"/>
          <w:noProof w:val="0"/>
          <w:lang w:val="pt-BR"/>
        </w:rPr>
        <w:t xml:space="preserve">Direciona o usuário à funcionalidade de execução de vistorias. </w:t>
      </w:r>
    </w:p>
    <w:p w:rsidR="7F7CAD28" w:rsidP="0C341212" w:rsidRDefault="7F7CAD28" w14:paraId="43FBABE3" w14:textId="2D8ED1E7">
      <w:pPr>
        <w:spacing w:line="360" w:lineRule="auto"/>
        <w:ind w:left="142" w:right="134" w:firstLine="0"/>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7F7CAD28">
        <w:rPr>
          <w:rFonts w:ascii="Arial" w:hAnsi="Arial" w:eastAsia="Arial" w:cs="Arial"/>
          <w:b w:val="0"/>
          <w:bCs w:val="0"/>
          <w:i w:val="0"/>
          <w:iCs w:val="0"/>
          <w:caps w:val="0"/>
          <w:smallCaps w:val="0"/>
          <w:noProof w:val="0"/>
          <w:color w:val="000000" w:themeColor="text1" w:themeTint="FF" w:themeShade="FF"/>
          <w:sz w:val="24"/>
          <w:szCs w:val="24"/>
          <w:lang w:val="pt-PT"/>
        </w:rPr>
        <w:t xml:space="preserve">Figura </w:t>
      </w:r>
      <w:r w:rsidRPr="0C341212" w:rsidR="54570D05">
        <w:rPr>
          <w:rFonts w:ascii="Arial" w:hAnsi="Arial" w:eastAsia="Arial" w:cs="Arial"/>
          <w:b w:val="0"/>
          <w:bCs w:val="0"/>
          <w:i w:val="0"/>
          <w:iCs w:val="0"/>
          <w:caps w:val="0"/>
          <w:smallCaps w:val="0"/>
          <w:noProof w:val="0"/>
          <w:color w:val="000000" w:themeColor="text1" w:themeTint="FF" w:themeShade="FF"/>
          <w:sz w:val="24"/>
          <w:szCs w:val="24"/>
          <w:lang w:val="pt-PT"/>
        </w:rPr>
        <w:t>1</w:t>
      </w:r>
      <w:r w:rsidRPr="0C341212" w:rsidR="1DD92B45">
        <w:rPr>
          <w:rFonts w:ascii="Arial" w:hAnsi="Arial" w:eastAsia="Arial" w:cs="Arial"/>
          <w:b w:val="0"/>
          <w:bCs w:val="0"/>
          <w:i w:val="0"/>
          <w:iCs w:val="0"/>
          <w:caps w:val="0"/>
          <w:smallCaps w:val="0"/>
          <w:noProof w:val="0"/>
          <w:color w:val="000000" w:themeColor="text1" w:themeTint="FF" w:themeShade="FF"/>
          <w:sz w:val="24"/>
          <w:szCs w:val="24"/>
          <w:lang w:val="pt-PT"/>
        </w:rPr>
        <w:t>6</w:t>
      </w:r>
      <w:r w:rsidRPr="0C341212" w:rsidR="7F7CAD28">
        <w:rPr>
          <w:rFonts w:ascii="Arial" w:hAnsi="Arial" w:eastAsia="Arial" w:cs="Arial"/>
          <w:b w:val="0"/>
          <w:bCs w:val="0"/>
          <w:i w:val="0"/>
          <w:iCs w:val="0"/>
          <w:caps w:val="0"/>
          <w:smallCaps w:val="0"/>
          <w:noProof w:val="0"/>
          <w:color w:val="000000" w:themeColor="text1" w:themeTint="FF" w:themeShade="FF"/>
          <w:sz w:val="24"/>
          <w:szCs w:val="24"/>
          <w:lang w:val="pt-PT"/>
        </w:rPr>
        <w:t xml:space="preserve">: Homepage </w:t>
      </w:r>
      <w:r w:rsidRPr="0C341212" w:rsidR="79FF6C11">
        <w:rPr>
          <w:rFonts w:ascii="Arial" w:hAnsi="Arial" w:eastAsia="Arial" w:cs="Arial"/>
          <w:b w:val="0"/>
          <w:bCs w:val="0"/>
          <w:i w:val="0"/>
          <w:iCs w:val="0"/>
          <w:caps w:val="0"/>
          <w:smallCaps w:val="0"/>
          <w:noProof w:val="0"/>
          <w:color w:val="000000" w:themeColor="text1" w:themeTint="FF" w:themeShade="FF"/>
          <w:sz w:val="24"/>
          <w:szCs w:val="24"/>
          <w:lang w:val="pt-PT"/>
        </w:rPr>
        <w:t>Vistoriador</w:t>
      </w:r>
    </w:p>
    <w:p w:rsidR="7405A868" w:rsidP="0C341212" w:rsidRDefault="7405A868" w14:paraId="08A484CA" w14:textId="0D8A8BC9">
      <w:pPr>
        <w:spacing w:before="240" w:beforeAutospacing="off" w:after="240" w:afterAutospacing="off"/>
        <w:ind w:left="720"/>
        <w:jc w:val="both"/>
        <w:rPr>
          <w:rFonts w:ascii="Arial" w:hAnsi="Arial" w:eastAsia="Arial" w:cs="Arial"/>
        </w:rPr>
      </w:pPr>
      <w:r w:rsidR="7405A868">
        <w:drawing>
          <wp:inline wp14:editId="2FAA80E9" wp14:anchorId="7651E974">
            <wp:extent cx="4233072" cy="3141348"/>
            <wp:effectExtent l="0" t="0" r="0" b="0"/>
            <wp:docPr id="893098435" name="" title="Inserindo imagem..."/>
            <wp:cNvGraphicFramePr>
              <a:graphicFrameLocks noChangeAspect="1"/>
            </wp:cNvGraphicFramePr>
            <a:graphic>
              <a:graphicData uri="http://schemas.openxmlformats.org/drawingml/2006/picture">
                <pic:pic>
                  <pic:nvPicPr>
                    <pic:cNvPr id="0" name=""/>
                    <pic:cNvPicPr/>
                  </pic:nvPicPr>
                  <pic:blipFill>
                    <a:blip r:embed="R4e4594756bb44980">
                      <a:extLst>
                        <a:ext xmlns:a="http://schemas.openxmlformats.org/drawingml/2006/main" uri="{28A0092B-C50C-407E-A947-70E740481C1C}">
                          <a14:useLocalDpi val="0"/>
                        </a:ext>
                      </a:extLst>
                    </a:blip>
                    <a:stretch>
                      <a:fillRect/>
                    </a:stretch>
                  </pic:blipFill>
                  <pic:spPr>
                    <a:xfrm>
                      <a:off x="0" y="0"/>
                      <a:ext cx="4233072" cy="3141348"/>
                    </a:xfrm>
                    <a:prstGeom prst="rect">
                      <a:avLst/>
                    </a:prstGeom>
                  </pic:spPr>
                </pic:pic>
              </a:graphicData>
            </a:graphic>
          </wp:inline>
        </w:drawing>
      </w:r>
    </w:p>
    <w:p w:rsidR="4B02BC16" w:rsidP="0C341212" w:rsidRDefault="4B02BC16" w14:paraId="23ABB9E3" w14:textId="2E434D77">
      <w:pPr>
        <w:spacing w:before="240" w:beforeAutospacing="off" w:after="240" w:afterAutospacing="off"/>
        <w:ind w:left="720"/>
        <w:jc w:val="center"/>
        <w:rPr>
          <w:rFonts w:ascii="Arial" w:hAnsi="Arial" w:eastAsia="Arial" w:cs="Arial"/>
          <w:sz w:val="24"/>
          <w:szCs w:val="24"/>
        </w:rPr>
      </w:pPr>
      <w:r w:rsidRPr="0C341212" w:rsidR="4B02BC16">
        <w:rPr>
          <w:rFonts w:ascii="Arial" w:hAnsi="Arial" w:eastAsia="Arial" w:cs="Arial"/>
          <w:sz w:val="20"/>
          <w:szCs w:val="20"/>
        </w:rPr>
        <w:t>Fonte: Autoria Própria.</w:t>
      </w:r>
    </w:p>
    <w:p w:rsidR="4DD2EFA1" w:rsidP="0C341212" w:rsidRDefault="4DD2EFA1" w14:paraId="1F3AE315" w14:textId="0A9E5B3B">
      <w:pPr>
        <w:spacing w:before="240" w:beforeAutospacing="off" w:after="240" w:afterAutospacing="off"/>
        <w:ind w:left="0" w:firstLine="708"/>
        <w:jc w:val="both"/>
        <w:rPr>
          <w:rFonts w:ascii="Arial" w:hAnsi="Arial" w:eastAsia="Arial" w:cs="Arial"/>
          <w:noProof w:val="0"/>
          <w:color w:val="000000" w:themeColor="text1" w:themeTint="FF" w:themeShade="FF"/>
          <w:sz w:val="24"/>
          <w:szCs w:val="24"/>
          <w:lang w:val="pt-BR"/>
        </w:rPr>
      </w:pPr>
      <w:r w:rsidRPr="0C341212" w:rsidR="4DD2EFA1">
        <w:rPr>
          <w:rFonts w:ascii="Arial" w:hAnsi="Arial" w:eastAsia="Arial" w:cs="Arial"/>
          <w:noProof w:val="0"/>
          <w:lang w:val="pt-BR"/>
        </w:rPr>
        <w:t xml:space="preserve">Através da aba </w:t>
      </w:r>
      <w:r w:rsidRPr="0C341212" w:rsidR="4DD2EFA1">
        <w:rPr>
          <w:rFonts w:ascii="Arial" w:hAnsi="Arial" w:eastAsia="Arial" w:cs="Arial"/>
          <w:b w:val="1"/>
          <w:bCs w:val="1"/>
          <w:noProof w:val="0"/>
          <w:lang w:val="pt-BR"/>
        </w:rPr>
        <w:t>"</w:t>
      </w:r>
      <w:r w:rsidRPr="0C341212" w:rsidR="5A96EEB6">
        <w:rPr>
          <w:rFonts w:ascii="Arial" w:hAnsi="Arial" w:eastAsia="Arial" w:cs="Arial"/>
          <w:b w:val="1"/>
          <w:bCs w:val="1"/>
          <w:noProof w:val="0"/>
          <w:lang w:val="pt-BR"/>
        </w:rPr>
        <w:t>Ver Vistoria</w:t>
      </w:r>
      <w:r w:rsidRPr="0C341212" w:rsidR="4DD2EFA1">
        <w:rPr>
          <w:rFonts w:ascii="Arial" w:hAnsi="Arial" w:eastAsia="Arial" w:cs="Arial"/>
          <w:b w:val="1"/>
          <w:bCs w:val="1"/>
          <w:noProof w:val="0"/>
          <w:lang w:val="pt-BR"/>
        </w:rPr>
        <w:t>"</w:t>
      </w:r>
      <w:r w:rsidRPr="0C341212" w:rsidR="4DD2EFA1">
        <w:rPr>
          <w:rFonts w:ascii="Arial" w:hAnsi="Arial" w:eastAsia="Arial" w:cs="Arial"/>
          <w:noProof w:val="0"/>
          <w:lang w:val="pt-BR"/>
        </w:rPr>
        <w:t xml:space="preserve">, o usuário </w:t>
      </w:r>
      <w:r w:rsidRPr="0C341212" w:rsidR="4DD2EFA1">
        <w:rPr>
          <w:rFonts w:ascii="Arial" w:hAnsi="Arial" w:eastAsia="Arial" w:cs="Arial"/>
          <w:noProof w:val="0"/>
          <w:lang w:val="pt-BR"/>
        </w:rPr>
        <w:t>é</w:t>
      </w:r>
      <w:r w:rsidRPr="0C341212" w:rsidR="4DD2EFA1">
        <w:rPr>
          <w:rFonts w:ascii="Arial" w:hAnsi="Arial" w:eastAsia="Arial" w:cs="Arial"/>
          <w:noProof w:val="0"/>
          <w:lang w:val="pt-BR"/>
        </w:rPr>
        <w:t xml:space="preserve"> red</w:t>
      </w:r>
      <w:r w:rsidRPr="0C341212" w:rsidR="4DD2EFA1">
        <w:rPr>
          <w:rFonts w:ascii="Arial" w:hAnsi="Arial" w:eastAsia="Arial" w:cs="Arial"/>
          <w:noProof w:val="0"/>
          <w:lang w:val="pt-BR"/>
        </w:rPr>
        <w:t>i</w:t>
      </w:r>
      <w:r w:rsidRPr="0C341212" w:rsidR="4DD2EFA1">
        <w:rPr>
          <w:rFonts w:ascii="Arial" w:hAnsi="Arial" w:eastAsia="Arial" w:cs="Arial"/>
          <w:noProof w:val="0"/>
          <w:lang w:val="pt-BR"/>
        </w:rPr>
        <w:t xml:space="preserve">recionado para uma tela contendo a </w:t>
      </w:r>
      <w:r w:rsidRPr="0C341212" w:rsidR="764F04EC">
        <w:rPr>
          <w:rFonts w:ascii="Arial" w:hAnsi="Arial" w:eastAsia="Arial" w:cs="Arial"/>
          <w:noProof w:val="0"/>
          <w:lang w:val="pt-BR"/>
        </w:rPr>
        <w:t>o detalhe do imóvel selecionado</w:t>
      </w:r>
      <w:r w:rsidRPr="0C341212" w:rsidR="4DD2EFA1">
        <w:rPr>
          <w:rFonts w:ascii="Arial" w:hAnsi="Arial" w:eastAsia="Arial" w:cs="Arial"/>
          <w:noProof w:val="0"/>
          <w:lang w:val="pt-BR"/>
        </w:rPr>
        <w:t xml:space="preserve">. Nesta tela, é possível </w:t>
      </w:r>
      <w:r w:rsidRPr="0C341212" w:rsidR="371EBCAB">
        <w:rPr>
          <w:rFonts w:ascii="Arial" w:hAnsi="Arial" w:eastAsia="Arial" w:cs="Arial"/>
          <w:noProof w:val="0"/>
          <w:lang w:val="pt-BR"/>
        </w:rPr>
        <w:t>selecionar dar</w:t>
      </w:r>
      <w:r w:rsidRPr="0C341212" w:rsidR="4DD2EFA1">
        <w:rPr>
          <w:rFonts w:ascii="Arial" w:hAnsi="Arial" w:eastAsia="Arial" w:cs="Arial"/>
          <w:noProof w:val="0"/>
          <w:lang w:val="pt-BR"/>
        </w:rPr>
        <w:t xml:space="preserve"> início</w:t>
      </w:r>
      <w:r w:rsidRPr="0C341212" w:rsidR="6A55B014">
        <w:rPr>
          <w:rFonts w:ascii="Arial" w:hAnsi="Arial" w:eastAsia="Arial" w:cs="Arial"/>
          <w:noProof w:val="0"/>
          <w:lang w:val="pt-BR"/>
        </w:rPr>
        <w:t xml:space="preserve"> </w:t>
      </w:r>
      <w:r w:rsidRPr="0C341212" w:rsidR="3D0BB5EE">
        <w:rPr>
          <w:rFonts w:ascii="Arial" w:hAnsi="Arial" w:eastAsia="Arial" w:cs="Arial"/>
          <w:noProof w:val="0"/>
          <w:lang w:val="pt-BR"/>
        </w:rPr>
        <w:t>a</w:t>
      </w:r>
      <w:r w:rsidRPr="0C341212" w:rsidR="17DC3775">
        <w:rPr>
          <w:rFonts w:ascii="Arial" w:hAnsi="Arial" w:eastAsia="Arial" w:cs="Arial"/>
          <w:noProof w:val="0"/>
          <w:lang w:val="pt-BR"/>
        </w:rPr>
        <w:t xml:space="preserve">o </w:t>
      </w:r>
      <w:r w:rsidRPr="0C341212" w:rsidR="4DD2EFA1">
        <w:rPr>
          <w:rFonts w:ascii="Arial" w:hAnsi="Arial" w:eastAsia="Arial" w:cs="Arial"/>
          <w:noProof w:val="0"/>
          <w:lang w:val="pt-BR"/>
        </w:rPr>
        <w:t>processo de vistoria</w:t>
      </w:r>
      <w:r w:rsidRPr="0C341212" w:rsidR="6BEE398B">
        <w:rPr>
          <w:rFonts w:ascii="Arial" w:hAnsi="Arial" w:eastAsia="Arial" w:cs="Arial"/>
          <w:noProof w:val="0"/>
          <w:lang w:val="pt-BR"/>
        </w:rPr>
        <w:t xml:space="preserve">, assim como finalizar </w:t>
      </w:r>
      <w:r w:rsidRPr="0C341212" w:rsidR="708FD630">
        <w:rPr>
          <w:rFonts w:ascii="Arial" w:hAnsi="Arial" w:eastAsia="Arial" w:cs="Arial"/>
          <w:noProof w:val="0"/>
          <w:lang w:val="pt-BR"/>
        </w:rPr>
        <w:t>ela.</w:t>
      </w:r>
      <w:r w:rsidRPr="0C341212" w:rsidR="4DD2EFA1">
        <w:rPr>
          <w:rFonts w:ascii="Arial" w:hAnsi="Arial" w:eastAsia="Arial" w:cs="Arial"/>
          <w:noProof w:val="0"/>
          <w:lang w:val="pt-BR"/>
        </w:rPr>
        <w:t xml:space="preserve"> </w:t>
      </w:r>
    </w:p>
    <w:p w:rsidR="59C8E141" w:rsidP="0C341212" w:rsidRDefault="59C8E141" w14:paraId="0FF4CCA7" w14:textId="5BFEB90A">
      <w:pPr>
        <w:pStyle w:val="Heading3"/>
        <w:rPr>
          <w:rFonts w:ascii="Arial" w:hAnsi="Arial" w:eastAsia="Arial" w:cs="Arial"/>
          <w:noProof w:val="0"/>
          <w:sz w:val="28"/>
          <w:szCs w:val="28"/>
          <w:lang w:val="pt-BR"/>
        </w:rPr>
      </w:pPr>
      <w:bookmarkStart w:name="_Toc339290776" w:id="300847098"/>
      <w:r w:rsidRPr="0C341212" w:rsidR="59C8E141">
        <w:rPr>
          <w:rFonts w:ascii="Arial" w:hAnsi="Arial" w:eastAsia="Arial" w:cs="Arial"/>
          <w:noProof w:val="0"/>
          <w:lang w:val="pt-BR"/>
        </w:rPr>
        <w:t>4.4.1 Ver Vistoria</w:t>
      </w:r>
      <w:bookmarkEnd w:id="300847098"/>
      <w:r w:rsidRPr="0C341212" w:rsidR="59C8E141">
        <w:rPr>
          <w:rFonts w:ascii="Arial" w:hAnsi="Arial" w:eastAsia="Arial" w:cs="Arial"/>
          <w:noProof w:val="0"/>
          <w:lang w:val="pt-BR"/>
        </w:rPr>
        <w:t xml:space="preserve"> </w:t>
      </w:r>
    </w:p>
    <w:p w:rsidR="5C769B20" w:rsidP="0C341212" w:rsidRDefault="5C769B20" w14:paraId="3942A90D" w14:textId="249E4DEE">
      <w:pPr>
        <w:spacing w:before="240" w:beforeAutospacing="off" w:after="240" w:afterAutospacing="off"/>
        <w:ind w:left="720"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5C769B20">
        <w:rPr>
          <w:rFonts w:ascii="Arial" w:hAnsi="Arial" w:eastAsia="Arial" w:cs="Arial"/>
          <w:b w:val="0"/>
          <w:bCs w:val="0"/>
          <w:i w:val="0"/>
          <w:iCs w:val="0"/>
          <w:caps w:val="0"/>
          <w:smallCaps w:val="0"/>
          <w:noProof w:val="0"/>
          <w:color w:val="000000" w:themeColor="text1" w:themeTint="FF" w:themeShade="FF"/>
          <w:sz w:val="24"/>
          <w:szCs w:val="24"/>
          <w:lang w:val="pt-PT"/>
        </w:rPr>
        <w:t>Figura 1</w:t>
      </w:r>
      <w:r w:rsidRPr="0C341212" w:rsidR="5B2107F2">
        <w:rPr>
          <w:rFonts w:ascii="Arial" w:hAnsi="Arial" w:eastAsia="Arial" w:cs="Arial"/>
          <w:b w:val="0"/>
          <w:bCs w:val="0"/>
          <w:i w:val="0"/>
          <w:iCs w:val="0"/>
          <w:caps w:val="0"/>
          <w:smallCaps w:val="0"/>
          <w:noProof w:val="0"/>
          <w:color w:val="000000" w:themeColor="text1" w:themeTint="FF" w:themeShade="FF"/>
          <w:sz w:val="24"/>
          <w:szCs w:val="24"/>
          <w:lang w:val="pt-PT"/>
        </w:rPr>
        <w:t>7</w:t>
      </w:r>
      <w:r w:rsidRPr="0C341212" w:rsidR="5C769B20">
        <w:rPr>
          <w:rFonts w:ascii="Arial" w:hAnsi="Arial" w:eastAsia="Arial" w:cs="Arial"/>
          <w:b w:val="0"/>
          <w:bCs w:val="0"/>
          <w:i w:val="0"/>
          <w:iCs w:val="0"/>
          <w:caps w:val="0"/>
          <w:smallCaps w:val="0"/>
          <w:noProof w:val="0"/>
          <w:color w:val="000000" w:themeColor="text1" w:themeTint="FF" w:themeShade="FF"/>
          <w:sz w:val="24"/>
          <w:szCs w:val="24"/>
          <w:lang w:val="pt-PT"/>
        </w:rPr>
        <w:t xml:space="preserve">: Detalhes do Imóvel de Realizar </w:t>
      </w:r>
      <w:r w:rsidRPr="0C341212" w:rsidR="38777895">
        <w:rPr>
          <w:rFonts w:ascii="Arial" w:hAnsi="Arial" w:eastAsia="Arial" w:cs="Arial"/>
          <w:b w:val="0"/>
          <w:bCs w:val="0"/>
          <w:i w:val="0"/>
          <w:iCs w:val="0"/>
          <w:caps w:val="0"/>
          <w:smallCaps w:val="0"/>
          <w:noProof w:val="0"/>
          <w:color w:val="000000" w:themeColor="text1" w:themeTint="FF" w:themeShade="FF"/>
          <w:sz w:val="24"/>
          <w:szCs w:val="24"/>
          <w:lang w:val="pt-PT"/>
        </w:rPr>
        <w:t>Vistoria.</w:t>
      </w:r>
    </w:p>
    <w:p w:rsidR="77CE8793" w:rsidP="0C341212" w:rsidRDefault="77CE8793" w14:paraId="71DD4C9A" w14:textId="34C8F763">
      <w:pPr>
        <w:spacing w:line="360" w:lineRule="auto"/>
        <w:ind w:left="142" w:right="134" w:firstLine="0"/>
        <w:jc w:val="center"/>
        <w:rPr>
          <w:ins w:author="ELLEN CRISTINA DE SOUSA CASTRO" w:date="2025-07-02T02:05:28.199Z" w16du:dateUtc="2025-07-02T02:05:28.199Z" w:id="1255565608"/>
        </w:rPr>
      </w:pPr>
      <w:r w:rsidR="77CE8793">
        <w:drawing>
          <wp:inline wp14:editId="136DF4B4" wp14:anchorId="529554DF">
            <wp:extent cx="2724150" cy="5724524"/>
            <wp:effectExtent l="0" t="0" r="0" b="0"/>
            <wp:docPr id="598486225" name="" title=""/>
            <wp:cNvGraphicFramePr>
              <a:graphicFrameLocks noChangeAspect="1"/>
            </wp:cNvGraphicFramePr>
            <a:graphic>
              <a:graphicData uri="http://schemas.openxmlformats.org/drawingml/2006/picture">
                <pic:pic>
                  <pic:nvPicPr>
                    <pic:cNvPr id="0" name=""/>
                    <pic:cNvPicPr/>
                  </pic:nvPicPr>
                  <pic:blipFill>
                    <a:blip r:embed="R11e90e0065df4c32">
                      <a:extLst>
                        <a:ext xmlns:a="http://schemas.openxmlformats.org/drawingml/2006/main" uri="{28A0092B-C50C-407E-A947-70E740481C1C}">
                          <a14:useLocalDpi val="0"/>
                        </a:ext>
                      </a:extLst>
                    </a:blip>
                    <a:stretch>
                      <a:fillRect/>
                    </a:stretch>
                  </pic:blipFill>
                  <pic:spPr>
                    <a:xfrm>
                      <a:off x="0" y="0"/>
                      <a:ext cx="2724150" cy="5724524"/>
                    </a:xfrm>
                    <a:prstGeom prst="rect">
                      <a:avLst/>
                    </a:prstGeom>
                  </pic:spPr>
                </pic:pic>
              </a:graphicData>
            </a:graphic>
          </wp:inline>
        </w:drawing>
      </w:r>
    </w:p>
    <w:p w:rsidR="3FCD0842" w:rsidP="0C341212" w:rsidRDefault="3FCD0842" w14:paraId="7AEBF46E" w14:textId="1C37F9A4">
      <w:pPr>
        <w:spacing w:line="360" w:lineRule="auto"/>
        <w:ind w:left="142" w:right="134" w:firstLine="0"/>
        <w:jc w:val="center"/>
        <w:pPrChange w:author="ELLEN CRISTINA DE SOUSA CASTRO" w:date="2025-07-02T02:05:42.526Z">
          <w:pPr/>
        </w:pPrChange>
      </w:pPr>
      <w:ins w:author="ELLEN CRISTINA DE SOUSA CASTRO" w:date="2025-07-02T02:05:42.53Z" w:id="104651811">
        <w:r w:rsidR="3FCD0842">
          <w:drawing>
            <wp:inline wp14:editId="118AF45A" wp14:anchorId="0A23DB24">
              <wp:extent cx="2838450" cy="5724524"/>
              <wp:effectExtent l="0" t="0" r="0" b="0"/>
              <wp:docPr id="1998671168" name="" title=""/>
              <wp:cNvGraphicFramePr>
                <a:graphicFrameLocks noChangeAspect="1"/>
              </wp:cNvGraphicFramePr>
              <a:graphic>
                <a:graphicData uri="http://schemas.openxmlformats.org/drawingml/2006/picture">
                  <pic:pic>
                    <pic:nvPicPr>
                      <pic:cNvPr id="0" name=""/>
                      <pic:cNvPicPr/>
                    </pic:nvPicPr>
                    <pic:blipFill>
                      <a:blip r:embed="R25502adf39c64012">
                        <a:extLst>
                          <a:ext xmlns:a="http://schemas.openxmlformats.org/drawingml/2006/main" uri="{28A0092B-C50C-407E-A947-70E740481C1C}">
                            <a14:useLocalDpi val="0"/>
                          </a:ext>
                        </a:extLst>
                      </a:blip>
                      <a:stretch>
                        <a:fillRect/>
                      </a:stretch>
                    </pic:blipFill>
                    <pic:spPr>
                      <a:xfrm>
                        <a:off x="0" y="0"/>
                        <a:ext cx="2838450" cy="5724524"/>
                      </a:xfrm>
                      <a:prstGeom prst="rect">
                        <a:avLst/>
                      </a:prstGeom>
                    </pic:spPr>
                  </pic:pic>
                </a:graphicData>
              </a:graphic>
            </wp:inline>
          </w:drawing>
        </w:r>
      </w:ins>
    </w:p>
    <w:p w:rsidR="2070B6CC" w:rsidP="0C341212" w:rsidRDefault="2070B6CC" w14:paraId="177B4604" w14:textId="0D5CFC52">
      <w:pPr>
        <w:spacing w:before="240" w:beforeAutospacing="off" w:after="240" w:afterAutospacing="off"/>
        <w:ind w:left="720"/>
        <w:jc w:val="center"/>
        <w:rPr>
          <w:rFonts w:ascii="Arial" w:hAnsi="Arial" w:eastAsia="Arial" w:cs="Arial"/>
          <w:sz w:val="24"/>
          <w:szCs w:val="24"/>
        </w:rPr>
      </w:pPr>
      <w:r w:rsidRPr="0C341212" w:rsidR="2070B6CC">
        <w:rPr>
          <w:rFonts w:ascii="Arial" w:hAnsi="Arial" w:eastAsia="Arial" w:cs="Arial"/>
          <w:sz w:val="20"/>
          <w:szCs w:val="20"/>
        </w:rPr>
        <w:t xml:space="preserve"> Fonte: Autoria Própria.</w:t>
      </w:r>
    </w:p>
    <w:p w:rsidR="58866C2C" w:rsidP="0C341212" w:rsidRDefault="58866C2C" w14:paraId="461D5C2D" w14:textId="22CA402C">
      <w:pPr>
        <w:spacing w:line="360" w:lineRule="auto"/>
        <w:ind w:left="142" w:right="134" w:firstLine="578"/>
        <w:jc w:val="both"/>
        <w:rPr>
          <w:rFonts w:ascii="Arial" w:hAnsi="Arial" w:eastAsia="Arial" w:cs="Arial"/>
          <w:noProof w:val="0"/>
          <w:sz w:val="24"/>
          <w:szCs w:val="24"/>
          <w:lang w:val="pt-PT"/>
        </w:rPr>
      </w:pPr>
      <w:r w:rsidRPr="0C341212" w:rsidR="58866C2C">
        <w:rPr>
          <w:rFonts w:ascii="Arial" w:hAnsi="Arial" w:eastAsia="Arial" w:cs="Arial"/>
          <w:noProof w:val="0"/>
          <w:sz w:val="24"/>
          <w:szCs w:val="24"/>
          <w:lang w:val="pt-PT"/>
        </w:rPr>
        <w:t xml:space="preserve">Ao iniciar a vistoria, o sistema irá redirecioná-lo para a aba de </w:t>
      </w:r>
      <w:r w:rsidRPr="0C341212" w:rsidR="58866C2C">
        <w:rPr>
          <w:rFonts w:ascii="Arial" w:hAnsi="Arial" w:eastAsia="Arial" w:cs="Arial"/>
          <w:b w:val="1"/>
          <w:bCs w:val="1"/>
          <w:noProof w:val="0"/>
          <w:sz w:val="24"/>
          <w:szCs w:val="24"/>
          <w:lang w:val="pt-PT"/>
        </w:rPr>
        <w:t>“G</w:t>
      </w:r>
      <w:r w:rsidRPr="0C341212" w:rsidR="14A08DA4">
        <w:rPr>
          <w:rFonts w:ascii="Arial" w:hAnsi="Arial" w:eastAsia="Arial" w:cs="Arial"/>
          <w:b w:val="1"/>
          <w:bCs w:val="1"/>
          <w:noProof w:val="0"/>
          <w:sz w:val="24"/>
          <w:szCs w:val="24"/>
          <w:lang w:val="pt-PT"/>
        </w:rPr>
        <w:t>erar</w:t>
      </w:r>
      <w:r w:rsidRPr="0C341212" w:rsidR="58866C2C">
        <w:rPr>
          <w:rFonts w:ascii="Arial" w:hAnsi="Arial" w:eastAsia="Arial" w:cs="Arial"/>
          <w:b w:val="1"/>
          <w:bCs w:val="1"/>
          <w:noProof w:val="0"/>
          <w:sz w:val="24"/>
          <w:szCs w:val="24"/>
          <w:lang w:val="pt-PT"/>
        </w:rPr>
        <w:t xml:space="preserve"> Relatório Técnico”</w:t>
      </w:r>
      <w:r w:rsidRPr="0C341212" w:rsidR="58866C2C">
        <w:rPr>
          <w:rFonts w:ascii="Arial" w:hAnsi="Arial" w:eastAsia="Arial" w:cs="Arial"/>
          <w:noProof w:val="0"/>
          <w:sz w:val="24"/>
          <w:szCs w:val="24"/>
          <w:lang w:val="pt-PT"/>
        </w:rPr>
        <w:t xml:space="preserve"> relatório técnico, onde deverão ser preenchidos os campos relacionados à vistoria em andamento.</w:t>
      </w:r>
    </w:p>
    <w:p w:rsidR="0AC69394" w:rsidP="0C341212" w:rsidRDefault="0AC69394" w14:paraId="21194462" w14:textId="6CFB5ABB">
      <w:pPr>
        <w:pStyle w:val="Heading3"/>
        <w:rPr>
          <w:rFonts w:ascii="Arial" w:hAnsi="Arial" w:eastAsia="Arial" w:cs="Arial"/>
          <w:noProof w:val="0"/>
          <w:sz w:val="28"/>
          <w:szCs w:val="28"/>
          <w:lang w:val="pt-BR"/>
        </w:rPr>
      </w:pPr>
      <w:bookmarkStart w:name="_Toc1034495601" w:id="105370708"/>
      <w:r w:rsidRPr="0C341212" w:rsidR="0AC69394">
        <w:rPr>
          <w:rFonts w:ascii="Arial" w:hAnsi="Arial" w:eastAsia="Arial" w:cs="Arial"/>
          <w:noProof w:val="0"/>
          <w:lang w:val="pt-BR"/>
        </w:rPr>
        <w:t>4.4.2 Ver Vistoria</w:t>
      </w:r>
      <w:bookmarkEnd w:id="105370708"/>
    </w:p>
    <w:p w:rsidR="04934038" w:rsidP="0C341212" w:rsidRDefault="04934038" w14:paraId="3E77E4C3" w14:textId="4AB37B05">
      <w:pPr>
        <w:spacing w:before="240" w:beforeAutospacing="off" w:after="240" w:afterAutospacing="off"/>
        <w:ind w:left="720" w:firstLine="708"/>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04934038">
        <w:rPr>
          <w:rFonts w:ascii="Arial" w:hAnsi="Arial" w:eastAsia="Arial" w:cs="Arial"/>
          <w:b w:val="0"/>
          <w:bCs w:val="0"/>
          <w:i w:val="0"/>
          <w:iCs w:val="0"/>
          <w:caps w:val="0"/>
          <w:smallCaps w:val="0"/>
          <w:noProof w:val="0"/>
          <w:color w:val="000000" w:themeColor="text1" w:themeTint="FF" w:themeShade="FF"/>
          <w:sz w:val="24"/>
          <w:szCs w:val="24"/>
          <w:lang w:val="pt-PT"/>
        </w:rPr>
        <w:t>Figura 1</w:t>
      </w:r>
      <w:r w:rsidRPr="0C341212" w:rsidR="0C03004C">
        <w:rPr>
          <w:rFonts w:ascii="Arial" w:hAnsi="Arial" w:eastAsia="Arial" w:cs="Arial"/>
          <w:b w:val="0"/>
          <w:bCs w:val="0"/>
          <w:i w:val="0"/>
          <w:iCs w:val="0"/>
          <w:caps w:val="0"/>
          <w:smallCaps w:val="0"/>
          <w:noProof w:val="0"/>
          <w:color w:val="000000" w:themeColor="text1" w:themeTint="FF" w:themeShade="FF"/>
          <w:sz w:val="24"/>
          <w:szCs w:val="24"/>
          <w:lang w:val="pt-PT"/>
        </w:rPr>
        <w:t>8</w:t>
      </w:r>
      <w:r w:rsidRPr="0C341212" w:rsidR="04934038">
        <w:rPr>
          <w:rFonts w:ascii="Arial" w:hAnsi="Arial" w:eastAsia="Arial" w:cs="Arial"/>
          <w:b w:val="0"/>
          <w:bCs w:val="0"/>
          <w:i w:val="0"/>
          <w:iCs w:val="0"/>
          <w:caps w:val="0"/>
          <w:smallCaps w:val="0"/>
          <w:noProof w:val="0"/>
          <w:color w:val="000000" w:themeColor="text1" w:themeTint="FF" w:themeShade="FF"/>
          <w:sz w:val="24"/>
          <w:szCs w:val="24"/>
          <w:lang w:val="pt-PT"/>
        </w:rPr>
        <w:t>: Gerar Relatório Técnico.</w:t>
      </w:r>
    </w:p>
    <w:p w:rsidR="3265313E" w:rsidP="0C341212" w:rsidRDefault="3265313E" w14:paraId="4BBCADBC" w14:textId="489CA532">
      <w:pPr>
        <w:jc w:val="center"/>
        <w:rPr>
          <w:rFonts w:ascii="Arial" w:hAnsi="Arial" w:eastAsia="Arial" w:cs="Arial"/>
        </w:rPr>
      </w:pPr>
      <w:r w:rsidR="3265313E">
        <w:drawing>
          <wp:inline wp14:editId="3FD7419A" wp14:anchorId="21B186FB">
            <wp:extent cx="4085993" cy="3372134"/>
            <wp:effectExtent l="0" t="0" r="0" b="0"/>
            <wp:docPr id="1425386365" name="" title=""/>
            <wp:cNvGraphicFramePr>
              <a:graphicFrameLocks noChangeAspect="1"/>
            </wp:cNvGraphicFramePr>
            <a:graphic>
              <a:graphicData uri="http://schemas.openxmlformats.org/drawingml/2006/picture">
                <pic:pic>
                  <pic:nvPicPr>
                    <pic:cNvPr id="0" name=""/>
                    <pic:cNvPicPr/>
                  </pic:nvPicPr>
                  <pic:blipFill>
                    <a:blip r:embed="Re6901aecd60542d0">
                      <a:extLst>
                        <a:ext xmlns:a="http://schemas.openxmlformats.org/drawingml/2006/main" uri="{28A0092B-C50C-407E-A947-70E740481C1C}">
                          <a14:useLocalDpi val="0"/>
                        </a:ext>
                      </a:extLst>
                    </a:blip>
                    <a:stretch>
                      <a:fillRect/>
                    </a:stretch>
                  </pic:blipFill>
                  <pic:spPr>
                    <a:xfrm>
                      <a:off x="0" y="0"/>
                      <a:ext cx="4085993" cy="3372134"/>
                    </a:xfrm>
                    <a:prstGeom prst="rect">
                      <a:avLst/>
                    </a:prstGeom>
                  </pic:spPr>
                </pic:pic>
              </a:graphicData>
            </a:graphic>
          </wp:inline>
        </w:drawing>
      </w:r>
    </w:p>
    <w:p w:rsidR="01DF6A34" w:rsidP="0C341212" w:rsidRDefault="01DF6A34" w14:paraId="275893A7" w14:textId="35D61F14">
      <w:pPr>
        <w:jc w:val="center"/>
        <w:rPr>
          <w:rFonts w:ascii="Arial" w:hAnsi="Arial" w:eastAsia="Arial" w:cs="Arial"/>
          <w:sz w:val="24"/>
          <w:szCs w:val="24"/>
        </w:rPr>
      </w:pPr>
      <w:r w:rsidRPr="0C341212" w:rsidR="01DF6A34">
        <w:rPr>
          <w:rFonts w:ascii="Arial" w:hAnsi="Arial" w:eastAsia="Arial" w:cs="Arial"/>
          <w:sz w:val="20"/>
          <w:szCs w:val="20"/>
        </w:rPr>
        <w:t>Fonte: Autoria Própria.</w:t>
      </w:r>
    </w:p>
    <w:p w:rsidR="1CA3D4AC" w:rsidP="0C341212" w:rsidRDefault="1CA3D4AC" w14:paraId="043B16D5" w14:textId="4662361A">
      <w:pPr>
        <w:rPr>
          <w:rFonts w:ascii="Arial" w:hAnsi="Arial" w:eastAsia="Arial" w:cs="Arial"/>
          <w:noProof w:val="0"/>
          <w:sz w:val="24"/>
          <w:szCs w:val="24"/>
          <w:lang w:val="pt-BR"/>
        </w:rPr>
      </w:pPr>
      <w:r w:rsidRPr="0C341212" w:rsidR="1CA3D4AC">
        <w:rPr>
          <w:rFonts w:ascii="Arial" w:hAnsi="Arial" w:eastAsia="Arial" w:cs="Arial"/>
          <w:b w:val="1"/>
          <w:bCs w:val="1"/>
          <w:noProof w:val="0"/>
          <w:sz w:val="24"/>
          <w:szCs w:val="24"/>
          <w:lang w:val="pt-BR"/>
        </w:rPr>
        <w:t xml:space="preserve">Etapa </w:t>
      </w:r>
      <w:r w:rsidRPr="0C341212" w:rsidR="42CB6361">
        <w:rPr>
          <w:rFonts w:ascii="Arial" w:hAnsi="Arial" w:eastAsia="Arial" w:cs="Arial"/>
          <w:b w:val="1"/>
          <w:bCs w:val="1"/>
          <w:noProof w:val="0"/>
          <w:sz w:val="24"/>
          <w:szCs w:val="24"/>
          <w:lang w:val="pt-BR"/>
        </w:rPr>
        <w:t>0</w:t>
      </w:r>
      <w:r w:rsidRPr="0C341212" w:rsidR="1CA3D4AC">
        <w:rPr>
          <w:rFonts w:ascii="Arial" w:hAnsi="Arial" w:eastAsia="Arial" w:cs="Arial"/>
          <w:b w:val="1"/>
          <w:bCs w:val="1"/>
          <w:noProof w:val="0"/>
          <w:sz w:val="24"/>
          <w:szCs w:val="24"/>
          <w:lang w:val="pt-BR"/>
        </w:rPr>
        <w:t xml:space="preserve"> – Informações Iniciais</w:t>
      </w:r>
    </w:p>
    <w:p w:rsidR="1CA3D4AC" w:rsidP="0C341212" w:rsidRDefault="1CA3D4AC" w14:paraId="4E0CC12C" w14:textId="3C55B4C4">
      <w:pPr>
        <w:rPr>
          <w:rFonts w:ascii="Arial" w:hAnsi="Arial" w:eastAsia="Arial" w:cs="Arial"/>
          <w:noProof w:val="0"/>
          <w:sz w:val="24"/>
          <w:szCs w:val="24"/>
          <w:lang w:val="pt-BR"/>
        </w:rPr>
      </w:pPr>
      <w:r w:rsidRPr="0C341212" w:rsidR="1CA3D4AC">
        <w:rPr>
          <w:rFonts w:ascii="Arial" w:hAnsi="Arial" w:eastAsia="Arial" w:cs="Arial"/>
          <w:noProof w:val="0"/>
          <w:sz w:val="24"/>
          <w:szCs w:val="24"/>
          <w:lang w:val="pt-BR"/>
        </w:rPr>
        <w:t>Você deverá preencher os seguintes campos obrigatórios:</w:t>
      </w:r>
    </w:p>
    <w:p w:rsidR="1CA3D4AC" w:rsidP="0C341212" w:rsidRDefault="1CA3D4AC" w14:paraId="557ADBC6" w14:textId="31DDB353">
      <w:pPr>
        <w:pStyle w:val="Normal"/>
        <w:rPr>
          <w:rFonts w:ascii="Arial" w:hAnsi="Arial" w:eastAsia="Arial" w:cs="Arial"/>
          <w:b w:val="1"/>
          <w:bCs w:val="1"/>
          <w:noProof w:val="0"/>
          <w:sz w:val="24"/>
          <w:szCs w:val="24"/>
          <w:lang w:val="pt-BR"/>
        </w:rPr>
      </w:pPr>
      <w:r w:rsidRPr="0C341212" w:rsidR="1CA3D4AC">
        <w:rPr>
          <w:rFonts w:ascii="Arial" w:hAnsi="Arial" w:eastAsia="Arial" w:cs="Arial"/>
          <w:b w:val="1"/>
          <w:bCs w:val="1"/>
          <w:noProof w:val="0"/>
          <w:lang w:val="pt-BR"/>
        </w:rPr>
        <w:t>Campos do Formulário</w:t>
      </w:r>
    </w:p>
    <w:p w:rsidR="5E4605FC" w:rsidP="0C341212" w:rsidRDefault="5E4605FC" w14:paraId="120AB59B" w14:textId="66282F76">
      <w:pPr>
        <w:pStyle w:val="ListParagraph"/>
        <w:numPr>
          <w:ilvl w:val="0"/>
          <w:numId w:val="5"/>
        </w:numPr>
        <w:spacing w:before="240" w:beforeAutospacing="off" w:after="240" w:afterAutospacing="off"/>
        <w:rPr>
          <w:rFonts w:ascii="Arial" w:hAnsi="Arial" w:eastAsia="Arial" w:cs="Arial"/>
          <w:b w:val="0"/>
          <w:bCs w:val="0"/>
          <w:noProof w:val="0"/>
          <w:sz w:val="24"/>
          <w:szCs w:val="24"/>
          <w:lang w:val="pt-BR"/>
        </w:rPr>
      </w:pPr>
      <w:r w:rsidRPr="0C341212" w:rsidR="5E4605FC">
        <w:rPr>
          <w:rFonts w:ascii="Arial" w:hAnsi="Arial" w:eastAsia="Arial" w:cs="Arial"/>
          <w:b w:val="0"/>
          <w:bCs w:val="0"/>
          <w:noProof w:val="0"/>
          <w:sz w:val="24"/>
          <w:szCs w:val="24"/>
          <w:lang w:val="pt-BR"/>
        </w:rPr>
        <w:t>Nome do Vistoriador</w:t>
      </w:r>
    </w:p>
    <w:p w:rsidR="5E4605FC" w:rsidP="0C341212" w:rsidRDefault="5E4605FC" w14:paraId="0BF796B0" w14:textId="5CEB24BB">
      <w:pPr>
        <w:pStyle w:val="ListParagraph"/>
        <w:numPr>
          <w:ilvl w:val="0"/>
          <w:numId w:val="5"/>
        </w:numPr>
        <w:spacing w:before="240" w:beforeAutospacing="off" w:after="240" w:afterAutospacing="off"/>
        <w:rPr>
          <w:rFonts w:ascii="Arial" w:hAnsi="Arial" w:eastAsia="Arial" w:cs="Arial"/>
          <w:b w:val="0"/>
          <w:bCs w:val="0"/>
          <w:noProof w:val="0"/>
          <w:sz w:val="24"/>
          <w:szCs w:val="24"/>
          <w:lang w:val="pt-BR"/>
        </w:rPr>
      </w:pPr>
      <w:r w:rsidRPr="0C341212" w:rsidR="5E4605FC">
        <w:rPr>
          <w:rFonts w:ascii="Arial" w:hAnsi="Arial" w:eastAsia="Arial" w:cs="Arial"/>
          <w:b w:val="0"/>
          <w:bCs w:val="0"/>
          <w:noProof w:val="0"/>
          <w:sz w:val="24"/>
          <w:szCs w:val="24"/>
          <w:lang w:val="pt-BR"/>
        </w:rPr>
        <w:t>Localização</w:t>
      </w:r>
    </w:p>
    <w:p w:rsidR="5E4605FC" w:rsidP="0C341212" w:rsidRDefault="5E4605FC" w14:paraId="6B5DED09" w14:textId="1DFB2082">
      <w:pPr>
        <w:pStyle w:val="ListParagraph"/>
        <w:numPr>
          <w:ilvl w:val="0"/>
          <w:numId w:val="5"/>
        </w:numPr>
        <w:spacing w:before="240" w:beforeAutospacing="off" w:after="240" w:afterAutospacing="off"/>
        <w:rPr>
          <w:rFonts w:ascii="Arial" w:hAnsi="Arial" w:eastAsia="Arial" w:cs="Arial"/>
          <w:b w:val="0"/>
          <w:bCs w:val="0"/>
          <w:noProof w:val="0"/>
          <w:sz w:val="24"/>
          <w:szCs w:val="24"/>
          <w:lang w:val="pt-BR"/>
        </w:rPr>
      </w:pPr>
      <w:r w:rsidRPr="0C341212" w:rsidR="5E4605FC">
        <w:rPr>
          <w:rFonts w:ascii="Arial" w:hAnsi="Arial" w:eastAsia="Arial" w:cs="Arial"/>
          <w:b w:val="0"/>
          <w:bCs w:val="0"/>
          <w:noProof w:val="0"/>
          <w:sz w:val="24"/>
          <w:szCs w:val="24"/>
          <w:lang w:val="pt-BR"/>
        </w:rPr>
        <w:t>Data da Vistoria</w:t>
      </w:r>
    </w:p>
    <w:p w:rsidR="5E4605FC" w:rsidP="0C341212" w:rsidRDefault="5E4605FC" w14:paraId="0B21F0C8" w14:textId="2C9D8349">
      <w:pPr>
        <w:pStyle w:val="ListParagraph"/>
        <w:numPr>
          <w:ilvl w:val="0"/>
          <w:numId w:val="5"/>
        </w:numPr>
        <w:spacing w:before="240" w:beforeAutospacing="off" w:after="240" w:afterAutospacing="off"/>
        <w:rPr>
          <w:rFonts w:ascii="Arial" w:hAnsi="Arial" w:eastAsia="Arial" w:cs="Arial"/>
          <w:b w:val="0"/>
          <w:bCs w:val="0"/>
          <w:noProof w:val="0"/>
          <w:sz w:val="24"/>
          <w:szCs w:val="24"/>
          <w:lang w:val="pt-BR"/>
        </w:rPr>
      </w:pPr>
      <w:r w:rsidRPr="0C341212" w:rsidR="5E4605FC">
        <w:rPr>
          <w:rFonts w:ascii="Arial" w:hAnsi="Arial" w:eastAsia="Arial" w:cs="Arial"/>
          <w:b w:val="0"/>
          <w:bCs w:val="0"/>
          <w:noProof w:val="0"/>
          <w:sz w:val="24"/>
          <w:szCs w:val="24"/>
          <w:lang w:val="pt-BR"/>
        </w:rPr>
        <w:t>Hora da Vistoria</w:t>
      </w:r>
    </w:p>
    <w:p w:rsidR="7461DDB5" w:rsidP="0C341212" w:rsidRDefault="7461DDB5" w14:paraId="7FC25E2C" w14:textId="076CF6E6">
      <w:pPr>
        <w:pStyle w:val="Normal"/>
        <w:rPr>
          <w:rFonts w:ascii="Arial" w:hAnsi="Arial" w:eastAsia="Arial" w:cs="Arial"/>
          <w:b w:val="1"/>
          <w:bCs w:val="1"/>
          <w:noProof w:val="0"/>
          <w:sz w:val="24"/>
          <w:szCs w:val="24"/>
          <w:lang w:val="pt-BR"/>
        </w:rPr>
      </w:pPr>
      <w:r w:rsidRPr="0C341212" w:rsidR="7461DDB5">
        <w:rPr>
          <w:rFonts w:ascii="Arial" w:hAnsi="Arial" w:eastAsia="Arial" w:cs="Arial"/>
          <w:b w:val="1"/>
          <w:bCs w:val="1"/>
          <w:noProof w:val="0"/>
          <w:lang w:val="pt-BR"/>
        </w:rPr>
        <w:t>Etapa 1</w:t>
      </w:r>
      <w:r w:rsidRPr="0C341212" w:rsidR="7306BC3B">
        <w:rPr>
          <w:rFonts w:ascii="Arial" w:hAnsi="Arial" w:eastAsia="Arial" w:cs="Arial"/>
          <w:b w:val="1"/>
          <w:bCs w:val="1"/>
          <w:noProof w:val="0"/>
          <w:lang w:val="pt-BR"/>
        </w:rPr>
        <w:t xml:space="preserve"> a 5</w:t>
      </w:r>
      <w:r w:rsidRPr="0C341212" w:rsidR="7461DDB5">
        <w:rPr>
          <w:rFonts w:ascii="Arial" w:hAnsi="Arial" w:eastAsia="Arial" w:cs="Arial"/>
          <w:b w:val="1"/>
          <w:bCs w:val="1"/>
          <w:noProof w:val="0"/>
          <w:lang w:val="pt-BR"/>
        </w:rPr>
        <w:t xml:space="preserve"> – </w:t>
      </w:r>
      <w:r w:rsidRPr="0C341212" w:rsidR="16E08154">
        <w:rPr>
          <w:rFonts w:ascii="Arial" w:hAnsi="Arial" w:eastAsia="Arial" w:cs="Arial"/>
          <w:b w:val="1"/>
          <w:bCs w:val="1"/>
          <w:noProof w:val="0"/>
          <w:lang w:val="pt-BR"/>
        </w:rPr>
        <w:t>Cômodos</w:t>
      </w:r>
      <w:r w:rsidRPr="0C341212" w:rsidR="226C307E">
        <w:rPr>
          <w:rFonts w:ascii="Arial" w:hAnsi="Arial" w:eastAsia="Arial" w:cs="Arial"/>
          <w:b w:val="1"/>
          <w:bCs w:val="1"/>
          <w:noProof w:val="0"/>
          <w:lang w:val="pt-BR"/>
        </w:rPr>
        <w:t xml:space="preserve"> </w:t>
      </w:r>
    </w:p>
    <w:p w:rsidR="59B6B6D8" w:rsidP="0C341212" w:rsidRDefault="59B6B6D8" w14:paraId="00A6C131" w14:textId="407862C0">
      <w:pPr>
        <w:jc w:val="center"/>
        <w:rPr>
          <w:rFonts w:ascii="Arial" w:hAnsi="Arial" w:eastAsia="Arial" w:cs="Arial"/>
          <w:b w:val="0"/>
          <w:bCs w:val="0"/>
          <w:i w:val="0"/>
          <w:iCs w:val="0"/>
          <w:caps w:val="0"/>
          <w:smallCaps w:val="0"/>
          <w:noProof w:val="0"/>
          <w:color w:val="000000" w:themeColor="text1" w:themeTint="FF" w:themeShade="FF"/>
          <w:sz w:val="24"/>
          <w:szCs w:val="24"/>
          <w:lang w:val="pt-PT"/>
        </w:rPr>
      </w:pPr>
      <w:r w:rsidRPr="0C341212" w:rsidR="59B6B6D8">
        <w:rPr>
          <w:rFonts w:ascii="Arial" w:hAnsi="Arial" w:eastAsia="Arial" w:cs="Arial"/>
          <w:b w:val="0"/>
          <w:bCs w:val="0"/>
          <w:i w:val="0"/>
          <w:iCs w:val="0"/>
          <w:caps w:val="0"/>
          <w:smallCaps w:val="0"/>
          <w:noProof w:val="0"/>
          <w:color w:val="000000" w:themeColor="text1" w:themeTint="FF" w:themeShade="FF"/>
          <w:sz w:val="24"/>
          <w:szCs w:val="24"/>
          <w:lang w:val="pt-PT"/>
        </w:rPr>
        <w:t>Figura 15: Gerar Relatório Técnico C</w:t>
      </w:r>
      <w:r w:rsidRPr="0C341212" w:rsidR="710CE65C">
        <w:rPr>
          <w:rFonts w:ascii="Arial" w:hAnsi="Arial" w:eastAsia="Arial" w:cs="Arial"/>
          <w:b w:val="0"/>
          <w:bCs w:val="0"/>
          <w:i w:val="0"/>
          <w:iCs w:val="0"/>
          <w:caps w:val="0"/>
          <w:smallCaps w:val="0"/>
          <w:noProof w:val="0"/>
          <w:color w:val="000000" w:themeColor="text1" w:themeTint="FF" w:themeShade="FF"/>
          <w:sz w:val="24"/>
          <w:szCs w:val="24"/>
          <w:lang w:val="pt-PT"/>
        </w:rPr>
        <w:t>ô</w:t>
      </w:r>
      <w:r w:rsidRPr="0C341212" w:rsidR="59B6B6D8">
        <w:rPr>
          <w:rFonts w:ascii="Arial" w:hAnsi="Arial" w:eastAsia="Arial" w:cs="Arial"/>
          <w:b w:val="0"/>
          <w:bCs w:val="0"/>
          <w:i w:val="0"/>
          <w:iCs w:val="0"/>
          <w:caps w:val="0"/>
          <w:smallCaps w:val="0"/>
          <w:noProof w:val="0"/>
          <w:color w:val="000000" w:themeColor="text1" w:themeTint="FF" w:themeShade="FF"/>
          <w:sz w:val="24"/>
          <w:szCs w:val="24"/>
          <w:lang w:val="pt-PT"/>
        </w:rPr>
        <w:t>modo Específico: Quarto</w:t>
      </w:r>
    </w:p>
    <w:p w:rsidR="59B6B6D8" w:rsidP="0C341212" w:rsidRDefault="59B6B6D8" w14:paraId="73DEFF98" w14:textId="765153C6">
      <w:pPr>
        <w:rPr>
          <w:rFonts w:ascii="Arial" w:hAnsi="Arial" w:eastAsia="Arial" w:cs="Arial"/>
          <w:noProof w:val="0"/>
          <w:lang w:val="pt-BR"/>
        </w:rPr>
      </w:pPr>
      <w:r w:rsidR="59B6B6D8">
        <w:drawing>
          <wp:inline wp14:editId="4FB69E8D" wp14:anchorId="66925BBE">
            <wp:extent cx="4712737" cy="5057774"/>
            <wp:effectExtent l="0" t="0" r="0" b="0"/>
            <wp:docPr id="1918823000" name="" title=""/>
            <wp:cNvGraphicFramePr>
              <a:graphicFrameLocks noChangeAspect="1"/>
            </wp:cNvGraphicFramePr>
            <a:graphic>
              <a:graphicData uri="http://schemas.openxmlformats.org/drawingml/2006/picture">
                <pic:pic>
                  <pic:nvPicPr>
                    <pic:cNvPr id="0" name=""/>
                    <pic:cNvPicPr/>
                  </pic:nvPicPr>
                  <pic:blipFill>
                    <a:blip r:embed="R48e066f362a743b2">
                      <a:extLst>
                        <a:ext xmlns:a="http://schemas.openxmlformats.org/drawingml/2006/main" uri="{28A0092B-C50C-407E-A947-70E740481C1C}">
                          <a14:useLocalDpi val="0"/>
                        </a:ext>
                      </a:extLst>
                    </a:blip>
                    <a:stretch>
                      <a:fillRect/>
                    </a:stretch>
                  </pic:blipFill>
                  <pic:spPr>
                    <a:xfrm>
                      <a:off x="0" y="0"/>
                      <a:ext cx="4712737" cy="5057774"/>
                    </a:xfrm>
                    <a:prstGeom prst="rect">
                      <a:avLst/>
                    </a:prstGeom>
                  </pic:spPr>
                </pic:pic>
              </a:graphicData>
            </a:graphic>
          </wp:inline>
        </w:drawing>
      </w:r>
    </w:p>
    <w:p w:rsidR="59B6B6D8" w:rsidP="0C341212" w:rsidRDefault="59B6B6D8" w14:paraId="3E0228A1" w14:textId="7C595CF5">
      <w:pPr>
        <w:jc w:val="center"/>
        <w:rPr>
          <w:rFonts w:ascii="Arial" w:hAnsi="Arial" w:eastAsia="Arial" w:cs="Arial"/>
          <w:sz w:val="24"/>
          <w:szCs w:val="24"/>
        </w:rPr>
      </w:pPr>
      <w:r w:rsidRPr="0C341212" w:rsidR="59B6B6D8">
        <w:rPr>
          <w:rFonts w:ascii="Arial" w:hAnsi="Arial" w:eastAsia="Arial" w:cs="Arial"/>
          <w:sz w:val="20"/>
          <w:szCs w:val="20"/>
        </w:rPr>
        <w:t>Fonte: Autoria Própria.</w:t>
      </w:r>
    </w:p>
    <w:p w:rsidR="7461DDB5" w:rsidP="0C341212" w:rsidRDefault="7461DDB5" w14:paraId="2ED46A8D" w14:textId="6FCF33ED">
      <w:p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 xml:space="preserve">Nesta etapa, informe o estado </w:t>
      </w:r>
      <w:r w:rsidRPr="0C341212" w:rsidR="677B222D">
        <w:rPr>
          <w:rFonts w:ascii="Arial" w:hAnsi="Arial" w:eastAsia="Arial" w:cs="Arial"/>
          <w:noProof w:val="0"/>
          <w:sz w:val="24"/>
          <w:szCs w:val="24"/>
          <w:lang w:val="pt-BR"/>
        </w:rPr>
        <w:t>do cômodo especificado</w:t>
      </w:r>
      <w:r w:rsidRPr="0C341212" w:rsidR="1863AABE">
        <w:rPr>
          <w:rFonts w:ascii="Arial" w:hAnsi="Arial" w:eastAsia="Arial" w:cs="Arial"/>
          <w:noProof w:val="0"/>
          <w:sz w:val="24"/>
          <w:szCs w:val="24"/>
          <w:lang w:val="pt-BR"/>
        </w:rPr>
        <w:t xml:space="preserve"> </w:t>
      </w:r>
      <w:r w:rsidRPr="0C341212" w:rsidR="7461DDB5">
        <w:rPr>
          <w:rFonts w:ascii="Arial" w:hAnsi="Arial" w:eastAsia="Arial" w:cs="Arial"/>
          <w:noProof w:val="0"/>
          <w:sz w:val="24"/>
          <w:szCs w:val="24"/>
          <w:lang w:val="pt-BR"/>
        </w:rPr>
        <w:t>da residência, preenchendo os seguintes campos:</w:t>
      </w:r>
    </w:p>
    <w:p w:rsidR="7461DDB5" w:rsidP="0C341212" w:rsidRDefault="7461DDB5" w14:paraId="489BDA9F" w14:textId="25639B9D">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 xml:space="preserve">Quantidade de </w:t>
      </w:r>
      <w:r w:rsidRPr="0C341212" w:rsidR="7CA0A0AD">
        <w:rPr>
          <w:rFonts w:ascii="Arial" w:hAnsi="Arial" w:eastAsia="Arial" w:cs="Arial"/>
          <w:noProof w:val="0"/>
          <w:sz w:val="24"/>
          <w:szCs w:val="24"/>
          <w:lang w:val="pt-BR"/>
        </w:rPr>
        <w:t xml:space="preserve">cômodo </w:t>
      </w:r>
      <w:r w:rsidRPr="0C341212" w:rsidR="5A2B7586">
        <w:rPr>
          <w:rFonts w:ascii="Arial" w:hAnsi="Arial" w:eastAsia="Arial" w:cs="Arial"/>
          <w:noProof w:val="0"/>
          <w:sz w:val="24"/>
          <w:szCs w:val="24"/>
          <w:lang w:val="pt-BR"/>
        </w:rPr>
        <w:t>específico</w:t>
      </w:r>
    </w:p>
    <w:p w:rsidR="7461DDB5" w:rsidP="0C341212" w:rsidRDefault="7461DDB5" w14:paraId="54977487" w14:textId="2831239D">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Estrutura</w:t>
      </w:r>
    </w:p>
    <w:p w:rsidR="7461DDB5" w:rsidP="0C341212" w:rsidRDefault="7461DDB5" w14:paraId="742FF227" w14:textId="6F2EA7EA">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Pintura</w:t>
      </w:r>
    </w:p>
    <w:p w:rsidR="7461DDB5" w:rsidP="0C341212" w:rsidRDefault="7461DDB5" w14:paraId="5D0D8D73" w14:textId="3243244B">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Instalação Elétrica</w:t>
      </w:r>
    </w:p>
    <w:p w:rsidR="7461DDB5" w:rsidP="0C341212" w:rsidRDefault="7461DDB5" w14:paraId="7B6E95BE" w14:textId="283A34AD">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Instalação Hidráulica</w:t>
      </w:r>
    </w:p>
    <w:p w:rsidR="7461DDB5" w:rsidP="0C341212" w:rsidRDefault="7461DDB5" w14:paraId="1F755D88" w14:textId="2B507396">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Piso</w:t>
      </w:r>
    </w:p>
    <w:p w:rsidR="7461DDB5" w:rsidP="0C341212" w:rsidRDefault="7461DDB5" w14:paraId="716FB484" w14:textId="15DA5E34">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Telhado</w:t>
      </w:r>
    </w:p>
    <w:p w:rsidR="7461DDB5" w:rsidP="0C341212" w:rsidRDefault="7461DDB5" w14:paraId="4D8CDD7F" w14:textId="484206F9">
      <w:pPr>
        <w:pStyle w:val="ListParagraph"/>
        <w:numPr>
          <w:ilvl w:val="0"/>
          <w:numId w:val="29"/>
        </w:num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Observações sobre os quartos</w:t>
      </w:r>
    </w:p>
    <w:p w:rsidR="7461DDB5" w:rsidP="0C341212" w:rsidRDefault="7461DDB5" w14:paraId="354924DE" w14:textId="3A55D4D6">
      <w:pPr>
        <w:spacing w:before="240" w:beforeAutospacing="off" w:after="240" w:afterAutospacing="off"/>
        <w:rPr>
          <w:rFonts w:ascii="Arial" w:hAnsi="Arial" w:eastAsia="Arial" w:cs="Arial"/>
          <w:noProof w:val="0"/>
          <w:sz w:val="24"/>
          <w:szCs w:val="24"/>
          <w:lang w:val="pt-BR"/>
        </w:rPr>
      </w:pPr>
      <w:r w:rsidRPr="0C341212" w:rsidR="7461DDB5">
        <w:rPr>
          <w:rFonts w:ascii="Arial" w:hAnsi="Arial" w:eastAsia="Arial" w:cs="Arial"/>
          <w:noProof w:val="0"/>
          <w:sz w:val="24"/>
          <w:szCs w:val="24"/>
          <w:lang w:val="pt-BR"/>
        </w:rPr>
        <w:t xml:space="preserve">Utilize o botão </w:t>
      </w:r>
      <w:r w:rsidRPr="0C341212" w:rsidR="7461DDB5">
        <w:rPr>
          <w:rFonts w:ascii="Arial" w:hAnsi="Arial" w:eastAsia="Arial" w:cs="Arial"/>
          <w:b w:val="1"/>
          <w:bCs w:val="1"/>
          <w:noProof w:val="0"/>
          <w:sz w:val="24"/>
          <w:szCs w:val="24"/>
          <w:lang w:val="pt-BR"/>
        </w:rPr>
        <w:t>"Avançar"</w:t>
      </w:r>
      <w:r w:rsidRPr="0C341212" w:rsidR="7461DDB5">
        <w:rPr>
          <w:rFonts w:ascii="Arial" w:hAnsi="Arial" w:eastAsia="Arial" w:cs="Arial"/>
          <w:noProof w:val="0"/>
          <w:sz w:val="24"/>
          <w:szCs w:val="24"/>
          <w:lang w:val="pt-BR"/>
        </w:rPr>
        <w:t xml:space="preserve"> para seguir para o próximo cômodo.</w:t>
      </w:r>
    </w:p>
    <w:p w:rsidR="349FB97A" w:rsidP="0C341212" w:rsidRDefault="349FB97A" w14:paraId="079D1147" w14:textId="5BDC1EB7">
      <w:pPr>
        <w:spacing w:before="240" w:beforeAutospacing="off" w:after="240" w:afterAutospacing="off"/>
        <w:ind w:firstLine="708"/>
        <w:rPr>
          <w:rFonts w:ascii="Arial" w:hAnsi="Arial" w:eastAsia="Arial" w:cs="Arial"/>
          <w:noProof w:val="0"/>
          <w:sz w:val="24"/>
          <w:szCs w:val="24"/>
          <w:lang w:val="pt-BR"/>
        </w:rPr>
      </w:pPr>
      <w:r w:rsidRPr="0C341212" w:rsidR="349FB97A">
        <w:rPr>
          <w:rFonts w:ascii="Arial" w:hAnsi="Arial" w:eastAsia="Arial" w:cs="Arial"/>
          <w:noProof w:val="0"/>
          <w:sz w:val="24"/>
          <w:szCs w:val="24"/>
          <w:lang w:val="pt-BR"/>
        </w:rPr>
        <w:t xml:space="preserve">Esse processo se repetirá nas etapas seguintes para os demais cômodos, como: banheiro, sala, cozinha e varanda. Após o preenchimento de todos eles, ao clicar em 'Avançar', o relatório técnico será gerado automaticamente. </w:t>
      </w:r>
    </w:p>
    <w:p w:rsidR="5007EC70" w:rsidP="0C341212" w:rsidRDefault="5007EC70" w14:paraId="5CCEDEAA" w14:textId="0FE10689">
      <w:pPr>
        <w:pStyle w:val="Heading1"/>
        <w:rPr>
          <w:rFonts w:ascii="Arial" w:hAnsi="Arial" w:eastAsia="Arial" w:cs="Arial"/>
          <w:b w:val="1"/>
          <w:bCs w:val="1"/>
          <w:noProof w:val="0"/>
          <w:sz w:val="28"/>
          <w:szCs w:val="28"/>
          <w:lang w:val="pt-BR"/>
        </w:rPr>
      </w:pPr>
      <w:bookmarkStart w:name="_Toc1418988511" w:id="773064186"/>
      <w:r w:rsidRPr="0C341212" w:rsidR="5007EC70">
        <w:rPr>
          <w:rFonts w:ascii="Arial" w:hAnsi="Arial" w:eastAsia="Arial" w:cs="Arial"/>
          <w:noProof w:val="0"/>
          <w:sz w:val="28"/>
          <w:szCs w:val="28"/>
          <w:lang w:val="pt-BR"/>
        </w:rPr>
        <w:t>5. Encerramento</w:t>
      </w:r>
      <w:bookmarkEnd w:id="773064186"/>
    </w:p>
    <w:p w:rsidR="5007EC70" w:rsidP="0C341212" w:rsidRDefault="5007EC70" w14:paraId="60B15B63" w14:textId="5C6AEBBB">
      <w:pPr>
        <w:spacing w:before="240" w:beforeAutospacing="off" w:after="240" w:afterAutospacing="off"/>
        <w:ind w:firstLine="708"/>
        <w:jc w:val="both"/>
        <w:rPr>
          <w:rFonts w:ascii="Arial" w:hAnsi="Arial" w:eastAsia="Arial" w:cs="Arial"/>
          <w:noProof w:val="0"/>
          <w:sz w:val="24"/>
          <w:szCs w:val="24"/>
          <w:lang w:val="pt-BR"/>
        </w:rPr>
      </w:pPr>
      <w:r w:rsidRPr="0C341212" w:rsidR="5007EC70">
        <w:rPr>
          <w:rFonts w:ascii="Arial" w:hAnsi="Arial" w:eastAsia="Arial" w:cs="Arial"/>
          <w:noProof w:val="0"/>
          <w:sz w:val="24"/>
          <w:szCs w:val="24"/>
          <w:lang w:val="pt-BR"/>
        </w:rPr>
        <w:t>Este manual teve como objetivo apresentar, de forma clara e objetiva, o funcionamento da plataforma CIVIS para a gestão de vistorias de imóveis. Espera-se que, com este guia, os usuários possam navegar no sistema com maior facilidade, otimizando o processo de vistoria entre construtoras, vistoriadores e clientes.</w:t>
      </w:r>
    </w:p>
    <w:p w:rsidR="5007EC70" w:rsidP="0C341212" w:rsidRDefault="5007EC70" w14:paraId="6D965A83" w14:textId="5FA2CE9B">
      <w:pPr>
        <w:spacing w:before="240" w:beforeAutospacing="off" w:after="240" w:afterAutospacing="off"/>
        <w:ind w:firstLine="708"/>
        <w:jc w:val="both"/>
        <w:rPr>
          <w:rFonts w:ascii="Arial" w:hAnsi="Arial" w:eastAsia="Arial" w:cs="Arial"/>
          <w:noProof w:val="0"/>
          <w:sz w:val="24"/>
          <w:szCs w:val="24"/>
          <w:lang w:val="pt-BR"/>
        </w:rPr>
      </w:pPr>
      <w:r w:rsidRPr="0C341212" w:rsidR="5007EC70">
        <w:rPr>
          <w:rFonts w:ascii="Arial" w:hAnsi="Arial" w:eastAsia="Arial" w:cs="Arial"/>
          <w:noProof w:val="0"/>
          <w:sz w:val="24"/>
          <w:szCs w:val="24"/>
          <w:lang w:val="pt-BR"/>
        </w:rPr>
        <w:t>Em caso de dúvidas adicionais, dificuldades técnicas ou sugestões de melhoria, entre em contato com o suporte responsável pela plataforma ou o administrador do sistema.</w:t>
      </w:r>
    </w:p>
    <w:p w:rsidR="5007EC70" w:rsidP="0C341212" w:rsidRDefault="5007EC70" w14:paraId="3EEC8E0F" w14:textId="4FE0C722">
      <w:pPr>
        <w:spacing w:before="240" w:beforeAutospacing="off" w:after="240" w:afterAutospacing="off"/>
        <w:jc w:val="both"/>
        <w:rPr>
          <w:rFonts w:ascii="Arial" w:hAnsi="Arial" w:eastAsia="Arial" w:cs="Arial"/>
          <w:b w:val="1"/>
          <w:bCs w:val="1"/>
          <w:noProof w:val="0"/>
          <w:sz w:val="24"/>
          <w:szCs w:val="24"/>
          <w:lang w:val="pt-BR"/>
        </w:rPr>
      </w:pPr>
      <w:r w:rsidRPr="0C341212" w:rsidR="5007EC70">
        <w:rPr>
          <w:rFonts w:ascii="Arial" w:hAnsi="Arial" w:eastAsia="Arial" w:cs="Arial"/>
          <w:noProof w:val="0"/>
          <w:sz w:val="24"/>
          <w:szCs w:val="24"/>
          <w:lang w:val="pt-BR"/>
        </w:rPr>
        <w:t>Agradecemos por utilizar o CIVIS.</w:t>
      </w:r>
      <w:r>
        <w:br/>
      </w:r>
      <w:r w:rsidRPr="0C341212" w:rsidR="5007EC70">
        <w:rPr>
          <w:rFonts w:ascii="Arial" w:hAnsi="Arial" w:eastAsia="Arial" w:cs="Arial"/>
          <w:b w:val="1"/>
          <w:bCs w:val="1"/>
          <w:noProof w:val="0"/>
          <w:sz w:val="24"/>
          <w:szCs w:val="24"/>
          <w:lang w:val="pt-BR"/>
        </w:rPr>
        <w:t xml:space="preserve">Sistema de Vistorias </w:t>
      </w:r>
      <w:r w:rsidRPr="0C341212" w:rsidR="0C4F4AF3">
        <w:rPr>
          <w:rFonts w:ascii="Arial" w:hAnsi="Arial" w:eastAsia="Arial" w:cs="Arial"/>
          <w:b w:val="1"/>
          <w:bCs w:val="1"/>
          <w:noProof w:val="0"/>
          <w:sz w:val="24"/>
          <w:szCs w:val="24"/>
          <w:lang w:val="pt-BR"/>
        </w:rPr>
        <w:t>de Imóveis</w:t>
      </w:r>
      <w:r w:rsidRPr="0C341212" w:rsidR="5007EC70">
        <w:rPr>
          <w:rFonts w:ascii="Arial" w:hAnsi="Arial" w:eastAsia="Arial" w:cs="Arial"/>
          <w:b w:val="1"/>
          <w:bCs w:val="1"/>
          <w:noProof w:val="0"/>
          <w:sz w:val="24"/>
          <w:szCs w:val="24"/>
          <w:lang w:val="pt-BR"/>
        </w:rPr>
        <w:t>.</w:t>
      </w:r>
    </w:p>
    <w:p w:rsidR="0C341212" w:rsidRDefault="0C341212" w14:paraId="75441FB3" w14:textId="03280B41">
      <w:r>
        <w:br w:type="page"/>
      </w:r>
    </w:p>
    <w:p w:rsidR="298FC874" w:rsidP="0C341212" w:rsidRDefault="298FC874" w14:paraId="5709BCF6" w14:textId="3B1361B7">
      <w:pPr>
        <w:pStyle w:val="Heading1"/>
        <w:jc w:val="center"/>
        <w:rPr>
          <w:rFonts w:ascii="Arial" w:hAnsi="Arial" w:eastAsia="Arial" w:cs="Arial"/>
          <w:noProof w:val="0"/>
          <w:sz w:val="28"/>
          <w:szCs w:val="28"/>
          <w:lang w:val="pt-BR"/>
        </w:rPr>
      </w:pPr>
      <w:bookmarkStart w:name="_Toc236847082" w:id="1753542545"/>
      <w:r w:rsidRPr="0C341212" w:rsidR="298FC874">
        <w:rPr>
          <w:rFonts w:ascii="Arial" w:hAnsi="Arial" w:eastAsia="Arial" w:cs="Arial"/>
          <w:noProof w:val="0"/>
          <w:sz w:val="28"/>
          <w:szCs w:val="28"/>
          <w:lang w:val="pt-BR"/>
        </w:rPr>
        <w:t>Anexo A – Licença de uso</w:t>
      </w:r>
      <w:bookmarkEnd w:id="1753542545"/>
    </w:p>
    <w:p w:rsidR="492484EC" w:rsidP="0C341212" w:rsidRDefault="492484EC" w14:paraId="04381898" w14:textId="6974A45C">
      <w:pPr>
        <w:pStyle w:val="Normal"/>
        <w:jc w:val="left"/>
        <w:rPr>
          <w:rFonts w:ascii="Arial" w:hAnsi="Arial" w:eastAsia="Arial" w:cs="Arial"/>
          <w:noProof w:val="0"/>
          <w:lang w:val="pt-BR"/>
        </w:rPr>
      </w:pPr>
      <w:r w:rsidRPr="0C341212" w:rsidR="492484EC">
        <w:rPr>
          <w:rFonts w:ascii="Arial" w:hAnsi="Arial" w:eastAsia="Arial" w:cs="Arial"/>
          <w:noProof w:val="0"/>
          <w:lang w:val="pt-BR"/>
        </w:rPr>
        <w:t>@autor: [Bruno Kauan Rodrigues Silva, Ellen Cristina De Sousa Castro, Manoel Lucas Pacheco Junior, Mateus Dutra Vale, Paulo Eduardo Lime Rabelo]</w:t>
      </w:r>
    </w:p>
    <w:p w:rsidR="492484EC" w:rsidP="0C341212" w:rsidRDefault="492484EC" w14:paraId="4BC35702" w14:textId="25CC7C14">
      <w:pPr>
        <w:pStyle w:val="Normal"/>
        <w:jc w:val="left"/>
        <w:rPr>
          <w:rFonts w:ascii="Arial" w:hAnsi="Arial" w:eastAsia="Arial" w:cs="Arial"/>
          <w:noProof w:val="0"/>
          <w:lang w:val="pt-BR"/>
        </w:rPr>
      </w:pPr>
      <w:r w:rsidRPr="0C341212" w:rsidR="492484EC">
        <w:rPr>
          <w:rFonts w:ascii="Arial" w:hAnsi="Arial" w:eastAsia="Arial" w:cs="Arial"/>
          <w:noProof w:val="0"/>
          <w:lang w:val="pt-BR"/>
        </w:rPr>
        <w:t>@contato: [</w:t>
      </w:r>
      <w:hyperlink r:id="R1b8d92c7009a4be8">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bruno.kauan@discente.ufma.br</w:t>
        </w:r>
      </w:hyperlink>
      <w:r w:rsidRPr="0C341212" w:rsidR="492484EC">
        <w:rPr>
          <w:rFonts w:ascii="Arial" w:hAnsi="Arial" w:eastAsia="Arial" w:cs="Arial"/>
          <w:noProof w:val="0"/>
          <w:lang w:val="pt-BR"/>
        </w:rPr>
        <w:t xml:space="preserve">, </w:t>
      </w:r>
      <w:hyperlink r:id="Rdb0ed474db074b6f">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ellen.castro@discente.ufma.br</w:t>
        </w:r>
      </w:hyperlink>
      <w:r w:rsidRPr="0C341212" w:rsidR="492484EC">
        <w:rPr>
          <w:rFonts w:ascii="Arial" w:hAnsi="Arial" w:eastAsia="Arial" w:cs="Arial"/>
          <w:noProof w:val="0"/>
          <w:lang w:val="pt-BR"/>
        </w:rPr>
        <w:t xml:space="preserve">, </w:t>
      </w:r>
      <w:hyperlink r:id="R09d96587740f4b09">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manoel.lucas@discente.ufma.br</w:t>
        </w:r>
      </w:hyperlink>
      <w:r w:rsidRPr="0C341212" w:rsidR="492484EC">
        <w:rPr>
          <w:rFonts w:ascii="Arial" w:hAnsi="Arial" w:eastAsia="Arial" w:cs="Arial"/>
          <w:noProof w:val="0"/>
          <w:lang w:val="pt-BR"/>
        </w:rPr>
        <w:t xml:space="preserve">, </w:t>
      </w:r>
      <w:hyperlink r:id="Rb05c2898ec5c4875">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rabelo.paulo@discente.ufma.br</w:t>
        </w:r>
      </w:hyperlink>
      <w:r w:rsidRPr="0C341212" w:rsidR="492484EC">
        <w:rPr>
          <w:rFonts w:ascii="Arial" w:hAnsi="Arial" w:eastAsia="Arial" w:cs="Arial"/>
          <w:noProof w:val="0"/>
          <w:lang w:val="pt-BR"/>
        </w:rPr>
        <w:t xml:space="preserve">, </w:t>
      </w:r>
      <w:hyperlink r:id="R6200a0fca0454ee8">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mateus.dv@discente.ufma.br</w:t>
        </w:r>
      </w:hyperlink>
      <w:r w:rsidRPr="0C341212" w:rsidR="492484EC">
        <w:rPr>
          <w:rFonts w:ascii="Arial" w:hAnsi="Arial" w:eastAsia="Arial" w:cs="Arial"/>
          <w:noProof w:val="0"/>
          <w:lang w:val="pt-BR"/>
        </w:rPr>
        <w:t>]</w:t>
      </w:r>
    </w:p>
    <w:p w:rsidR="492484EC" w:rsidP="0C341212" w:rsidRDefault="492484EC" w14:paraId="0749952F" w14:textId="2488BAA5">
      <w:pPr>
        <w:pStyle w:val="Normal"/>
        <w:jc w:val="left"/>
        <w:rPr>
          <w:rFonts w:ascii="Arial" w:hAnsi="Arial" w:eastAsia="Arial" w:cs="Arial"/>
          <w:noProof w:val="0"/>
          <w:lang w:val="pt-BR"/>
        </w:rPr>
      </w:pPr>
      <w:r w:rsidRPr="0C341212" w:rsidR="492484EC">
        <w:rPr>
          <w:rFonts w:ascii="Arial" w:hAnsi="Arial" w:eastAsia="Arial" w:cs="Arial"/>
          <w:noProof w:val="0"/>
          <w:lang w:val="pt-BR"/>
        </w:rPr>
        <w:t>@data última versão: [</w:t>
      </w:r>
      <w:r w:rsidRPr="0C341212" w:rsidR="33393E4A">
        <w:rPr>
          <w:rFonts w:ascii="Arial" w:hAnsi="Arial" w:eastAsia="Arial" w:cs="Arial"/>
          <w:noProof w:val="0"/>
          <w:lang w:val="pt-BR"/>
        </w:rPr>
        <w:t>30</w:t>
      </w:r>
      <w:r w:rsidRPr="0C341212" w:rsidR="492484EC">
        <w:rPr>
          <w:rFonts w:ascii="Arial" w:hAnsi="Arial" w:eastAsia="Arial" w:cs="Arial"/>
          <w:noProof w:val="0"/>
          <w:lang w:val="pt-BR"/>
        </w:rPr>
        <w:t>/06/2025]</w:t>
      </w:r>
    </w:p>
    <w:p w:rsidR="492484EC" w:rsidP="0C341212" w:rsidRDefault="492484EC" w14:paraId="66A4EE09" w14:textId="0587740E">
      <w:pPr>
        <w:pStyle w:val="Normal"/>
        <w:jc w:val="left"/>
        <w:rPr>
          <w:rFonts w:ascii="Arial" w:hAnsi="Arial" w:eastAsia="Arial" w:cs="Arial"/>
          <w:noProof w:val="0"/>
          <w:lang w:val="pt-BR"/>
        </w:rPr>
      </w:pPr>
      <w:r w:rsidRPr="0C341212" w:rsidR="492484EC">
        <w:rPr>
          <w:rFonts w:ascii="Arial" w:hAnsi="Arial" w:eastAsia="Arial" w:cs="Arial"/>
          <w:noProof w:val="0"/>
          <w:lang w:val="pt-BR"/>
        </w:rPr>
        <w:t>@versão: 1.0</w:t>
      </w:r>
    </w:p>
    <w:p w:rsidR="492484EC" w:rsidP="0C341212" w:rsidRDefault="492484EC" w14:paraId="7E23A54C" w14:textId="7374343D">
      <w:pPr>
        <w:pStyle w:val="Normal"/>
        <w:jc w:val="left"/>
        <w:rPr>
          <w:rFonts w:ascii="Arial" w:hAnsi="Arial" w:eastAsia="Arial" w:cs="Arial"/>
          <w:noProof w:val="0"/>
          <w:lang w:val="pt-BR"/>
        </w:rPr>
      </w:pPr>
      <w:r w:rsidRPr="0C341212" w:rsidR="492484EC">
        <w:rPr>
          <w:rFonts w:ascii="Arial" w:hAnsi="Arial" w:eastAsia="Arial" w:cs="Arial"/>
          <w:noProof w:val="0"/>
          <w:lang w:val="pt-BR"/>
        </w:rPr>
        <w:t>@outros repositórios: [</w:t>
      </w:r>
      <w:hyperlink r:id="R6f30b04fbe454dbd">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https://github.com/bkauan099</w:t>
        </w:r>
      </w:hyperlink>
      <w:r w:rsidRPr="0C341212" w:rsidR="492484EC">
        <w:rPr>
          <w:rFonts w:ascii="Arial" w:hAnsi="Arial" w:eastAsia="Arial" w:cs="Arial"/>
          <w:noProof w:val="0"/>
          <w:lang w:val="pt-BR"/>
        </w:rPr>
        <w:t xml:space="preserve">; </w:t>
      </w:r>
      <w:hyperlink r:id="Reeb9adec45b94801">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https://github.com/Mateus-dutravale</w:t>
        </w:r>
      </w:hyperlink>
      <w:r w:rsidRPr="0C341212" w:rsidR="492484EC">
        <w:rPr>
          <w:rFonts w:ascii="Arial" w:hAnsi="Arial" w:eastAsia="Arial" w:cs="Arial"/>
          <w:noProof w:val="0"/>
          <w:lang w:val="pt-BR"/>
        </w:rPr>
        <w:t xml:space="preserve">; </w:t>
      </w:r>
      <w:hyperlink r:id="R32d61cb376214f3b">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https://github.com/Ellen6185</w:t>
        </w:r>
      </w:hyperlink>
      <w:r w:rsidRPr="0C341212" w:rsidR="492484EC">
        <w:rPr>
          <w:rFonts w:ascii="Arial" w:hAnsi="Arial" w:eastAsia="Arial" w:cs="Arial"/>
          <w:noProof w:val="0"/>
          <w:lang w:val="pt-BR"/>
        </w:rPr>
        <w:t>]</w:t>
      </w:r>
    </w:p>
    <w:p w:rsidR="492484EC" w:rsidP="0C341212" w:rsidRDefault="492484EC" w14:paraId="5626D61A" w14:textId="40B86875">
      <w:pPr>
        <w:pStyle w:val="Normal"/>
        <w:jc w:val="left"/>
        <w:rPr>
          <w:rFonts w:ascii="Arial" w:hAnsi="Arial" w:eastAsia="Arial" w:cs="Arial"/>
          <w:noProof w:val="0"/>
          <w:lang w:val="pt-BR"/>
        </w:rPr>
      </w:pPr>
      <w:r w:rsidRPr="0C341212" w:rsidR="492484EC">
        <w:rPr>
          <w:rFonts w:ascii="Arial" w:hAnsi="Arial" w:eastAsia="Arial" w:cs="Arial"/>
          <w:noProof w:val="0"/>
          <w:lang w:val="pt-BR"/>
        </w:rPr>
        <w:t>@Agradecimentos: Universidade Federal do Maranhão (UFMA), Professor Doutor Thales Levi Azevedo Valente, e colegas de curso.</w:t>
      </w:r>
    </w:p>
    <w:p w:rsidR="492484EC" w:rsidP="0C341212" w:rsidRDefault="492484EC" w14:paraId="0B9F6C1B" w14:textId="4152E89E">
      <w:pPr>
        <w:pStyle w:val="Normal"/>
        <w:jc w:val="left"/>
        <w:rPr>
          <w:rFonts w:ascii="Arial" w:hAnsi="Arial" w:eastAsia="Arial" w:cs="Arial"/>
          <w:noProof w:val="0"/>
          <w:lang w:val="pt-BR"/>
        </w:rPr>
      </w:pPr>
      <w:r w:rsidRPr="0C341212" w:rsidR="492484EC">
        <w:rPr>
          <w:rFonts w:ascii="Arial" w:hAnsi="Arial" w:eastAsia="Arial" w:cs="Arial"/>
          <w:noProof w:val="0"/>
          <w:lang w:val="pt-BR"/>
        </w:rPr>
        <w:t>Copyright/</w:t>
      </w:r>
      <w:r w:rsidRPr="0C341212" w:rsidR="492484EC">
        <w:rPr>
          <w:rFonts w:ascii="Arial" w:hAnsi="Arial" w:eastAsia="Arial" w:cs="Arial"/>
          <w:noProof w:val="0"/>
          <w:lang w:val="pt-BR"/>
        </w:rPr>
        <w:t>License</w:t>
      </w:r>
    </w:p>
    <w:p w:rsidR="492484EC" w:rsidP="0C341212" w:rsidRDefault="492484EC" w14:paraId="027B4917" w14:textId="6614D82B">
      <w:pPr>
        <w:pStyle w:val="Normal"/>
        <w:jc w:val="left"/>
        <w:rPr>
          <w:rFonts w:ascii="Arial" w:hAnsi="Arial" w:eastAsia="Arial" w:cs="Arial"/>
          <w:noProof w:val="0"/>
          <w:lang w:val="pt-BR"/>
        </w:rPr>
      </w:pPr>
      <w:r w:rsidRPr="0C341212" w:rsidR="492484EC">
        <w:rPr>
          <w:rFonts w:ascii="Arial" w:hAnsi="Arial" w:eastAsia="Arial" w:cs="Arial"/>
          <w:noProof w:val="0"/>
          <w:lang w:val="pt-BR"/>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w:t>
      </w:r>
      <w:r w:rsidRPr="0C341212" w:rsidR="492484EC">
        <w:rPr>
          <w:rFonts w:ascii="Arial" w:hAnsi="Arial" w:eastAsia="Arial" w:cs="Arial"/>
          <w:noProof w:val="0"/>
          <w:lang w:val="pt-BR"/>
        </w:rPr>
        <w:t>copyleft</w:t>
      </w:r>
      <w:r w:rsidRPr="0C341212" w:rsidR="492484EC">
        <w:rPr>
          <w:rFonts w:ascii="Arial" w:hAnsi="Arial" w:eastAsia="Arial" w:cs="Arial"/>
          <w:noProof w:val="0"/>
          <w:lang w:val="pt-BR"/>
        </w:rPr>
        <w:t xml:space="preserve">" do tipo GNU. Ele é licenciado sob os termos da Licença MIT, conforme descrito abaixo, e, portanto, é compatível com a GPL </w:t>
      </w:r>
      <w:r w:rsidRPr="0C341212" w:rsidR="492484EC">
        <w:rPr>
          <w:rFonts w:ascii="Arial" w:hAnsi="Arial" w:eastAsia="Arial" w:cs="Arial"/>
          <w:noProof w:val="0"/>
          <w:lang w:val="pt-BR"/>
        </w:rPr>
        <w:t>e também</w:t>
      </w:r>
      <w:r w:rsidRPr="0C341212" w:rsidR="492484EC">
        <w:rPr>
          <w:rFonts w:ascii="Arial" w:hAnsi="Arial" w:eastAsia="Arial" w:cs="Arial"/>
          <w:noProof w:val="0"/>
          <w:lang w:val="pt-BR"/>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r w:rsidRPr="0C341212" w:rsidR="492484EC">
        <w:rPr>
          <w:rFonts w:ascii="Arial" w:hAnsi="Arial" w:eastAsia="Arial" w:cs="Arial"/>
          <w:noProof w:val="0"/>
          <w:lang w:val="pt-BR"/>
        </w:rPr>
        <w:t>usá-los</w:t>
      </w:r>
      <w:r w:rsidRPr="0C341212" w:rsidR="492484EC">
        <w:rPr>
          <w:rFonts w:ascii="Arial" w:hAnsi="Arial" w:eastAsia="Arial" w:cs="Arial"/>
          <w:noProof w:val="0"/>
          <w:lang w:val="pt-BR"/>
        </w:rPr>
        <w:t>, nos dê crédito.</w:t>
      </w:r>
    </w:p>
    <w:p w:rsidR="492484EC" w:rsidP="0C341212" w:rsidRDefault="492484EC" w14:paraId="1D1A4B25" w14:textId="2CB940F5">
      <w:pPr>
        <w:pStyle w:val="Normal"/>
        <w:jc w:val="left"/>
        <w:rPr>
          <w:rFonts w:ascii="Arial" w:hAnsi="Arial" w:eastAsia="Arial" w:cs="Arial"/>
          <w:noProof w:val="0"/>
          <w:lang w:val="pt-BR"/>
        </w:rPr>
      </w:pPr>
      <w:r w:rsidRPr="0C341212" w:rsidR="492484EC">
        <w:rPr>
          <w:rFonts w:ascii="Arial" w:hAnsi="Arial" w:eastAsia="Arial" w:cs="Arial"/>
          <w:noProof w:val="0"/>
          <w:lang w:val="pt-BR"/>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492484EC" w:rsidP="0C341212" w:rsidRDefault="492484EC" w14:paraId="5D629744" w14:textId="082C4B60">
      <w:pPr>
        <w:pStyle w:val="Normal"/>
        <w:jc w:val="left"/>
        <w:rPr>
          <w:rFonts w:ascii="Arial" w:hAnsi="Arial" w:eastAsia="Arial" w:cs="Arial"/>
          <w:noProof w:val="0"/>
          <w:lang w:val="pt-BR"/>
        </w:rPr>
      </w:pPr>
      <w:r w:rsidRPr="0C341212" w:rsidR="492484EC">
        <w:rPr>
          <w:rFonts w:ascii="Arial" w:hAnsi="Arial" w:eastAsia="Arial" w:cs="Arial"/>
          <w:noProof w:val="0"/>
          <w:lang w:val="pt-BR"/>
        </w:rPr>
        <w:t>Este aviso de direitos autorais e este aviso de permissão devem ser incluídos em todas as cópias ou partes substanciais do Software.</w:t>
      </w:r>
    </w:p>
    <w:p w:rsidR="492484EC" w:rsidP="0C341212" w:rsidRDefault="492484EC" w14:paraId="32FE5B9A" w14:textId="11F762DD">
      <w:pPr>
        <w:pStyle w:val="Normal"/>
        <w:jc w:val="left"/>
        <w:rPr>
          <w:rFonts w:ascii="Arial" w:hAnsi="Arial" w:eastAsia="Arial" w:cs="Arial"/>
          <w:noProof w:val="0"/>
          <w:lang w:val="pt-BR"/>
        </w:rPr>
      </w:pPr>
      <w:r w:rsidRPr="0C341212" w:rsidR="492484EC">
        <w:rPr>
          <w:rFonts w:ascii="Arial" w:hAnsi="Arial" w:eastAsia="Arial" w:cs="Arial"/>
          <w:noProof w:val="0"/>
          <w:lang w:val="pt-BR"/>
        </w:rPr>
        <w:t xml:space="preserve">O SOFTWARE É FORNECIDO "COMO ESTÁ", SEM GARANTIA DE QUALQUER TIPO, EXPRESSA OU IMPLÍCITA, </w:t>
      </w:r>
      <w:r w:rsidRPr="0C341212" w:rsidR="492484EC">
        <w:rPr>
          <w:rFonts w:ascii="Arial" w:hAnsi="Arial" w:eastAsia="Arial" w:cs="Arial"/>
          <w:noProof w:val="0"/>
          <w:lang w:val="pt-BR"/>
        </w:rPr>
        <w:t>INCLUINDO</w:t>
      </w:r>
      <w:r w:rsidRPr="0C341212" w:rsidR="492484EC">
        <w:rPr>
          <w:rFonts w:ascii="Arial" w:hAnsi="Arial" w:eastAsia="Arial" w:cs="Arial"/>
          <w:noProof w:val="0"/>
          <w:lang w:val="pt-BR"/>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492484EC" w:rsidP="0C341212" w:rsidRDefault="492484EC" w14:paraId="4CCB0A22" w14:textId="4D57F66D">
      <w:pPr>
        <w:pStyle w:val="Normal"/>
        <w:jc w:val="left"/>
        <w:rPr>
          <w:rStyle w:val="Hyperlink"/>
          <w:rFonts w:ascii="Arial" w:hAnsi="Arial" w:eastAsia="Arial" w:cs="Arial"/>
          <w:noProof w:val="0"/>
          <w:lang w:val="pt-BR"/>
        </w:rPr>
      </w:pPr>
      <w:r w:rsidRPr="0C341212" w:rsidR="492484EC">
        <w:rPr>
          <w:rFonts w:ascii="Arial" w:hAnsi="Arial" w:eastAsia="Arial" w:cs="Arial"/>
          <w:noProof w:val="0"/>
          <w:lang w:val="pt-BR"/>
        </w:rPr>
        <w:t xml:space="preserve">Para mais informações sobre a Licença MIT: </w:t>
      </w:r>
      <w:hyperlink r:id="R5df56459bde647f9">
        <w:r w:rsidRPr="0C341212" w:rsidR="492484EC">
          <w:rPr>
            <w:rStyle w:val="Hyperlink"/>
            <w:rFonts w:ascii="Segoe UI" w:hAnsi="Segoe UI" w:eastAsia="Segoe UI" w:cs="Segoe UI"/>
            <w:b w:val="0"/>
            <w:bCs w:val="0"/>
            <w:i w:val="0"/>
            <w:iCs w:val="0"/>
            <w:caps w:val="0"/>
            <w:smallCaps w:val="0"/>
            <w:strike w:val="0"/>
            <w:dstrike w:val="0"/>
            <w:noProof w:val="0"/>
            <w:color w:val="4493F8"/>
            <w:sz w:val="24"/>
            <w:szCs w:val="24"/>
            <w:u w:val="single"/>
            <w:lang w:val="pt-BR"/>
          </w:rPr>
          <w:t>https://opensource.org/licenses/MIT</w:t>
        </w:r>
      </w:hyperlink>
    </w:p>
    <w:p w:rsidR="0C341212" w:rsidP="0C341212" w:rsidRDefault="0C341212" w14:paraId="3FE95F67" w14:textId="0A10956D">
      <w:pPr>
        <w:pStyle w:val="Normal"/>
        <w:jc w:val="left"/>
        <w:rPr>
          <w:rFonts w:ascii="Arial" w:hAnsi="Arial" w:eastAsia="Arial" w:cs="Arial"/>
          <w:noProof w:val="0"/>
          <w:lang w:val="pt-BR"/>
        </w:rPr>
      </w:pPr>
    </w:p>
    <w:p w:rsidR="0C341212" w:rsidP="0C341212" w:rsidRDefault="0C341212" w14:paraId="247E1A83" w14:textId="1974C8EF">
      <w:pPr>
        <w:spacing w:before="240" w:beforeAutospacing="off" w:after="240" w:afterAutospacing="off"/>
        <w:ind w:firstLine="0"/>
        <w:rPr>
          <w:rFonts w:ascii="Arial" w:hAnsi="Arial" w:eastAsia="Arial" w:cs="Arial"/>
          <w:noProof w:val="0"/>
          <w:sz w:val="24"/>
          <w:szCs w:val="24"/>
          <w:lang w:val="pt-BR"/>
        </w:rPr>
      </w:pPr>
    </w:p>
    <w:sectPr>
      <w:pgSz w:w="11906" w:h="16838" w:orient="portrait"/>
      <w:pgMar w:top="1440" w:right="1440" w:bottom="1440" w:left="1440" w:header="720" w:footer="720" w:gutter="0"/>
      <w:cols w:space="720"/>
      <w:docGrid w:linePitch="360"/>
      <w:headerReference w:type="default" r:id="R9028b61232f44494"/>
      <w:footerReference w:type="default" r:id="Rdb99ce64189946d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C341212" w:rsidTr="0C341212" w14:paraId="43736526">
      <w:trPr>
        <w:trHeight w:val="300"/>
      </w:trPr>
      <w:tc>
        <w:tcPr>
          <w:tcW w:w="3005" w:type="dxa"/>
          <w:tcMar/>
        </w:tcPr>
        <w:p w:rsidR="0C341212" w:rsidP="0C341212" w:rsidRDefault="0C341212" w14:paraId="46A68222" w14:textId="4B90B59C">
          <w:pPr>
            <w:pStyle w:val="Header"/>
            <w:bidi w:val="0"/>
            <w:ind w:left="-115"/>
            <w:jc w:val="left"/>
          </w:pPr>
        </w:p>
      </w:tc>
      <w:tc>
        <w:tcPr>
          <w:tcW w:w="3005" w:type="dxa"/>
          <w:tcMar/>
        </w:tcPr>
        <w:p w:rsidR="0C341212" w:rsidP="0C341212" w:rsidRDefault="0C341212" w14:paraId="080B1F86" w14:textId="3BB89965">
          <w:pPr>
            <w:pStyle w:val="Header"/>
            <w:bidi w:val="0"/>
            <w:jc w:val="center"/>
          </w:pPr>
        </w:p>
      </w:tc>
      <w:tc>
        <w:tcPr>
          <w:tcW w:w="3005" w:type="dxa"/>
          <w:tcMar/>
        </w:tcPr>
        <w:p w:rsidR="0C341212" w:rsidP="0C341212" w:rsidRDefault="0C341212" w14:paraId="38D1D590" w14:textId="2761D9AA">
          <w:pPr>
            <w:pStyle w:val="Header"/>
            <w:bidi w:val="0"/>
            <w:ind w:right="-115"/>
            <w:jc w:val="right"/>
          </w:pPr>
        </w:p>
      </w:tc>
    </w:tr>
  </w:tbl>
  <w:p w:rsidR="0C341212" w:rsidP="0C341212" w:rsidRDefault="0C341212" w14:paraId="47AE055E" w14:textId="416BA79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C341212" w:rsidTr="0C341212" w14:paraId="08CB6894">
      <w:trPr>
        <w:trHeight w:val="300"/>
      </w:trPr>
      <w:tc>
        <w:tcPr>
          <w:tcW w:w="3005" w:type="dxa"/>
          <w:tcMar/>
        </w:tcPr>
        <w:p w:rsidR="0C341212" w:rsidP="0C341212" w:rsidRDefault="0C341212" w14:paraId="0C80F27D" w14:textId="12E4822E">
          <w:pPr>
            <w:pStyle w:val="Header"/>
            <w:bidi w:val="0"/>
            <w:ind w:left="-115"/>
            <w:jc w:val="left"/>
          </w:pPr>
        </w:p>
      </w:tc>
      <w:tc>
        <w:tcPr>
          <w:tcW w:w="3005" w:type="dxa"/>
          <w:tcMar/>
        </w:tcPr>
        <w:p w:rsidR="0C341212" w:rsidP="0C341212" w:rsidRDefault="0C341212" w14:paraId="49134D81" w14:textId="79D0F857">
          <w:pPr>
            <w:pStyle w:val="Header"/>
            <w:bidi w:val="0"/>
            <w:jc w:val="center"/>
          </w:pPr>
        </w:p>
      </w:tc>
      <w:tc>
        <w:tcPr>
          <w:tcW w:w="3005" w:type="dxa"/>
          <w:tcMar/>
        </w:tcPr>
        <w:p w:rsidR="0C341212" w:rsidP="0C341212" w:rsidRDefault="0C341212" w14:paraId="123F87F3" w14:textId="47496A8F">
          <w:pPr>
            <w:pStyle w:val="Header"/>
            <w:bidi w:val="0"/>
            <w:ind w:right="-115"/>
            <w:jc w:val="right"/>
          </w:pPr>
        </w:p>
      </w:tc>
    </w:tr>
  </w:tbl>
  <w:p w:rsidR="0C341212" w:rsidP="0C341212" w:rsidRDefault="0C341212" w14:paraId="22F34828" w14:textId="44953E2F">
    <w:pPr>
      <w:pStyle w:val="Header"/>
      <w:bidi w:val="0"/>
    </w:pPr>
  </w:p>
</w:hdr>
</file>

<file path=word/numbering.xml><?xml version="1.0" encoding="utf-8"?>
<w:numbering xmlns:w="http://schemas.openxmlformats.org/wordprocessingml/2006/main">
  <w:abstractNum xmlns:w="http://schemas.openxmlformats.org/wordprocessingml/2006/main" w:abstractNumId="29">
    <w:nsid w:val="45ac0c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ba6b3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e28da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471e8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343dc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76dae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37d64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b0179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974b5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bed12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3df48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1bf47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de42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cb23c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891c5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23fe2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53493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2ad2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db11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9fa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c23f3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f1baa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73c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40ac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4726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9030e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23b22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b44b10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49a27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tru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115305"/>
    <w:rsid w:val="00B8DB78"/>
    <w:rsid w:val="00B995C7"/>
    <w:rsid w:val="00DC8E2B"/>
    <w:rsid w:val="00EB79FC"/>
    <w:rsid w:val="014AE589"/>
    <w:rsid w:val="01700A4E"/>
    <w:rsid w:val="01B17F61"/>
    <w:rsid w:val="01CA5EAB"/>
    <w:rsid w:val="01DF6A34"/>
    <w:rsid w:val="02509D00"/>
    <w:rsid w:val="0318339D"/>
    <w:rsid w:val="032D9E57"/>
    <w:rsid w:val="0330BF16"/>
    <w:rsid w:val="037B2A21"/>
    <w:rsid w:val="03BBBD9C"/>
    <w:rsid w:val="03F02304"/>
    <w:rsid w:val="04338B94"/>
    <w:rsid w:val="046285A5"/>
    <w:rsid w:val="04934038"/>
    <w:rsid w:val="04CAC7C5"/>
    <w:rsid w:val="04E9C1DC"/>
    <w:rsid w:val="04EFFE35"/>
    <w:rsid w:val="050C91C9"/>
    <w:rsid w:val="05635753"/>
    <w:rsid w:val="05D4FCD6"/>
    <w:rsid w:val="060D3611"/>
    <w:rsid w:val="072FD5DB"/>
    <w:rsid w:val="07368304"/>
    <w:rsid w:val="074608D4"/>
    <w:rsid w:val="0761E32E"/>
    <w:rsid w:val="07BB8AB8"/>
    <w:rsid w:val="07D766D7"/>
    <w:rsid w:val="07FC7815"/>
    <w:rsid w:val="0828FA87"/>
    <w:rsid w:val="087A50DD"/>
    <w:rsid w:val="08A1D6F0"/>
    <w:rsid w:val="08D49329"/>
    <w:rsid w:val="08E00E18"/>
    <w:rsid w:val="08F97C35"/>
    <w:rsid w:val="08FB9D03"/>
    <w:rsid w:val="093DCB5F"/>
    <w:rsid w:val="09DBCFD6"/>
    <w:rsid w:val="0A1B01AB"/>
    <w:rsid w:val="0A1DBD25"/>
    <w:rsid w:val="0A24CEA7"/>
    <w:rsid w:val="0A568877"/>
    <w:rsid w:val="0AC69394"/>
    <w:rsid w:val="0AEAFD4F"/>
    <w:rsid w:val="0B0619D4"/>
    <w:rsid w:val="0B0F51C3"/>
    <w:rsid w:val="0B25A8D5"/>
    <w:rsid w:val="0B709258"/>
    <w:rsid w:val="0B72B5F8"/>
    <w:rsid w:val="0BC02D28"/>
    <w:rsid w:val="0C03004C"/>
    <w:rsid w:val="0C076A15"/>
    <w:rsid w:val="0C12BD4D"/>
    <w:rsid w:val="0C341212"/>
    <w:rsid w:val="0C4F4AF3"/>
    <w:rsid w:val="0C7706CF"/>
    <w:rsid w:val="0C77F774"/>
    <w:rsid w:val="0CF9F47B"/>
    <w:rsid w:val="0D40CBBB"/>
    <w:rsid w:val="0D84A2D1"/>
    <w:rsid w:val="0DB5B31F"/>
    <w:rsid w:val="0DE39AF8"/>
    <w:rsid w:val="0DE8CB6F"/>
    <w:rsid w:val="0E1EEDCA"/>
    <w:rsid w:val="0E2F0E82"/>
    <w:rsid w:val="0E684A51"/>
    <w:rsid w:val="0ECC2D5A"/>
    <w:rsid w:val="0ED88750"/>
    <w:rsid w:val="0F474884"/>
    <w:rsid w:val="0F8EDED3"/>
    <w:rsid w:val="0FD3469C"/>
    <w:rsid w:val="1019F6CE"/>
    <w:rsid w:val="102C9EE5"/>
    <w:rsid w:val="108B0D63"/>
    <w:rsid w:val="109DABC3"/>
    <w:rsid w:val="10AEC5E1"/>
    <w:rsid w:val="10BAC2DA"/>
    <w:rsid w:val="10E08254"/>
    <w:rsid w:val="1124D93D"/>
    <w:rsid w:val="1125831A"/>
    <w:rsid w:val="11A4152D"/>
    <w:rsid w:val="12137FBE"/>
    <w:rsid w:val="12471379"/>
    <w:rsid w:val="12CECDED"/>
    <w:rsid w:val="14016103"/>
    <w:rsid w:val="147401D8"/>
    <w:rsid w:val="14A08DA4"/>
    <w:rsid w:val="15E02FB8"/>
    <w:rsid w:val="15EFC158"/>
    <w:rsid w:val="162EA9EB"/>
    <w:rsid w:val="16A5F218"/>
    <w:rsid w:val="16E08154"/>
    <w:rsid w:val="1731EA2A"/>
    <w:rsid w:val="17417080"/>
    <w:rsid w:val="1762FE49"/>
    <w:rsid w:val="178FD019"/>
    <w:rsid w:val="17B2DBE9"/>
    <w:rsid w:val="17DB82BF"/>
    <w:rsid w:val="17DC3775"/>
    <w:rsid w:val="1863AABE"/>
    <w:rsid w:val="1870F92E"/>
    <w:rsid w:val="18CEE02F"/>
    <w:rsid w:val="19068917"/>
    <w:rsid w:val="1957B323"/>
    <w:rsid w:val="19C2E165"/>
    <w:rsid w:val="1A3149D3"/>
    <w:rsid w:val="1A64E6FC"/>
    <w:rsid w:val="1AC0F1D0"/>
    <w:rsid w:val="1ACB3AD1"/>
    <w:rsid w:val="1B13ADF4"/>
    <w:rsid w:val="1B5D09F0"/>
    <w:rsid w:val="1B7A1087"/>
    <w:rsid w:val="1B929D67"/>
    <w:rsid w:val="1BC77721"/>
    <w:rsid w:val="1C231C3B"/>
    <w:rsid w:val="1C4A433C"/>
    <w:rsid w:val="1C5B8A89"/>
    <w:rsid w:val="1CA3D4AC"/>
    <w:rsid w:val="1CB30671"/>
    <w:rsid w:val="1CC3F4BE"/>
    <w:rsid w:val="1CF3783E"/>
    <w:rsid w:val="1D84569C"/>
    <w:rsid w:val="1DD92B45"/>
    <w:rsid w:val="1E13E5AC"/>
    <w:rsid w:val="1EAA427B"/>
    <w:rsid w:val="1F264F7A"/>
    <w:rsid w:val="206D6C0E"/>
    <w:rsid w:val="2070B6CC"/>
    <w:rsid w:val="20A924C9"/>
    <w:rsid w:val="20D01E1A"/>
    <w:rsid w:val="20F4F95D"/>
    <w:rsid w:val="2141DD11"/>
    <w:rsid w:val="2150D932"/>
    <w:rsid w:val="215A58DD"/>
    <w:rsid w:val="21E2B34D"/>
    <w:rsid w:val="21E616AC"/>
    <w:rsid w:val="21FA0F35"/>
    <w:rsid w:val="22046EEB"/>
    <w:rsid w:val="220BF508"/>
    <w:rsid w:val="2253C993"/>
    <w:rsid w:val="226C307E"/>
    <w:rsid w:val="2276023D"/>
    <w:rsid w:val="2321EFBA"/>
    <w:rsid w:val="2328147F"/>
    <w:rsid w:val="2348B79E"/>
    <w:rsid w:val="23FA35A6"/>
    <w:rsid w:val="244928D4"/>
    <w:rsid w:val="247BA7EC"/>
    <w:rsid w:val="256753E7"/>
    <w:rsid w:val="258B017C"/>
    <w:rsid w:val="259E8D25"/>
    <w:rsid w:val="2609E5B5"/>
    <w:rsid w:val="26126B97"/>
    <w:rsid w:val="2693E94C"/>
    <w:rsid w:val="26A79E04"/>
    <w:rsid w:val="2725E739"/>
    <w:rsid w:val="2737F2CB"/>
    <w:rsid w:val="277DE5DA"/>
    <w:rsid w:val="27C5690D"/>
    <w:rsid w:val="281ACE3F"/>
    <w:rsid w:val="283497E5"/>
    <w:rsid w:val="283A32BE"/>
    <w:rsid w:val="291E657D"/>
    <w:rsid w:val="295EF2A2"/>
    <w:rsid w:val="298CC93B"/>
    <w:rsid w:val="298FC874"/>
    <w:rsid w:val="299F16E8"/>
    <w:rsid w:val="29BDDA3C"/>
    <w:rsid w:val="29F1AB99"/>
    <w:rsid w:val="29F69F3C"/>
    <w:rsid w:val="29FF0804"/>
    <w:rsid w:val="2A1056A1"/>
    <w:rsid w:val="2A4BCD69"/>
    <w:rsid w:val="2A58C39A"/>
    <w:rsid w:val="2B52489A"/>
    <w:rsid w:val="2B591729"/>
    <w:rsid w:val="2B8E5F84"/>
    <w:rsid w:val="2BABC428"/>
    <w:rsid w:val="2C115305"/>
    <w:rsid w:val="2C4628FA"/>
    <w:rsid w:val="2C485CFB"/>
    <w:rsid w:val="2C6220F1"/>
    <w:rsid w:val="2D3D3065"/>
    <w:rsid w:val="2D4097BA"/>
    <w:rsid w:val="2D612D01"/>
    <w:rsid w:val="2E270D98"/>
    <w:rsid w:val="2E634AAD"/>
    <w:rsid w:val="2E6D5F71"/>
    <w:rsid w:val="2E7AD7D0"/>
    <w:rsid w:val="2EA0836C"/>
    <w:rsid w:val="2EC87586"/>
    <w:rsid w:val="2EE88630"/>
    <w:rsid w:val="2EFFD042"/>
    <w:rsid w:val="2F2ADCAE"/>
    <w:rsid w:val="2F4A0EEF"/>
    <w:rsid w:val="2F86CE7A"/>
    <w:rsid w:val="301F0A0A"/>
    <w:rsid w:val="3039AC37"/>
    <w:rsid w:val="31141843"/>
    <w:rsid w:val="3148E698"/>
    <w:rsid w:val="315CDC2C"/>
    <w:rsid w:val="316E291F"/>
    <w:rsid w:val="31881FAD"/>
    <w:rsid w:val="31E2CF00"/>
    <w:rsid w:val="31FBE409"/>
    <w:rsid w:val="323B19BD"/>
    <w:rsid w:val="3265313E"/>
    <w:rsid w:val="329976BF"/>
    <w:rsid w:val="32A0AC0C"/>
    <w:rsid w:val="33393E4A"/>
    <w:rsid w:val="333B93D1"/>
    <w:rsid w:val="3373D5DB"/>
    <w:rsid w:val="342C4CDC"/>
    <w:rsid w:val="3433F9D3"/>
    <w:rsid w:val="343B83DD"/>
    <w:rsid w:val="3484AC78"/>
    <w:rsid w:val="349FB97A"/>
    <w:rsid w:val="34BA2DBF"/>
    <w:rsid w:val="34E81016"/>
    <w:rsid w:val="355BC4FD"/>
    <w:rsid w:val="36292EC9"/>
    <w:rsid w:val="368D4F2F"/>
    <w:rsid w:val="3690F0B8"/>
    <w:rsid w:val="3692E33F"/>
    <w:rsid w:val="370644E1"/>
    <w:rsid w:val="37193944"/>
    <w:rsid w:val="371EBCAB"/>
    <w:rsid w:val="37249119"/>
    <w:rsid w:val="372FB184"/>
    <w:rsid w:val="3753D74A"/>
    <w:rsid w:val="376C1C41"/>
    <w:rsid w:val="3808568A"/>
    <w:rsid w:val="3815F37F"/>
    <w:rsid w:val="38777895"/>
    <w:rsid w:val="391D9D64"/>
    <w:rsid w:val="399F1163"/>
    <w:rsid w:val="3A37C86C"/>
    <w:rsid w:val="3AB730C4"/>
    <w:rsid w:val="3AC1300F"/>
    <w:rsid w:val="3ADE36F1"/>
    <w:rsid w:val="3AEB551A"/>
    <w:rsid w:val="3B1FE343"/>
    <w:rsid w:val="3B52CC05"/>
    <w:rsid w:val="3B6BBAED"/>
    <w:rsid w:val="3B9296BC"/>
    <w:rsid w:val="3BA7CE26"/>
    <w:rsid w:val="3BBBA45E"/>
    <w:rsid w:val="3C18070D"/>
    <w:rsid w:val="3D0BB5EE"/>
    <w:rsid w:val="3D47B17D"/>
    <w:rsid w:val="3DACCCA2"/>
    <w:rsid w:val="3DBD1273"/>
    <w:rsid w:val="3DFE01BA"/>
    <w:rsid w:val="3E073324"/>
    <w:rsid w:val="3E440D84"/>
    <w:rsid w:val="3EA2F211"/>
    <w:rsid w:val="3EA34CEB"/>
    <w:rsid w:val="3FBA161D"/>
    <w:rsid w:val="3FCD0842"/>
    <w:rsid w:val="4026021B"/>
    <w:rsid w:val="417D519C"/>
    <w:rsid w:val="41B7F09F"/>
    <w:rsid w:val="4253264B"/>
    <w:rsid w:val="425AD47F"/>
    <w:rsid w:val="4279EC5E"/>
    <w:rsid w:val="42A959A2"/>
    <w:rsid w:val="42CB6361"/>
    <w:rsid w:val="431E18F0"/>
    <w:rsid w:val="4342D9E5"/>
    <w:rsid w:val="435A8A80"/>
    <w:rsid w:val="43D33A75"/>
    <w:rsid w:val="4440DDAF"/>
    <w:rsid w:val="44898785"/>
    <w:rsid w:val="4498CEA1"/>
    <w:rsid w:val="44C59A36"/>
    <w:rsid w:val="44FECEC1"/>
    <w:rsid w:val="4508CAC2"/>
    <w:rsid w:val="4514E968"/>
    <w:rsid w:val="45701E61"/>
    <w:rsid w:val="4659744A"/>
    <w:rsid w:val="4667A6B9"/>
    <w:rsid w:val="468E8C0B"/>
    <w:rsid w:val="46CC7A81"/>
    <w:rsid w:val="46E072EE"/>
    <w:rsid w:val="47E8D4FC"/>
    <w:rsid w:val="4808E8EB"/>
    <w:rsid w:val="485B4F0F"/>
    <w:rsid w:val="49046BDE"/>
    <w:rsid w:val="492484EC"/>
    <w:rsid w:val="494DCE19"/>
    <w:rsid w:val="499649B5"/>
    <w:rsid w:val="49B76961"/>
    <w:rsid w:val="49D7D3B1"/>
    <w:rsid w:val="49F37018"/>
    <w:rsid w:val="4A10C842"/>
    <w:rsid w:val="4A1DB074"/>
    <w:rsid w:val="4A1F2151"/>
    <w:rsid w:val="4A508C06"/>
    <w:rsid w:val="4A64A622"/>
    <w:rsid w:val="4A7E3B10"/>
    <w:rsid w:val="4AA1A30A"/>
    <w:rsid w:val="4AC0A507"/>
    <w:rsid w:val="4ADB65D1"/>
    <w:rsid w:val="4B02BC16"/>
    <w:rsid w:val="4B075C30"/>
    <w:rsid w:val="4BCD21DE"/>
    <w:rsid w:val="4BEDD938"/>
    <w:rsid w:val="4BFCAC4E"/>
    <w:rsid w:val="4C037569"/>
    <w:rsid w:val="4C17C34D"/>
    <w:rsid w:val="4C324775"/>
    <w:rsid w:val="4D02DAD4"/>
    <w:rsid w:val="4D29E3CA"/>
    <w:rsid w:val="4DC4CAAB"/>
    <w:rsid w:val="4DD2EFA1"/>
    <w:rsid w:val="4DE3533C"/>
    <w:rsid w:val="4DFAB171"/>
    <w:rsid w:val="4E20F6C9"/>
    <w:rsid w:val="4E6EF30A"/>
    <w:rsid w:val="4EABA971"/>
    <w:rsid w:val="4EB9B03C"/>
    <w:rsid w:val="4ED78F40"/>
    <w:rsid w:val="4F21E1C4"/>
    <w:rsid w:val="4F5B326B"/>
    <w:rsid w:val="4F98CC15"/>
    <w:rsid w:val="4FC9ED1B"/>
    <w:rsid w:val="4FE8F6C5"/>
    <w:rsid w:val="5007EC70"/>
    <w:rsid w:val="505E6654"/>
    <w:rsid w:val="50652AE1"/>
    <w:rsid w:val="50C5C060"/>
    <w:rsid w:val="50DA5E28"/>
    <w:rsid w:val="51536AB7"/>
    <w:rsid w:val="515D192C"/>
    <w:rsid w:val="520B8E0E"/>
    <w:rsid w:val="521093F9"/>
    <w:rsid w:val="5281993E"/>
    <w:rsid w:val="52F27529"/>
    <w:rsid w:val="534CBEE9"/>
    <w:rsid w:val="536888CA"/>
    <w:rsid w:val="5388688A"/>
    <w:rsid w:val="53E4AFB3"/>
    <w:rsid w:val="54570D05"/>
    <w:rsid w:val="548E1560"/>
    <w:rsid w:val="54BE504B"/>
    <w:rsid w:val="54F77F87"/>
    <w:rsid w:val="550A9050"/>
    <w:rsid w:val="55165011"/>
    <w:rsid w:val="552470F7"/>
    <w:rsid w:val="5528CBD8"/>
    <w:rsid w:val="55376170"/>
    <w:rsid w:val="5568029E"/>
    <w:rsid w:val="5582C6B8"/>
    <w:rsid w:val="559C80E3"/>
    <w:rsid w:val="55BC62DF"/>
    <w:rsid w:val="55DF7470"/>
    <w:rsid w:val="567939F2"/>
    <w:rsid w:val="56B7771E"/>
    <w:rsid w:val="56B8C05E"/>
    <w:rsid w:val="56C9431F"/>
    <w:rsid w:val="573F80D9"/>
    <w:rsid w:val="58866C2C"/>
    <w:rsid w:val="58FE22A0"/>
    <w:rsid w:val="59353DE4"/>
    <w:rsid w:val="595F1D71"/>
    <w:rsid w:val="59763ACE"/>
    <w:rsid w:val="59A68A29"/>
    <w:rsid w:val="59B6B6D8"/>
    <w:rsid w:val="59C8E141"/>
    <w:rsid w:val="59DF2132"/>
    <w:rsid w:val="5A2B7586"/>
    <w:rsid w:val="5A96EEB6"/>
    <w:rsid w:val="5AAB904B"/>
    <w:rsid w:val="5B1FD61F"/>
    <w:rsid w:val="5B2107F2"/>
    <w:rsid w:val="5B3A7D6C"/>
    <w:rsid w:val="5C100DCB"/>
    <w:rsid w:val="5C769B20"/>
    <w:rsid w:val="5C8BE114"/>
    <w:rsid w:val="5DCAFFD2"/>
    <w:rsid w:val="5E0AFE44"/>
    <w:rsid w:val="5E321E4C"/>
    <w:rsid w:val="5E4605FC"/>
    <w:rsid w:val="5EA8327D"/>
    <w:rsid w:val="5EEDA900"/>
    <w:rsid w:val="5F41EC99"/>
    <w:rsid w:val="5F9789E6"/>
    <w:rsid w:val="5F9DE864"/>
    <w:rsid w:val="5FE0C816"/>
    <w:rsid w:val="6078D040"/>
    <w:rsid w:val="60BFF8A9"/>
    <w:rsid w:val="60EBF2B4"/>
    <w:rsid w:val="61067DFD"/>
    <w:rsid w:val="61E8186E"/>
    <w:rsid w:val="62039C31"/>
    <w:rsid w:val="625114B5"/>
    <w:rsid w:val="628A21AA"/>
    <w:rsid w:val="62960B16"/>
    <w:rsid w:val="62C25E51"/>
    <w:rsid w:val="62E06AB0"/>
    <w:rsid w:val="6330A5AA"/>
    <w:rsid w:val="637352E3"/>
    <w:rsid w:val="63B24266"/>
    <w:rsid w:val="64BC335C"/>
    <w:rsid w:val="64C4A2C1"/>
    <w:rsid w:val="657FA843"/>
    <w:rsid w:val="65AFA4CB"/>
    <w:rsid w:val="65D16241"/>
    <w:rsid w:val="666DF6EA"/>
    <w:rsid w:val="66A1C452"/>
    <w:rsid w:val="66AED82A"/>
    <w:rsid w:val="66EDB336"/>
    <w:rsid w:val="677B222D"/>
    <w:rsid w:val="6780CCD3"/>
    <w:rsid w:val="67B6296C"/>
    <w:rsid w:val="67B84B34"/>
    <w:rsid w:val="685E4A95"/>
    <w:rsid w:val="687E1A7F"/>
    <w:rsid w:val="6895656B"/>
    <w:rsid w:val="690C5262"/>
    <w:rsid w:val="69CB881B"/>
    <w:rsid w:val="69E15495"/>
    <w:rsid w:val="6A023FAA"/>
    <w:rsid w:val="6A54B167"/>
    <w:rsid w:val="6A55B014"/>
    <w:rsid w:val="6A5B5084"/>
    <w:rsid w:val="6A6C69F9"/>
    <w:rsid w:val="6B042780"/>
    <w:rsid w:val="6B17A3C6"/>
    <w:rsid w:val="6BC5B72C"/>
    <w:rsid w:val="6BEE398B"/>
    <w:rsid w:val="6C68947F"/>
    <w:rsid w:val="6C6CAE83"/>
    <w:rsid w:val="6CA09D56"/>
    <w:rsid w:val="6CC572BF"/>
    <w:rsid w:val="6CEDF1A2"/>
    <w:rsid w:val="6D1F8BB4"/>
    <w:rsid w:val="6D53E9AF"/>
    <w:rsid w:val="6E558A08"/>
    <w:rsid w:val="6EA456D1"/>
    <w:rsid w:val="6EC0395B"/>
    <w:rsid w:val="6EC4C012"/>
    <w:rsid w:val="6EC915A8"/>
    <w:rsid w:val="6ECD4AC3"/>
    <w:rsid w:val="6F028BE5"/>
    <w:rsid w:val="6F324F5D"/>
    <w:rsid w:val="6F5A9CAB"/>
    <w:rsid w:val="6F5DECDA"/>
    <w:rsid w:val="7020323B"/>
    <w:rsid w:val="706B0DA3"/>
    <w:rsid w:val="707B95EB"/>
    <w:rsid w:val="708FD630"/>
    <w:rsid w:val="70D8AE1E"/>
    <w:rsid w:val="710CE65C"/>
    <w:rsid w:val="713C2912"/>
    <w:rsid w:val="71725F7D"/>
    <w:rsid w:val="723535A3"/>
    <w:rsid w:val="727F46B3"/>
    <w:rsid w:val="72962285"/>
    <w:rsid w:val="72AF215E"/>
    <w:rsid w:val="7306BC3B"/>
    <w:rsid w:val="73B9E3C2"/>
    <w:rsid w:val="73BC69DB"/>
    <w:rsid w:val="7405589E"/>
    <w:rsid w:val="7405A868"/>
    <w:rsid w:val="7461DDB5"/>
    <w:rsid w:val="74CCEADA"/>
    <w:rsid w:val="751EC0CB"/>
    <w:rsid w:val="7520D2C0"/>
    <w:rsid w:val="7531B307"/>
    <w:rsid w:val="7576CC18"/>
    <w:rsid w:val="7579F754"/>
    <w:rsid w:val="7589457C"/>
    <w:rsid w:val="75AA1C60"/>
    <w:rsid w:val="762850B4"/>
    <w:rsid w:val="764F04EC"/>
    <w:rsid w:val="76711297"/>
    <w:rsid w:val="769B9292"/>
    <w:rsid w:val="77011AA4"/>
    <w:rsid w:val="77622680"/>
    <w:rsid w:val="777DD937"/>
    <w:rsid w:val="77839ABF"/>
    <w:rsid w:val="77CE8793"/>
    <w:rsid w:val="793A5B1F"/>
    <w:rsid w:val="795D3A33"/>
    <w:rsid w:val="7972FEA4"/>
    <w:rsid w:val="7980E3A3"/>
    <w:rsid w:val="799B5390"/>
    <w:rsid w:val="79BDC976"/>
    <w:rsid w:val="79BE24F2"/>
    <w:rsid w:val="79C2AA0C"/>
    <w:rsid w:val="79FF6C11"/>
    <w:rsid w:val="7A2FD9C3"/>
    <w:rsid w:val="7A3D627F"/>
    <w:rsid w:val="7A71BB05"/>
    <w:rsid w:val="7A92C080"/>
    <w:rsid w:val="7AAA7ECA"/>
    <w:rsid w:val="7AB7A298"/>
    <w:rsid w:val="7AC71136"/>
    <w:rsid w:val="7AEDF122"/>
    <w:rsid w:val="7AEF7684"/>
    <w:rsid w:val="7B339827"/>
    <w:rsid w:val="7B347B88"/>
    <w:rsid w:val="7C2FEF3C"/>
    <w:rsid w:val="7C3CAA68"/>
    <w:rsid w:val="7C40B673"/>
    <w:rsid w:val="7C5C9212"/>
    <w:rsid w:val="7CA0A0AD"/>
    <w:rsid w:val="7CD60E13"/>
    <w:rsid w:val="7CE60B7B"/>
    <w:rsid w:val="7CE7B206"/>
    <w:rsid w:val="7CEDFC8D"/>
    <w:rsid w:val="7D67176E"/>
    <w:rsid w:val="7D70D48A"/>
    <w:rsid w:val="7D7ECB29"/>
    <w:rsid w:val="7DADBC4B"/>
    <w:rsid w:val="7DC69BF1"/>
    <w:rsid w:val="7DCAD22B"/>
    <w:rsid w:val="7DDA206C"/>
    <w:rsid w:val="7E4A792E"/>
    <w:rsid w:val="7E5E1A07"/>
    <w:rsid w:val="7E865533"/>
    <w:rsid w:val="7EACEEEF"/>
    <w:rsid w:val="7EC70C2A"/>
    <w:rsid w:val="7EF8997B"/>
    <w:rsid w:val="7EFE6B54"/>
    <w:rsid w:val="7F02635B"/>
    <w:rsid w:val="7F155057"/>
    <w:rsid w:val="7F31EBA4"/>
    <w:rsid w:val="7F7CAD28"/>
    <w:rsid w:val="7FAB5E34"/>
    <w:rsid w:val="7FE8F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15305"/>
  <w15:chartTrackingRefBased/>
  <w15:docId w15:val="{E89CDB83-2934-4E4D-A9E0-58D2E30A736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0C341212"/>
    <w:pPr>
      <w:spacing/>
      <w:ind w:left="720"/>
      <w:contextualSpacing/>
    </w:pPr>
  </w:style>
  <w:style w:type="paragraph" w:styleId="Heading1">
    <w:uiPriority w:val="9"/>
    <w:name w:val="heading 1"/>
    <w:basedOn w:val="Normal"/>
    <w:next w:val="Normal"/>
    <w:qFormat/>
    <w:rsid w:val="0C341212"/>
    <w:rPr>
      <w:rFonts w:ascii="Aptos Display" w:hAnsi="Aptos Display" w:eastAsia="Aptos Display" w:cs="Aptos Display" w:asciiTheme="majorAscii" w:hAnsiTheme="majorAscii" w:eastAsiaTheme="majorAscii" w:cstheme="majorAscii"/>
      <w:color w:val="0F4761" w:themeColor="accent1" w:themeTint="FF" w:themeShade="BF"/>
      <w:sz w:val="40"/>
      <w:szCs w:val="40"/>
    </w:rPr>
    <w:pPr>
      <w:keepNext w:val="1"/>
      <w:keepLines w:val="1"/>
      <w:spacing w:before="360" w:after="80"/>
      <w:outlineLvl w:val="0"/>
    </w:pPr>
  </w:style>
  <w:style w:type="paragraph" w:styleId="Heading4">
    <w:uiPriority w:val="9"/>
    <w:name w:val="heading 4"/>
    <w:basedOn w:val="Normal"/>
    <w:next w:val="Normal"/>
    <w:unhideWhenUsed/>
    <w:qFormat/>
    <w:rsid w:val="0C341212"/>
    <w:rPr>
      <w:rFonts w:eastAsia="Aptos Display" w:cs="Aptos Display" w:eastAsiaTheme="majorAscii" w:cstheme="majorAscii"/>
      <w:i w:val="1"/>
      <w:iCs w:val="1"/>
      <w:color w:val="0F4761" w:themeColor="accent1" w:themeTint="FF" w:themeShade="BF"/>
    </w:rPr>
    <w:pPr>
      <w:keepNext w:val="1"/>
      <w:keepLines w:val="1"/>
      <w:spacing w:before="80" w:after="40"/>
      <w:outlineLvl w:val="3"/>
    </w:pPr>
  </w:style>
  <w:style w:type="character" w:styleId="Strong">
    <w:uiPriority w:val="22"/>
    <w:name w:val="Strong"/>
    <w:basedOn w:val="DefaultParagraphFont"/>
    <w:qFormat/>
    <w:rsid w:val="0C341212"/>
    <w:rPr>
      <w:b w:val="1"/>
      <w:bCs w:val="1"/>
    </w:rPr>
  </w:style>
  <w:style w:type="paragraph" w:styleId="Heading2">
    <w:uiPriority w:val="9"/>
    <w:name w:val="heading 2"/>
    <w:basedOn w:val="Normal"/>
    <w:next w:val="Normal"/>
    <w:unhideWhenUsed/>
    <w:qFormat/>
    <w:rsid w:val="0C341212"/>
    <w:rPr>
      <w:rFonts w:ascii="Aptos Display" w:hAnsi="Aptos Display" w:eastAsia="Aptos Display" w:cs="Aptos Display" w:asciiTheme="majorAscii" w:hAnsiTheme="majorAscii" w:eastAsiaTheme="majorAscii" w:cstheme="majorAscii"/>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0C341212"/>
    <w:rPr>
      <w:rFonts w:eastAsia="Aptos Display" w:cs="Aptos Display" w:eastAsiaTheme="majorAscii" w:cstheme="majorAscii"/>
      <w:color w:val="0F4761" w:themeColor="accent1" w:themeTint="FF" w:themeShade="BF"/>
      <w:sz w:val="28"/>
      <w:szCs w:val="28"/>
    </w:rPr>
    <w:pPr>
      <w:keepNext w:val="1"/>
      <w:keepLines w:val="1"/>
      <w:spacing w:before="160" w:after="80"/>
      <w:outlineLvl w:val="2"/>
    </w:pPr>
  </w:style>
  <w:style w:type="paragraph" w:styleId="Header">
    <w:uiPriority w:val="99"/>
    <w:name w:val="header"/>
    <w:basedOn w:val="Normal"/>
    <w:unhideWhenUsed/>
    <w:rsid w:val="0C341212"/>
    <w:pPr>
      <w:tabs>
        <w:tab w:val="center" w:leader="none" w:pos="4680"/>
        <w:tab w:val="right" w:leader="none" w:pos="9360"/>
      </w:tabs>
      <w:spacing w:after="0" w:line="240" w:lineRule="auto"/>
    </w:pPr>
  </w:style>
  <w:style w:type="paragraph" w:styleId="Footer">
    <w:uiPriority w:val="99"/>
    <w:name w:val="footer"/>
    <w:basedOn w:val="Normal"/>
    <w:unhideWhenUsed/>
    <w:rsid w:val="0C341212"/>
    <w:pPr>
      <w:tabs>
        <w:tab w:val="center" w:leader="none" w:pos="4680"/>
        <w:tab w:val="right" w:leader="none" w:pos="9360"/>
      </w:tabs>
      <w:spacing w:after="0" w:line="240" w:lineRule="auto"/>
    </w:pPr>
  </w:style>
  <w:style w:type="character" w:styleId="Hyperlink">
    <w:uiPriority w:val="99"/>
    <w:name w:val="Hyperlink"/>
    <w:basedOn w:val="DefaultParagraphFont"/>
    <w:unhideWhenUsed/>
    <w:rsid w:val="0C341212"/>
    <w:rPr>
      <w:color w:val="467886"/>
      <w:u w:val="single"/>
    </w:rPr>
  </w:style>
  <w:style w:type="paragraph" w:styleId="TOC1">
    <w:uiPriority w:val="39"/>
    <w:name w:val="toc 1"/>
    <w:basedOn w:val="Normal"/>
    <w:next w:val="Normal"/>
    <w:unhideWhenUsed/>
    <w:rsid w:val="0C341212"/>
    <w:pPr>
      <w:spacing w:after="100"/>
    </w:pPr>
  </w:style>
  <w:style w:type="paragraph" w:styleId="TOC2">
    <w:uiPriority w:val="39"/>
    <w:name w:val="toc 2"/>
    <w:basedOn w:val="Normal"/>
    <w:next w:val="Normal"/>
    <w:unhideWhenUsed/>
    <w:rsid w:val="0C341212"/>
    <w:pPr>
      <w:spacing w:after="100"/>
      <w:ind w:left="220"/>
    </w:pPr>
  </w:style>
  <w:style w:type="paragraph" w:styleId="TOC3">
    <w:uiPriority w:val="39"/>
    <w:name w:val="toc 3"/>
    <w:basedOn w:val="Normal"/>
    <w:next w:val="Normal"/>
    <w:unhideWhenUsed/>
    <w:rsid w:val="0C341212"/>
    <w:pPr>
      <w:spacing w:after="100"/>
      <w:ind w:left="440"/>
    </w:pPr>
  </w:style>
  <w:style w:type="paragraph" w:styleId="TOC4">
    <w:uiPriority w:val="39"/>
    <w:name w:val="toc 4"/>
    <w:basedOn w:val="Normal"/>
    <w:next w:val="Normal"/>
    <w:unhideWhenUsed/>
    <w:rsid w:val="0C341212"/>
    <w:pPr>
      <w:spacing w:after="100"/>
      <w:ind w:left="66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gif" Id="R32a822761f6d4420" /><Relationship Type="http://schemas.openxmlformats.org/officeDocument/2006/relationships/image" Target="/media/image.png" Id="Ra57812cd5c074e92" /><Relationship Type="http://schemas.openxmlformats.org/officeDocument/2006/relationships/image" Target="/media/image2.png" Id="Re749a26240de40cd" /><Relationship Type="http://schemas.openxmlformats.org/officeDocument/2006/relationships/image" Target="/media/image3.png" Id="R8910c9e10c4f4a52" /><Relationship Type="http://schemas.openxmlformats.org/officeDocument/2006/relationships/image" Target="/media/image4.png" Id="Rca86e169554947ed" /><Relationship Type="http://schemas.openxmlformats.org/officeDocument/2006/relationships/image" Target="/media/image5.png" Id="Re94b725fe39a4206" /><Relationship Type="http://schemas.openxmlformats.org/officeDocument/2006/relationships/image" Target="/media/image6.png" Id="R830378c088ac4f00" /><Relationship Type="http://schemas.openxmlformats.org/officeDocument/2006/relationships/image" Target="/media/image7.png" Id="R34dbf7f89cd74161" /><Relationship Type="http://schemas.openxmlformats.org/officeDocument/2006/relationships/image" Target="/media/image8.png" Id="Rcf232e257011441b" /><Relationship Type="http://schemas.openxmlformats.org/officeDocument/2006/relationships/image" Target="/media/image9.png" Id="R208c2d52a2c34664" /><Relationship Type="http://schemas.openxmlformats.org/officeDocument/2006/relationships/image" Target="/media/imagea.png" Id="R314fe42ac7d3434c" /><Relationship Type="http://schemas.openxmlformats.org/officeDocument/2006/relationships/image" Target="/media/imageb.png" Id="R446a999e41c84a5d" /><Relationship Type="http://schemas.openxmlformats.org/officeDocument/2006/relationships/image" Target="/media/imagec.png" Id="R418efa5704884065" /><Relationship Type="http://schemas.openxmlformats.org/officeDocument/2006/relationships/image" Target="/media/imaged.png" Id="R72029b6661ec4864" /><Relationship Type="http://schemas.openxmlformats.org/officeDocument/2006/relationships/image" Target="/media/imagee.png" Id="Rd66dcd45ca7a4f5f" /><Relationship Type="http://schemas.openxmlformats.org/officeDocument/2006/relationships/image" Target="/media/image.jpg" Id="Ra512eef6fc994a14" /><Relationship Type="http://schemas.openxmlformats.org/officeDocument/2006/relationships/image" Target="/media/imagef.png" Id="R4e4594756bb44980" /><Relationship Type="http://schemas.openxmlformats.org/officeDocument/2006/relationships/image" Target="/media/image2.jpg" Id="R11e90e0065df4c32" /><Relationship Type="http://schemas.openxmlformats.org/officeDocument/2006/relationships/image" Target="/media/image3.jpg" Id="R25502adf39c64012" /><Relationship Type="http://schemas.openxmlformats.org/officeDocument/2006/relationships/image" Target="/media/image10.png" Id="Re6901aecd60542d0" /><Relationship Type="http://schemas.openxmlformats.org/officeDocument/2006/relationships/image" Target="/media/image11.png" Id="R48e066f362a743b2" /><Relationship Type="http://schemas.openxmlformats.org/officeDocument/2006/relationships/hyperlink" Target="mailto:bruno.kauan@discente.ufma.br" TargetMode="External" Id="R1b8d92c7009a4be8" /><Relationship Type="http://schemas.openxmlformats.org/officeDocument/2006/relationships/hyperlink" Target="mailto:ellen.castro@discente.ufma.br" TargetMode="External" Id="Rdb0ed474db074b6f" /><Relationship Type="http://schemas.openxmlformats.org/officeDocument/2006/relationships/hyperlink" Target="mailto:manoel.lucas@discente.ufma.br" TargetMode="External" Id="R09d96587740f4b09" /><Relationship Type="http://schemas.openxmlformats.org/officeDocument/2006/relationships/hyperlink" Target="mailto:rabelo.paulo@discente.ufma.br" TargetMode="External" Id="Rb05c2898ec5c4875" /><Relationship Type="http://schemas.openxmlformats.org/officeDocument/2006/relationships/hyperlink" Target="mailto:mateus.dv@discente.ufma.br" TargetMode="External" Id="R6200a0fca0454ee8" /><Relationship Type="http://schemas.openxmlformats.org/officeDocument/2006/relationships/hyperlink" Target="https://github.com/bkauan099" TargetMode="External" Id="R6f30b04fbe454dbd" /><Relationship Type="http://schemas.openxmlformats.org/officeDocument/2006/relationships/hyperlink" Target="https://github.com/Mateus-dutravale" TargetMode="External" Id="Reeb9adec45b94801" /><Relationship Type="http://schemas.openxmlformats.org/officeDocument/2006/relationships/hyperlink" Target="https://github.com/Ellen6185" TargetMode="External" Id="R32d61cb376214f3b" /><Relationship Type="http://schemas.openxmlformats.org/officeDocument/2006/relationships/hyperlink" Target="https://opensource.org/licenses/MIT" TargetMode="External" Id="R5df56459bde647f9" /><Relationship Type="http://schemas.openxmlformats.org/officeDocument/2006/relationships/header" Target="header.xml" Id="R9028b61232f44494" /><Relationship Type="http://schemas.openxmlformats.org/officeDocument/2006/relationships/footer" Target="footer.xml" Id="Rdb99ce64189946d9" /><Relationship Type="http://schemas.openxmlformats.org/officeDocument/2006/relationships/numbering" Target="numbering.xml" Id="Rb2063f61935c4a7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2025-06-30T12:14:14.9529049Z</dcterms:created>
  <dcterms:modified xsi:type="dcterms:W3CDTF">2025-07-02T02:06:15.4868706Z</dcterms:modified>
  <dc:creator>ELLEN CRISTINA DE SOUSA CASTRO</dc:creator>
  <lastModifiedBy>ELLEN CRISTINA DE SOUSA CASTRO</lastModifiedBy>
</coreProperties>
</file>